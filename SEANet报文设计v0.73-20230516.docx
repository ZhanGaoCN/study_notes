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F6AFB" w14:textId="77777777" w:rsidR="00C66EEB" w:rsidRPr="00FF3F12" w:rsidRDefault="00C66EEB" w:rsidP="00C66EEB">
      <w:pPr>
        <w:ind w:firstLine="640"/>
        <w:jc w:val="center"/>
        <w:rPr>
          <w:rFonts w:ascii="仿宋" w:hAnsi="仿宋" w:cs="Times New Roman"/>
          <w:sz w:val="32"/>
          <w:szCs w:val="32"/>
        </w:rPr>
      </w:pPr>
    </w:p>
    <w:p w14:paraId="5ED810EC" w14:textId="77777777" w:rsidR="00C66EEB" w:rsidRPr="00FF3F12" w:rsidRDefault="00C66EEB" w:rsidP="00C66EEB">
      <w:pPr>
        <w:ind w:firstLine="640"/>
        <w:jc w:val="center"/>
        <w:rPr>
          <w:rFonts w:ascii="仿宋" w:hAnsi="仿宋" w:cs="Times New Roman"/>
          <w:sz w:val="32"/>
          <w:szCs w:val="32"/>
        </w:rPr>
      </w:pPr>
    </w:p>
    <w:p w14:paraId="220E2399" w14:textId="77777777" w:rsidR="00C66EEB" w:rsidRPr="00FF3F12" w:rsidRDefault="00C66EEB" w:rsidP="00C66EEB">
      <w:pPr>
        <w:ind w:firstLine="640"/>
        <w:jc w:val="center"/>
        <w:rPr>
          <w:rFonts w:ascii="仿宋" w:hAnsi="仿宋" w:cs="Times New Roman"/>
          <w:sz w:val="32"/>
          <w:szCs w:val="32"/>
        </w:rPr>
      </w:pPr>
    </w:p>
    <w:p w14:paraId="137873B6" w14:textId="77777777" w:rsidR="00C66EEB" w:rsidRPr="00FF3F12" w:rsidRDefault="00C66EEB" w:rsidP="00C66EEB">
      <w:pPr>
        <w:ind w:firstLine="640"/>
        <w:jc w:val="center"/>
        <w:rPr>
          <w:rFonts w:ascii="仿宋" w:hAnsi="仿宋" w:cs="Times New Roman"/>
          <w:sz w:val="32"/>
          <w:szCs w:val="32"/>
        </w:rPr>
      </w:pPr>
    </w:p>
    <w:p w14:paraId="0EFBB967" w14:textId="77777777" w:rsidR="00C66EEB" w:rsidRPr="00FF3F12" w:rsidRDefault="00C66EEB" w:rsidP="00C66EEB">
      <w:pPr>
        <w:ind w:firstLine="640"/>
        <w:jc w:val="center"/>
        <w:rPr>
          <w:rFonts w:ascii="仿宋" w:hAnsi="仿宋" w:cs="Times New Roman"/>
          <w:sz w:val="32"/>
          <w:szCs w:val="32"/>
        </w:rPr>
      </w:pPr>
    </w:p>
    <w:p w14:paraId="6A04654E" w14:textId="004EBC82" w:rsidR="00C66EEB" w:rsidRPr="00FF3F12" w:rsidRDefault="00C66EEB" w:rsidP="00C66EEB">
      <w:pPr>
        <w:spacing w:line="480" w:lineRule="auto"/>
        <w:jc w:val="center"/>
        <w:rPr>
          <w:rFonts w:ascii="仿宋" w:hAnsi="仿宋" w:cs="Times New Roman"/>
          <w:b/>
          <w:sz w:val="52"/>
          <w:szCs w:val="44"/>
        </w:rPr>
      </w:pPr>
      <w:r w:rsidRPr="00FF3F12">
        <w:rPr>
          <w:rFonts w:ascii="仿宋" w:hAnsi="仿宋" w:cs="Times New Roman"/>
          <w:b/>
          <w:sz w:val="52"/>
          <w:szCs w:val="44"/>
        </w:rPr>
        <w:t>SEAN</w:t>
      </w:r>
      <w:r w:rsidR="007042F3" w:rsidRPr="00FF3F12">
        <w:rPr>
          <w:rFonts w:ascii="仿宋" w:hAnsi="仿宋" w:cs="Times New Roman" w:hint="eastAsia"/>
          <w:b/>
          <w:sz w:val="52"/>
          <w:szCs w:val="44"/>
        </w:rPr>
        <w:t>et</w:t>
      </w:r>
      <w:r w:rsidRPr="00FF3F12">
        <w:rPr>
          <w:rFonts w:ascii="仿宋" w:hAnsi="仿宋" w:cs="Times New Roman"/>
          <w:b/>
          <w:sz w:val="52"/>
          <w:szCs w:val="44"/>
        </w:rPr>
        <w:t>报文设计</w:t>
      </w:r>
    </w:p>
    <w:p w14:paraId="45AF46B7"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7038AB1A" w14:textId="4416AB9B" w:rsidR="00C66EEB" w:rsidRPr="00FF3F12" w:rsidRDefault="001E7026" w:rsidP="00C66EEB">
      <w:pPr>
        <w:pStyle w:val="a8"/>
        <w:spacing w:before="46"/>
        <w:ind w:left="0" w:right="186" w:firstLine="400"/>
        <w:jc w:val="center"/>
        <w:rPr>
          <w:rFonts w:ascii="仿宋" w:eastAsia="仿宋" w:hAnsi="仿宋" w:cs="Times New Roman"/>
          <w:sz w:val="36"/>
          <w:lang w:eastAsia="zh-CN"/>
        </w:rPr>
      </w:pPr>
      <w:r w:rsidRPr="00FF3F12">
        <w:rPr>
          <w:rFonts w:ascii="仿宋" w:eastAsia="仿宋" w:hAnsi="仿宋" w:cs="Times New Roman" w:hint="eastAsia"/>
          <w:sz w:val="36"/>
          <w:lang w:eastAsia="zh-CN"/>
        </w:rPr>
        <w:t>（v0.</w:t>
      </w:r>
      <w:r w:rsidR="00D30B45">
        <w:rPr>
          <w:rFonts w:ascii="仿宋" w:eastAsia="仿宋" w:hAnsi="仿宋" w:cs="Times New Roman"/>
          <w:sz w:val="36"/>
          <w:lang w:eastAsia="zh-CN"/>
        </w:rPr>
        <w:t>7</w:t>
      </w:r>
      <w:r w:rsidR="006C56BC">
        <w:rPr>
          <w:rFonts w:ascii="仿宋" w:eastAsia="仿宋" w:hAnsi="仿宋" w:cs="Times New Roman"/>
          <w:sz w:val="36"/>
          <w:lang w:eastAsia="zh-CN"/>
        </w:rPr>
        <w:t>3</w:t>
      </w:r>
      <w:r w:rsidRPr="00FF3F12">
        <w:rPr>
          <w:rFonts w:ascii="仿宋" w:eastAsia="仿宋" w:hAnsi="仿宋" w:cs="Times New Roman" w:hint="eastAsia"/>
          <w:sz w:val="36"/>
          <w:lang w:eastAsia="zh-CN"/>
        </w:rPr>
        <w:t>）</w:t>
      </w:r>
    </w:p>
    <w:p w14:paraId="4908EF5E"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76D3CAC7"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36172822"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316B734C"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02330760"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7AAE9C67"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17B313E8"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4C0F78D5"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089B5D26"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4B511F25"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0224ABF5"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53E57D7D" w14:textId="77777777" w:rsidR="00C66EEB" w:rsidRPr="00FF3F12" w:rsidRDefault="00C66EEB" w:rsidP="00E94CDD">
      <w:pPr>
        <w:spacing w:line="480" w:lineRule="auto"/>
        <w:jc w:val="center"/>
        <w:rPr>
          <w:rFonts w:ascii="仿宋" w:hAnsi="仿宋" w:cs="Times New Roman"/>
          <w:sz w:val="28"/>
          <w:szCs w:val="28"/>
        </w:rPr>
      </w:pPr>
      <w:r w:rsidRPr="00FF3F12">
        <w:rPr>
          <w:rFonts w:ascii="仿宋" w:hAnsi="仿宋" w:cs="Times New Roman"/>
          <w:sz w:val="28"/>
          <w:szCs w:val="28"/>
        </w:rPr>
        <w:t>编    制：________________________</w:t>
      </w:r>
    </w:p>
    <w:p w14:paraId="260C1A0D" w14:textId="77777777" w:rsidR="00C66EEB" w:rsidRPr="00FF3F12" w:rsidRDefault="00C66EEB" w:rsidP="00E94CDD">
      <w:pPr>
        <w:spacing w:line="480" w:lineRule="auto"/>
        <w:jc w:val="center"/>
        <w:rPr>
          <w:rFonts w:ascii="仿宋" w:hAnsi="仿宋" w:cs="Times New Roman"/>
          <w:sz w:val="28"/>
          <w:szCs w:val="28"/>
        </w:rPr>
      </w:pPr>
      <w:r w:rsidRPr="00FF3F12">
        <w:rPr>
          <w:rFonts w:ascii="仿宋" w:hAnsi="仿宋" w:cs="Times New Roman"/>
          <w:sz w:val="28"/>
          <w:szCs w:val="28"/>
        </w:rPr>
        <w:t>编制日期：________________________</w:t>
      </w:r>
    </w:p>
    <w:p w14:paraId="395035F2" w14:textId="77777777" w:rsidR="00C66EEB" w:rsidRPr="00FF3F12" w:rsidRDefault="00C66EEB" w:rsidP="00E94CDD">
      <w:pPr>
        <w:spacing w:line="480" w:lineRule="auto"/>
        <w:jc w:val="center"/>
        <w:rPr>
          <w:rFonts w:ascii="仿宋" w:hAnsi="仿宋" w:cs="Times New Roman"/>
          <w:sz w:val="28"/>
          <w:szCs w:val="28"/>
        </w:rPr>
      </w:pPr>
      <w:r w:rsidRPr="00FF3F12">
        <w:rPr>
          <w:rFonts w:ascii="仿宋" w:hAnsi="仿宋" w:cs="Times New Roman"/>
          <w:sz w:val="28"/>
          <w:szCs w:val="28"/>
        </w:rPr>
        <w:t>审    核：________________________</w:t>
      </w:r>
    </w:p>
    <w:p w14:paraId="55325ADB" w14:textId="77777777" w:rsidR="00C66EEB" w:rsidRPr="00FF3F12" w:rsidRDefault="00C66EEB" w:rsidP="00E94CDD">
      <w:pPr>
        <w:spacing w:line="480" w:lineRule="auto"/>
        <w:jc w:val="center"/>
        <w:rPr>
          <w:rFonts w:ascii="仿宋" w:hAnsi="仿宋" w:cs="Times New Roman"/>
          <w:sz w:val="28"/>
          <w:szCs w:val="28"/>
        </w:rPr>
      </w:pPr>
      <w:r w:rsidRPr="00FF3F12">
        <w:rPr>
          <w:rFonts w:ascii="仿宋" w:hAnsi="仿宋" w:cs="Times New Roman"/>
          <w:sz w:val="28"/>
          <w:szCs w:val="28"/>
        </w:rPr>
        <w:t>批    准：________________________</w:t>
      </w:r>
    </w:p>
    <w:p w14:paraId="07D46A84"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7B06ED17"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53C292D3"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6A879213" w14:textId="77777777" w:rsidR="00C66EEB" w:rsidRPr="00FF3F12" w:rsidRDefault="00C66EEB" w:rsidP="00C66EEB">
      <w:pPr>
        <w:pStyle w:val="a8"/>
        <w:spacing w:before="46"/>
        <w:ind w:left="0" w:right="186" w:firstLine="400"/>
        <w:jc w:val="center"/>
        <w:rPr>
          <w:rFonts w:ascii="仿宋" w:eastAsia="仿宋" w:hAnsi="仿宋" w:cs="Times New Roman"/>
          <w:lang w:eastAsia="zh-CN"/>
        </w:rPr>
      </w:pPr>
    </w:p>
    <w:p w14:paraId="6DFBD28B" w14:textId="77777777" w:rsidR="00C66EEB" w:rsidRPr="00FF3F12" w:rsidRDefault="00C66EEB" w:rsidP="00C66EEB">
      <w:pPr>
        <w:spacing w:line="480" w:lineRule="auto"/>
        <w:jc w:val="center"/>
        <w:rPr>
          <w:rFonts w:ascii="仿宋" w:hAnsi="仿宋" w:cs="Times New Roman"/>
          <w:b/>
          <w:sz w:val="36"/>
          <w:szCs w:val="36"/>
        </w:rPr>
      </w:pPr>
      <w:r w:rsidRPr="00FF3F12">
        <w:rPr>
          <w:rFonts w:ascii="仿宋" w:hAnsi="仿宋" w:cs="Times New Roman"/>
          <w:b/>
          <w:sz w:val="36"/>
          <w:szCs w:val="36"/>
        </w:rPr>
        <w:t>国家网络新媒体工程技术研究中心</w:t>
      </w:r>
    </w:p>
    <w:p w14:paraId="70C9110F" w14:textId="77777777" w:rsidR="00C66EEB" w:rsidRPr="00FF3F12" w:rsidRDefault="00C66EEB" w:rsidP="00C66EEB">
      <w:pPr>
        <w:ind w:firstLine="482"/>
        <w:jc w:val="center"/>
        <w:rPr>
          <w:rFonts w:ascii="仿宋" w:hAnsi="仿宋" w:cs="Times New Roman"/>
          <w:szCs w:val="21"/>
        </w:rPr>
      </w:pPr>
      <w:r w:rsidRPr="00FF3F12">
        <w:rPr>
          <w:rFonts w:ascii="仿宋" w:hAnsi="仿宋" w:cs="Times New Roman"/>
          <w:color w:val="1A1C1C"/>
          <w:w w:val="115"/>
          <w:szCs w:val="21"/>
        </w:rPr>
        <w:br w:type="page"/>
      </w:r>
    </w:p>
    <w:bookmarkStart w:id="0" w:name="_Toc135051840" w:displacedByCustomXml="next"/>
    <w:sdt>
      <w:sdtPr>
        <w:rPr>
          <w:rFonts w:ascii="仿宋" w:hAnsi="仿宋" w:cs="Times New Roman"/>
          <w:b w:val="0"/>
          <w:bCs w:val="0"/>
          <w:kern w:val="2"/>
          <w:sz w:val="22"/>
          <w:szCs w:val="22"/>
          <w:lang w:val="zh-CN" w:eastAsia="en-US"/>
        </w:rPr>
        <w:id w:val="-2022619536"/>
        <w:docPartObj>
          <w:docPartGallery w:val="Table of Contents"/>
          <w:docPartUnique/>
        </w:docPartObj>
      </w:sdtPr>
      <w:sdtEndPr>
        <w:rPr>
          <w:sz w:val="21"/>
          <w:lang w:val="en-US" w:eastAsia="zh-CN"/>
        </w:rPr>
      </w:sdtEndPr>
      <w:sdtContent>
        <w:p w14:paraId="6CA0624F" w14:textId="77777777" w:rsidR="00C66EEB" w:rsidRPr="00FF3F12" w:rsidRDefault="00C66EEB" w:rsidP="00C66EEB">
          <w:pPr>
            <w:pStyle w:val="1"/>
            <w:ind w:left="432" w:hanging="432"/>
            <w:jc w:val="center"/>
            <w:rPr>
              <w:rFonts w:ascii="仿宋" w:hAnsi="仿宋" w:cs="Times New Roman"/>
            </w:rPr>
          </w:pPr>
          <w:r w:rsidRPr="00FF3F12">
            <w:rPr>
              <w:rFonts w:ascii="仿宋" w:hAnsi="仿宋" w:cs="Times New Roman"/>
              <w:lang w:val="zh-CN"/>
            </w:rPr>
            <w:t>目    录</w:t>
          </w:r>
          <w:bookmarkEnd w:id="0"/>
        </w:p>
        <w:p w14:paraId="3AEBE27F" w14:textId="0E22D2B8" w:rsidR="0079115A" w:rsidRDefault="00C66EEB">
          <w:pPr>
            <w:pStyle w:val="TOC1"/>
            <w:tabs>
              <w:tab w:val="right" w:leader="dot" w:pos="8296"/>
            </w:tabs>
            <w:rPr>
              <w:rFonts w:asciiTheme="minorHAnsi" w:eastAsiaTheme="minorEastAsia" w:hAnsiTheme="minorHAnsi"/>
              <w:noProof/>
              <w:kern w:val="2"/>
              <w:sz w:val="21"/>
              <w:lang w:eastAsia="zh-CN"/>
            </w:rPr>
          </w:pPr>
          <w:r w:rsidRPr="006F72A9">
            <w:rPr>
              <w:rFonts w:ascii="仿宋" w:hAnsi="仿宋" w:cs="Times New Roman"/>
              <w:lang w:eastAsia="zh-CN"/>
            </w:rPr>
            <w:fldChar w:fldCharType="begin"/>
          </w:r>
          <w:r w:rsidRPr="00FF3F12">
            <w:rPr>
              <w:rFonts w:ascii="仿宋" w:hAnsi="仿宋" w:cs="Times New Roman"/>
              <w:lang w:eastAsia="zh-CN"/>
            </w:rPr>
            <w:instrText xml:space="preserve"> TOC \o "1-3" \h \z \u </w:instrText>
          </w:r>
          <w:r w:rsidRPr="006F72A9">
            <w:rPr>
              <w:rFonts w:ascii="仿宋" w:hAnsi="仿宋" w:cs="Times New Roman"/>
              <w:lang w:eastAsia="zh-CN"/>
            </w:rPr>
            <w:fldChar w:fldCharType="separate"/>
          </w:r>
          <w:hyperlink w:anchor="_Toc135051840" w:history="1">
            <w:r w:rsidR="0079115A" w:rsidRPr="0092628D">
              <w:rPr>
                <w:rStyle w:val="aa"/>
                <w:rFonts w:ascii="仿宋" w:hAnsi="仿宋" w:cs="Times New Roman"/>
                <w:noProof/>
                <w:lang w:val="zh-CN"/>
              </w:rPr>
              <w:t>目    录</w:t>
            </w:r>
            <w:r w:rsidR="0079115A">
              <w:rPr>
                <w:noProof/>
                <w:webHidden/>
              </w:rPr>
              <w:tab/>
            </w:r>
            <w:r w:rsidR="0079115A">
              <w:rPr>
                <w:noProof/>
                <w:webHidden/>
              </w:rPr>
              <w:fldChar w:fldCharType="begin"/>
            </w:r>
            <w:r w:rsidR="0079115A">
              <w:rPr>
                <w:noProof/>
                <w:webHidden/>
              </w:rPr>
              <w:instrText xml:space="preserve"> PAGEREF _Toc135051840 \h </w:instrText>
            </w:r>
            <w:r w:rsidR="0079115A">
              <w:rPr>
                <w:noProof/>
                <w:webHidden/>
              </w:rPr>
            </w:r>
            <w:r w:rsidR="0079115A">
              <w:rPr>
                <w:noProof/>
                <w:webHidden/>
              </w:rPr>
              <w:fldChar w:fldCharType="separate"/>
            </w:r>
            <w:r w:rsidR="0079115A">
              <w:rPr>
                <w:noProof/>
                <w:webHidden/>
              </w:rPr>
              <w:t>2</w:t>
            </w:r>
            <w:r w:rsidR="0079115A">
              <w:rPr>
                <w:noProof/>
                <w:webHidden/>
              </w:rPr>
              <w:fldChar w:fldCharType="end"/>
            </w:r>
          </w:hyperlink>
        </w:p>
        <w:p w14:paraId="065D0665" w14:textId="72BE2615" w:rsidR="0079115A" w:rsidRDefault="00ED455B">
          <w:pPr>
            <w:pStyle w:val="TOC1"/>
            <w:tabs>
              <w:tab w:val="right" w:leader="dot" w:pos="8296"/>
            </w:tabs>
            <w:rPr>
              <w:rFonts w:asciiTheme="minorHAnsi" w:eastAsiaTheme="minorEastAsia" w:hAnsiTheme="minorHAnsi"/>
              <w:noProof/>
              <w:kern w:val="2"/>
              <w:sz w:val="21"/>
              <w:lang w:eastAsia="zh-CN"/>
            </w:rPr>
          </w:pPr>
          <w:hyperlink w:anchor="_Toc135051841" w:history="1">
            <w:r w:rsidR="0079115A" w:rsidRPr="0092628D">
              <w:rPr>
                <w:rStyle w:val="aa"/>
                <w:rFonts w:ascii="仿宋" w:hAnsi="仿宋" w:cs="Times New Roman"/>
                <w:noProof/>
                <w:lang w:val="zh-CN"/>
              </w:rPr>
              <w:t>修订记录</w:t>
            </w:r>
            <w:r w:rsidR="0079115A">
              <w:rPr>
                <w:noProof/>
                <w:webHidden/>
              </w:rPr>
              <w:tab/>
            </w:r>
            <w:r w:rsidR="0079115A">
              <w:rPr>
                <w:noProof/>
                <w:webHidden/>
              </w:rPr>
              <w:fldChar w:fldCharType="begin"/>
            </w:r>
            <w:r w:rsidR="0079115A">
              <w:rPr>
                <w:noProof/>
                <w:webHidden/>
              </w:rPr>
              <w:instrText xml:space="preserve"> PAGEREF _Toc135051841 \h </w:instrText>
            </w:r>
            <w:r w:rsidR="0079115A">
              <w:rPr>
                <w:noProof/>
                <w:webHidden/>
              </w:rPr>
            </w:r>
            <w:r w:rsidR="0079115A">
              <w:rPr>
                <w:noProof/>
                <w:webHidden/>
              </w:rPr>
              <w:fldChar w:fldCharType="separate"/>
            </w:r>
            <w:r w:rsidR="0079115A">
              <w:rPr>
                <w:noProof/>
                <w:webHidden/>
              </w:rPr>
              <w:t>3</w:t>
            </w:r>
            <w:r w:rsidR="0079115A">
              <w:rPr>
                <w:noProof/>
                <w:webHidden/>
              </w:rPr>
              <w:fldChar w:fldCharType="end"/>
            </w:r>
          </w:hyperlink>
        </w:p>
        <w:p w14:paraId="39CB0584" w14:textId="288EA7F4" w:rsidR="0079115A" w:rsidRDefault="00ED455B">
          <w:pPr>
            <w:pStyle w:val="TOC1"/>
            <w:tabs>
              <w:tab w:val="left" w:pos="840"/>
              <w:tab w:val="right" w:leader="dot" w:pos="8296"/>
            </w:tabs>
            <w:rPr>
              <w:rFonts w:asciiTheme="minorHAnsi" w:eastAsiaTheme="minorEastAsia" w:hAnsiTheme="minorHAnsi"/>
              <w:noProof/>
              <w:kern w:val="2"/>
              <w:sz w:val="21"/>
              <w:lang w:eastAsia="zh-CN"/>
            </w:rPr>
          </w:pPr>
          <w:hyperlink w:anchor="_Toc135051842" w:history="1">
            <w:r w:rsidR="0079115A" w:rsidRPr="0092628D">
              <w:rPr>
                <w:rStyle w:val="aa"/>
                <w:rFonts w:ascii="仿宋" w:hAnsi="仿宋" w:cs="Times New Roman"/>
                <w:noProof/>
              </w:rPr>
              <w:t>1.</w:t>
            </w:r>
            <w:r w:rsidR="0079115A">
              <w:rPr>
                <w:rFonts w:asciiTheme="minorHAnsi" w:eastAsiaTheme="minorEastAsia" w:hAnsiTheme="minorHAnsi"/>
                <w:noProof/>
                <w:kern w:val="2"/>
                <w:sz w:val="21"/>
                <w:lang w:eastAsia="zh-CN"/>
              </w:rPr>
              <w:tab/>
            </w:r>
            <w:r w:rsidR="0079115A" w:rsidRPr="0092628D">
              <w:rPr>
                <w:rStyle w:val="aa"/>
                <w:rFonts w:ascii="仿宋" w:hAnsi="仿宋" w:cs="Times New Roman"/>
                <w:noProof/>
              </w:rPr>
              <w:t>SEAID</w:t>
            </w:r>
            <w:r w:rsidR="0079115A">
              <w:rPr>
                <w:noProof/>
                <w:webHidden/>
              </w:rPr>
              <w:tab/>
            </w:r>
            <w:r w:rsidR="0079115A">
              <w:rPr>
                <w:noProof/>
                <w:webHidden/>
              </w:rPr>
              <w:fldChar w:fldCharType="begin"/>
            </w:r>
            <w:r w:rsidR="0079115A">
              <w:rPr>
                <w:noProof/>
                <w:webHidden/>
              </w:rPr>
              <w:instrText xml:space="preserve"> PAGEREF _Toc135051842 \h </w:instrText>
            </w:r>
            <w:r w:rsidR="0079115A">
              <w:rPr>
                <w:noProof/>
                <w:webHidden/>
              </w:rPr>
            </w:r>
            <w:r w:rsidR="0079115A">
              <w:rPr>
                <w:noProof/>
                <w:webHidden/>
              </w:rPr>
              <w:fldChar w:fldCharType="separate"/>
            </w:r>
            <w:r w:rsidR="0079115A">
              <w:rPr>
                <w:noProof/>
                <w:webHidden/>
              </w:rPr>
              <w:t>5</w:t>
            </w:r>
            <w:r w:rsidR="0079115A">
              <w:rPr>
                <w:noProof/>
                <w:webHidden/>
              </w:rPr>
              <w:fldChar w:fldCharType="end"/>
            </w:r>
          </w:hyperlink>
        </w:p>
        <w:p w14:paraId="3C9F74F7" w14:textId="110A24AA" w:rsidR="0079115A" w:rsidRDefault="00ED455B">
          <w:pPr>
            <w:pStyle w:val="TOC1"/>
            <w:tabs>
              <w:tab w:val="left" w:pos="840"/>
              <w:tab w:val="right" w:leader="dot" w:pos="8296"/>
            </w:tabs>
            <w:rPr>
              <w:rFonts w:asciiTheme="minorHAnsi" w:eastAsiaTheme="minorEastAsia" w:hAnsiTheme="minorHAnsi"/>
              <w:noProof/>
              <w:kern w:val="2"/>
              <w:sz w:val="21"/>
              <w:lang w:eastAsia="zh-CN"/>
            </w:rPr>
          </w:pPr>
          <w:hyperlink w:anchor="_Toc135051843" w:history="1">
            <w:r w:rsidR="0079115A" w:rsidRPr="0092628D">
              <w:rPr>
                <w:rStyle w:val="aa"/>
                <w:rFonts w:ascii="仿宋" w:hAnsi="仿宋" w:cs="Times New Roman"/>
                <w:noProof/>
              </w:rPr>
              <w:t>2.</w:t>
            </w:r>
            <w:r w:rsidR="0079115A">
              <w:rPr>
                <w:rFonts w:asciiTheme="minorHAnsi" w:eastAsiaTheme="minorEastAsia" w:hAnsiTheme="minorHAnsi"/>
                <w:noProof/>
                <w:kern w:val="2"/>
                <w:sz w:val="21"/>
                <w:lang w:eastAsia="zh-CN"/>
              </w:rPr>
              <w:tab/>
            </w:r>
            <w:r w:rsidR="0079115A" w:rsidRPr="0092628D">
              <w:rPr>
                <w:rStyle w:val="aa"/>
                <w:rFonts w:ascii="仿宋" w:hAnsi="仿宋" w:cs="Times New Roman"/>
                <w:noProof/>
              </w:rPr>
              <w:t>SEANet协议栈</w:t>
            </w:r>
            <w:r w:rsidR="0079115A">
              <w:rPr>
                <w:noProof/>
                <w:webHidden/>
              </w:rPr>
              <w:tab/>
            </w:r>
            <w:r w:rsidR="0079115A">
              <w:rPr>
                <w:noProof/>
                <w:webHidden/>
              </w:rPr>
              <w:fldChar w:fldCharType="begin"/>
            </w:r>
            <w:r w:rsidR="0079115A">
              <w:rPr>
                <w:noProof/>
                <w:webHidden/>
              </w:rPr>
              <w:instrText xml:space="preserve"> PAGEREF _Toc135051843 \h </w:instrText>
            </w:r>
            <w:r w:rsidR="0079115A">
              <w:rPr>
                <w:noProof/>
                <w:webHidden/>
              </w:rPr>
            </w:r>
            <w:r w:rsidR="0079115A">
              <w:rPr>
                <w:noProof/>
                <w:webHidden/>
              </w:rPr>
              <w:fldChar w:fldCharType="separate"/>
            </w:r>
            <w:r w:rsidR="0079115A">
              <w:rPr>
                <w:noProof/>
                <w:webHidden/>
              </w:rPr>
              <w:t>5</w:t>
            </w:r>
            <w:r w:rsidR="0079115A">
              <w:rPr>
                <w:noProof/>
                <w:webHidden/>
              </w:rPr>
              <w:fldChar w:fldCharType="end"/>
            </w:r>
          </w:hyperlink>
        </w:p>
        <w:p w14:paraId="4C5703AB" w14:textId="5DFB37A5" w:rsidR="0079115A" w:rsidRDefault="00ED455B">
          <w:pPr>
            <w:pStyle w:val="TOC1"/>
            <w:tabs>
              <w:tab w:val="left" w:pos="840"/>
              <w:tab w:val="right" w:leader="dot" w:pos="8296"/>
            </w:tabs>
            <w:rPr>
              <w:rFonts w:asciiTheme="minorHAnsi" w:eastAsiaTheme="minorEastAsia" w:hAnsiTheme="minorHAnsi"/>
              <w:noProof/>
              <w:kern w:val="2"/>
              <w:sz w:val="21"/>
              <w:lang w:eastAsia="zh-CN"/>
            </w:rPr>
          </w:pPr>
          <w:hyperlink w:anchor="_Toc135051844" w:history="1">
            <w:r w:rsidR="0079115A" w:rsidRPr="0092628D">
              <w:rPr>
                <w:rStyle w:val="aa"/>
                <w:rFonts w:ascii="仿宋" w:hAnsi="仿宋" w:cs="Times New Roman"/>
                <w:noProof/>
              </w:rPr>
              <w:t>3.</w:t>
            </w:r>
            <w:r w:rsidR="0079115A">
              <w:rPr>
                <w:rFonts w:asciiTheme="minorHAnsi" w:eastAsiaTheme="minorEastAsia" w:hAnsiTheme="minorHAnsi"/>
                <w:noProof/>
                <w:kern w:val="2"/>
                <w:sz w:val="21"/>
                <w:lang w:eastAsia="zh-CN"/>
              </w:rPr>
              <w:tab/>
            </w:r>
            <w:r w:rsidR="0079115A" w:rsidRPr="0092628D">
              <w:rPr>
                <w:rStyle w:val="aa"/>
                <w:rFonts w:ascii="仿宋" w:hAnsi="仿宋" w:cs="Times New Roman"/>
                <w:noProof/>
              </w:rPr>
              <w:t>SEANet报文结构</w:t>
            </w:r>
            <w:r w:rsidR="0079115A">
              <w:rPr>
                <w:noProof/>
                <w:webHidden/>
              </w:rPr>
              <w:tab/>
            </w:r>
            <w:r w:rsidR="0079115A">
              <w:rPr>
                <w:noProof/>
                <w:webHidden/>
              </w:rPr>
              <w:fldChar w:fldCharType="begin"/>
            </w:r>
            <w:r w:rsidR="0079115A">
              <w:rPr>
                <w:noProof/>
                <w:webHidden/>
              </w:rPr>
              <w:instrText xml:space="preserve"> PAGEREF _Toc135051844 \h </w:instrText>
            </w:r>
            <w:r w:rsidR="0079115A">
              <w:rPr>
                <w:noProof/>
                <w:webHidden/>
              </w:rPr>
            </w:r>
            <w:r w:rsidR="0079115A">
              <w:rPr>
                <w:noProof/>
                <w:webHidden/>
              </w:rPr>
              <w:fldChar w:fldCharType="separate"/>
            </w:r>
            <w:r w:rsidR="0079115A">
              <w:rPr>
                <w:noProof/>
                <w:webHidden/>
              </w:rPr>
              <w:t>6</w:t>
            </w:r>
            <w:r w:rsidR="0079115A">
              <w:rPr>
                <w:noProof/>
                <w:webHidden/>
              </w:rPr>
              <w:fldChar w:fldCharType="end"/>
            </w:r>
          </w:hyperlink>
        </w:p>
        <w:p w14:paraId="41348C17" w14:textId="5A78D26B" w:rsidR="0079115A" w:rsidRDefault="00ED455B">
          <w:pPr>
            <w:pStyle w:val="TOC1"/>
            <w:tabs>
              <w:tab w:val="left" w:pos="840"/>
              <w:tab w:val="right" w:leader="dot" w:pos="8296"/>
            </w:tabs>
            <w:rPr>
              <w:rFonts w:asciiTheme="minorHAnsi" w:eastAsiaTheme="minorEastAsia" w:hAnsiTheme="minorHAnsi"/>
              <w:noProof/>
              <w:kern w:val="2"/>
              <w:sz w:val="21"/>
              <w:lang w:eastAsia="zh-CN"/>
            </w:rPr>
          </w:pPr>
          <w:hyperlink w:anchor="_Toc135051845" w:history="1">
            <w:r w:rsidR="0079115A" w:rsidRPr="0092628D">
              <w:rPr>
                <w:rStyle w:val="aa"/>
                <w:rFonts w:ascii="仿宋" w:hAnsi="仿宋" w:cs="Times New Roman"/>
                <w:noProof/>
              </w:rPr>
              <w:t>4.</w:t>
            </w:r>
            <w:r w:rsidR="0079115A">
              <w:rPr>
                <w:rFonts w:asciiTheme="minorHAnsi" w:eastAsiaTheme="minorEastAsia" w:hAnsiTheme="minorHAnsi"/>
                <w:noProof/>
                <w:kern w:val="2"/>
                <w:sz w:val="21"/>
                <w:lang w:eastAsia="zh-CN"/>
              </w:rPr>
              <w:tab/>
            </w:r>
            <w:r w:rsidR="0079115A" w:rsidRPr="0092628D">
              <w:rPr>
                <w:rStyle w:val="aa"/>
                <w:rFonts w:ascii="仿宋" w:hAnsi="仿宋" w:cs="Times New Roman"/>
                <w:noProof/>
              </w:rPr>
              <w:t>IDP协议</w:t>
            </w:r>
            <w:r w:rsidR="0079115A">
              <w:rPr>
                <w:noProof/>
                <w:webHidden/>
              </w:rPr>
              <w:tab/>
            </w:r>
            <w:r w:rsidR="0079115A">
              <w:rPr>
                <w:noProof/>
                <w:webHidden/>
              </w:rPr>
              <w:fldChar w:fldCharType="begin"/>
            </w:r>
            <w:r w:rsidR="0079115A">
              <w:rPr>
                <w:noProof/>
                <w:webHidden/>
              </w:rPr>
              <w:instrText xml:space="preserve"> PAGEREF _Toc135051845 \h </w:instrText>
            </w:r>
            <w:r w:rsidR="0079115A">
              <w:rPr>
                <w:noProof/>
                <w:webHidden/>
              </w:rPr>
            </w:r>
            <w:r w:rsidR="0079115A">
              <w:rPr>
                <w:noProof/>
                <w:webHidden/>
              </w:rPr>
              <w:fldChar w:fldCharType="separate"/>
            </w:r>
            <w:r w:rsidR="0079115A">
              <w:rPr>
                <w:noProof/>
                <w:webHidden/>
              </w:rPr>
              <w:t>7</w:t>
            </w:r>
            <w:r w:rsidR="0079115A">
              <w:rPr>
                <w:noProof/>
                <w:webHidden/>
              </w:rPr>
              <w:fldChar w:fldCharType="end"/>
            </w:r>
          </w:hyperlink>
        </w:p>
        <w:p w14:paraId="17EF2773" w14:textId="27417D7E" w:rsidR="0079115A" w:rsidRDefault="00ED455B">
          <w:pPr>
            <w:pStyle w:val="TOC1"/>
            <w:tabs>
              <w:tab w:val="left" w:pos="840"/>
              <w:tab w:val="right" w:leader="dot" w:pos="8296"/>
            </w:tabs>
            <w:rPr>
              <w:rFonts w:asciiTheme="minorHAnsi" w:eastAsiaTheme="minorEastAsia" w:hAnsiTheme="minorHAnsi"/>
              <w:noProof/>
              <w:kern w:val="2"/>
              <w:sz w:val="21"/>
              <w:lang w:eastAsia="zh-CN"/>
            </w:rPr>
          </w:pPr>
          <w:hyperlink w:anchor="_Toc135051846" w:history="1">
            <w:r w:rsidR="0079115A" w:rsidRPr="0092628D">
              <w:rPr>
                <w:rStyle w:val="aa"/>
                <w:rFonts w:ascii="仿宋" w:hAnsi="仿宋" w:cs="Times New Roman"/>
                <w:noProof/>
              </w:rPr>
              <w:t>5.</w:t>
            </w:r>
            <w:r w:rsidR="0079115A">
              <w:rPr>
                <w:rFonts w:asciiTheme="minorHAnsi" w:eastAsiaTheme="minorEastAsia" w:hAnsiTheme="minorHAnsi"/>
                <w:noProof/>
                <w:kern w:val="2"/>
                <w:sz w:val="21"/>
                <w:lang w:eastAsia="zh-CN"/>
              </w:rPr>
              <w:tab/>
            </w:r>
            <w:r w:rsidR="0079115A" w:rsidRPr="0092628D">
              <w:rPr>
                <w:rStyle w:val="aa"/>
                <w:rFonts w:ascii="仿宋" w:hAnsi="仿宋" w:cs="Times New Roman"/>
                <w:noProof/>
              </w:rPr>
              <w:t>SEANet传输协议族</w:t>
            </w:r>
            <w:r w:rsidR="0079115A">
              <w:rPr>
                <w:noProof/>
                <w:webHidden/>
              </w:rPr>
              <w:tab/>
            </w:r>
            <w:r w:rsidR="0079115A">
              <w:rPr>
                <w:noProof/>
                <w:webHidden/>
              </w:rPr>
              <w:fldChar w:fldCharType="begin"/>
            </w:r>
            <w:r w:rsidR="0079115A">
              <w:rPr>
                <w:noProof/>
                <w:webHidden/>
              </w:rPr>
              <w:instrText xml:space="preserve"> PAGEREF _Toc135051846 \h </w:instrText>
            </w:r>
            <w:r w:rsidR="0079115A">
              <w:rPr>
                <w:noProof/>
                <w:webHidden/>
              </w:rPr>
            </w:r>
            <w:r w:rsidR="0079115A">
              <w:rPr>
                <w:noProof/>
                <w:webHidden/>
              </w:rPr>
              <w:fldChar w:fldCharType="separate"/>
            </w:r>
            <w:r w:rsidR="0079115A">
              <w:rPr>
                <w:noProof/>
                <w:webHidden/>
              </w:rPr>
              <w:t>9</w:t>
            </w:r>
            <w:r w:rsidR="0079115A">
              <w:rPr>
                <w:noProof/>
                <w:webHidden/>
              </w:rPr>
              <w:fldChar w:fldCharType="end"/>
            </w:r>
          </w:hyperlink>
        </w:p>
        <w:p w14:paraId="4CC91921" w14:textId="14A3CBF3" w:rsidR="0079115A" w:rsidRDefault="00ED455B">
          <w:pPr>
            <w:pStyle w:val="TOC3"/>
            <w:rPr>
              <w:rFonts w:asciiTheme="minorHAnsi" w:eastAsiaTheme="minorEastAsia" w:hAnsiTheme="minorHAnsi"/>
              <w:noProof/>
              <w:kern w:val="2"/>
              <w:sz w:val="21"/>
              <w:lang w:eastAsia="zh-CN"/>
            </w:rPr>
          </w:pPr>
          <w:hyperlink w:anchor="_Toc135051847" w:history="1">
            <w:r w:rsidR="0079115A" w:rsidRPr="0092628D">
              <w:rPr>
                <w:rStyle w:val="aa"/>
                <w:rFonts w:ascii="仿宋" w:hAnsi="仿宋"/>
                <w:noProof/>
              </w:rPr>
              <w:t>5.1</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SEANet传输层报文</w:t>
            </w:r>
            <w:r w:rsidR="0079115A">
              <w:rPr>
                <w:noProof/>
                <w:webHidden/>
              </w:rPr>
              <w:tab/>
            </w:r>
            <w:r w:rsidR="0079115A">
              <w:rPr>
                <w:noProof/>
                <w:webHidden/>
              </w:rPr>
              <w:fldChar w:fldCharType="begin"/>
            </w:r>
            <w:r w:rsidR="0079115A">
              <w:rPr>
                <w:noProof/>
                <w:webHidden/>
              </w:rPr>
              <w:instrText xml:space="preserve"> PAGEREF _Toc135051847 \h </w:instrText>
            </w:r>
            <w:r w:rsidR="0079115A">
              <w:rPr>
                <w:noProof/>
                <w:webHidden/>
              </w:rPr>
            </w:r>
            <w:r w:rsidR="0079115A">
              <w:rPr>
                <w:noProof/>
                <w:webHidden/>
              </w:rPr>
              <w:fldChar w:fldCharType="separate"/>
            </w:r>
            <w:r w:rsidR="0079115A">
              <w:rPr>
                <w:noProof/>
                <w:webHidden/>
              </w:rPr>
              <w:t>9</w:t>
            </w:r>
            <w:r w:rsidR="0079115A">
              <w:rPr>
                <w:noProof/>
                <w:webHidden/>
              </w:rPr>
              <w:fldChar w:fldCharType="end"/>
            </w:r>
          </w:hyperlink>
        </w:p>
        <w:p w14:paraId="59D5E339" w14:textId="5FC26783" w:rsidR="0079115A" w:rsidRDefault="00ED455B">
          <w:pPr>
            <w:pStyle w:val="TOC3"/>
            <w:rPr>
              <w:rFonts w:asciiTheme="minorHAnsi" w:eastAsiaTheme="minorEastAsia" w:hAnsiTheme="minorHAnsi"/>
              <w:noProof/>
              <w:kern w:val="2"/>
              <w:sz w:val="21"/>
              <w:lang w:eastAsia="zh-CN"/>
            </w:rPr>
          </w:pPr>
          <w:hyperlink w:anchor="_Toc135051848" w:history="1">
            <w:r w:rsidR="0079115A" w:rsidRPr="0092628D">
              <w:rPr>
                <w:rStyle w:val="aa"/>
                <w:rFonts w:ascii="仿宋" w:hAnsi="仿宋"/>
                <w:noProof/>
              </w:rPr>
              <w:t>5.2</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SEANet网络增强传输机制</w:t>
            </w:r>
            <w:r w:rsidR="0079115A">
              <w:rPr>
                <w:noProof/>
                <w:webHidden/>
              </w:rPr>
              <w:tab/>
            </w:r>
            <w:r w:rsidR="0079115A">
              <w:rPr>
                <w:noProof/>
                <w:webHidden/>
              </w:rPr>
              <w:fldChar w:fldCharType="begin"/>
            </w:r>
            <w:r w:rsidR="0079115A">
              <w:rPr>
                <w:noProof/>
                <w:webHidden/>
              </w:rPr>
              <w:instrText xml:space="preserve"> PAGEREF _Toc135051848 \h </w:instrText>
            </w:r>
            <w:r w:rsidR="0079115A">
              <w:rPr>
                <w:noProof/>
                <w:webHidden/>
              </w:rPr>
            </w:r>
            <w:r w:rsidR="0079115A">
              <w:rPr>
                <w:noProof/>
                <w:webHidden/>
              </w:rPr>
              <w:fldChar w:fldCharType="separate"/>
            </w:r>
            <w:r w:rsidR="0079115A">
              <w:rPr>
                <w:noProof/>
                <w:webHidden/>
              </w:rPr>
              <w:t>11</w:t>
            </w:r>
            <w:r w:rsidR="0079115A">
              <w:rPr>
                <w:noProof/>
                <w:webHidden/>
              </w:rPr>
              <w:fldChar w:fldCharType="end"/>
            </w:r>
          </w:hyperlink>
        </w:p>
        <w:p w14:paraId="7D7AF28C" w14:textId="59DC38F9" w:rsidR="0079115A" w:rsidRDefault="00ED455B">
          <w:pPr>
            <w:pStyle w:val="TOC3"/>
            <w:rPr>
              <w:rFonts w:asciiTheme="minorHAnsi" w:eastAsiaTheme="minorEastAsia" w:hAnsiTheme="minorHAnsi"/>
              <w:noProof/>
              <w:kern w:val="2"/>
              <w:sz w:val="21"/>
              <w:lang w:eastAsia="zh-CN"/>
            </w:rPr>
          </w:pPr>
          <w:hyperlink w:anchor="_Toc135051849" w:history="1">
            <w:r w:rsidR="0079115A" w:rsidRPr="0092628D">
              <w:rPr>
                <w:rStyle w:val="aa"/>
                <w:rFonts w:ascii="仿宋" w:hAnsi="仿宋"/>
                <w:noProof/>
              </w:rPr>
              <w:t>5.3</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SEANet网络增强传输报文</w:t>
            </w:r>
            <w:r w:rsidR="0079115A">
              <w:rPr>
                <w:noProof/>
                <w:webHidden/>
              </w:rPr>
              <w:tab/>
            </w:r>
            <w:r w:rsidR="0079115A">
              <w:rPr>
                <w:noProof/>
                <w:webHidden/>
              </w:rPr>
              <w:fldChar w:fldCharType="begin"/>
            </w:r>
            <w:r w:rsidR="0079115A">
              <w:rPr>
                <w:noProof/>
                <w:webHidden/>
              </w:rPr>
              <w:instrText xml:space="preserve"> PAGEREF _Toc135051849 \h </w:instrText>
            </w:r>
            <w:r w:rsidR="0079115A">
              <w:rPr>
                <w:noProof/>
                <w:webHidden/>
              </w:rPr>
            </w:r>
            <w:r w:rsidR="0079115A">
              <w:rPr>
                <w:noProof/>
                <w:webHidden/>
              </w:rPr>
              <w:fldChar w:fldCharType="separate"/>
            </w:r>
            <w:r w:rsidR="0079115A">
              <w:rPr>
                <w:noProof/>
                <w:webHidden/>
              </w:rPr>
              <w:t>11</w:t>
            </w:r>
            <w:r w:rsidR="0079115A">
              <w:rPr>
                <w:noProof/>
                <w:webHidden/>
              </w:rPr>
              <w:fldChar w:fldCharType="end"/>
            </w:r>
          </w:hyperlink>
        </w:p>
        <w:p w14:paraId="70B7D3D3" w14:textId="5AF2A217" w:rsidR="0079115A" w:rsidRDefault="00ED455B">
          <w:pPr>
            <w:pStyle w:val="TOC1"/>
            <w:tabs>
              <w:tab w:val="left" w:pos="840"/>
              <w:tab w:val="right" w:leader="dot" w:pos="8296"/>
            </w:tabs>
            <w:rPr>
              <w:rFonts w:asciiTheme="minorHAnsi" w:eastAsiaTheme="minorEastAsia" w:hAnsiTheme="minorHAnsi"/>
              <w:noProof/>
              <w:kern w:val="2"/>
              <w:sz w:val="21"/>
              <w:lang w:eastAsia="zh-CN"/>
            </w:rPr>
          </w:pPr>
          <w:hyperlink w:anchor="_Toc135051850" w:history="1">
            <w:r w:rsidR="0079115A" w:rsidRPr="0092628D">
              <w:rPr>
                <w:rStyle w:val="aa"/>
                <w:rFonts w:ascii="仿宋" w:hAnsi="仿宋" w:cs="Times New Roman"/>
                <w:noProof/>
              </w:rPr>
              <w:t>6.</w:t>
            </w:r>
            <w:r w:rsidR="0079115A">
              <w:rPr>
                <w:rFonts w:asciiTheme="minorHAnsi" w:eastAsiaTheme="minorEastAsia" w:hAnsiTheme="minorHAnsi"/>
                <w:noProof/>
                <w:kern w:val="2"/>
                <w:sz w:val="21"/>
                <w:lang w:eastAsia="zh-CN"/>
              </w:rPr>
              <w:tab/>
            </w:r>
            <w:r w:rsidR="0079115A" w:rsidRPr="0092628D">
              <w:rPr>
                <w:rStyle w:val="aa"/>
                <w:rFonts w:ascii="仿宋" w:hAnsi="仿宋" w:cs="Times New Roman"/>
                <w:noProof/>
              </w:rPr>
              <w:t>SEADP协议</w:t>
            </w:r>
            <w:r w:rsidR="0079115A">
              <w:rPr>
                <w:noProof/>
                <w:webHidden/>
              </w:rPr>
              <w:tab/>
            </w:r>
            <w:r w:rsidR="0079115A">
              <w:rPr>
                <w:noProof/>
                <w:webHidden/>
              </w:rPr>
              <w:fldChar w:fldCharType="begin"/>
            </w:r>
            <w:r w:rsidR="0079115A">
              <w:rPr>
                <w:noProof/>
                <w:webHidden/>
              </w:rPr>
              <w:instrText xml:space="preserve"> PAGEREF _Toc135051850 \h </w:instrText>
            </w:r>
            <w:r w:rsidR="0079115A">
              <w:rPr>
                <w:noProof/>
                <w:webHidden/>
              </w:rPr>
            </w:r>
            <w:r w:rsidR="0079115A">
              <w:rPr>
                <w:noProof/>
                <w:webHidden/>
              </w:rPr>
              <w:fldChar w:fldCharType="separate"/>
            </w:r>
            <w:r w:rsidR="0079115A">
              <w:rPr>
                <w:noProof/>
                <w:webHidden/>
              </w:rPr>
              <w:t>12</w:t>
            </w:r>
            <w:r w:rsidR="0079115A">
              <w:rPr>
                <w:noProof/>
                <w:webHidden/>
              </w:rPr>
              <w:fldChar w:fldCharType="end"/>
            </w:r>
          </w:hyperlink>
        </w:p>
        <w:p w14:paraId="5746464E" w14:textId="43911BC4" w:rsidR="0079115A" w:rsidRDefault="00ED455B">
          <w:pPr>
            <w:pStyle w:val="TOC3"/>
            <w:rPr>
              <w:rFonts w:asciiTheme="minorHAnsi" w:eastAsiaTheme="minorEastAsia" w:hAnsiTheme="minorHAnsi"/>
              <w:noProof/>
              <w:kern w:val="2"/>
              <w:sz w:val="21"/>
              <w:lang w:eastAsia="zh-CN"/>
            </w:rPr>
          </w:pPr>
          <w:hyperlink w:anchor="_Toc135051851" w:history="1">
            <w:r w:rsidR="0079115A" w:rsidRPr="0092628D">
              <w:rPr>
                <w:rStyle w:val="aa"/>
                <w:rFonts w:ascii="仿宋" w:hAnsi="仿宋"/>
                <w:noProof/>
              </w:rPr>
              <w:t>6.1</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SEADP协议层次结构</w:t>
            </w:r>
            <w:r w:rsidR="0079115A">
              <w:rPr>
                <w:noProof/>
                <w:webHidden/>
              </w:rPr>
              <w:tab/>
            </w:r>
            <w:r w:rsidR="0079115A">
              <w:rPr>
                <w:noProof/>
                <w:webHidden/>
              </w:rPr>
              <w:fldChar w:fldCharType="begin"/>
            </w:r>
            <w:r w:rsidR="0079115A">
              <w:rPr>
                <w:noProof/>
                <w:webHidden/>
              </w:rPr>
              <w:instrText xml:space="preserve"> PAGEREF _Toc135051851 \h </w:instrText>
            </w:r>
            <w:r w:rsidR="0079115A">
              <w:rPr>
                <w:noProof/>
                <w:webHidden/>
              </w:rPr>
            </w:r>
            <w:r w:rsidR="0079115A">
              <w:rPr>
                <w:noProof/>
                <w:webHidden/>
              </w:rPr>
              <w:fldChar w:fldCharType="separate"/>
            </w:r>
            <w:r w:rsidR="0079115A">
              <w:rPr>
                <w:noProof/>
                <w:webHidden/>
              </w:rPr>
              <w:t>13</w:t>
            </w:r>
            <w:r w:rsidR="0079115A">
              <w:rPr>
                <w:noProof/>
                <w:webHidden/>
              </w:rPr>
              <w:fldChar w:fldCharType="end"/>
            </w:r>
          </w:hyperlink>
        </w:p>
        <w:p w14:paraId="3E03F388" w14:textId="12450DD3" w:rsidR="0079115A" w:rsidRDefault="00ED455B">
          <w:pPr>
            <w:pStyle w:val="TOC3"/>
            <w:rPr>
              <w:rFonts w:asciiTheme="minorHAnsi" w:eastAsiaTheme="minorEastAsia" w:hAnsiTheme="minorHAnsi"/>
              <w:noProof/>
              <w:kern w:val="2"/>
              <w:sz w:val="21"/>
              <w:lang w:eastAsia="zh-CN"/>
            </w:rPr>
          </w:pPr>
          <w:hyperlink w:anchor="_Toc135051852" w:history="1">
            <w:r w:rsidR="0079115A" w:rsidRPr="0092628D">
              <w:rPr>
                <w:rStyle w:val="aa"/>
                <w:rFonts w:ascii="仿宋" w:hAnsi="仿宋"/>
                <w:noProof/>
              </w:rPr>
              <w:t>6.2</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SEADP原理及传输机制</w:t>
            </w:r>
            <w:r w:rsidR="0079115A">
              <w:rPr>
                <w:noProof/>
                <w:webHidden/>
              </w:rPr>
              <w:tab/>
            </w:r>
            <w:r w:rsidR="0079115A">
              <w:rPr>
                <w:noProof/>
                <w:webHidden/>
              </w:rPr>
              <w:fldChar w:fldCharType="begin"/>
            </w:r>
            <w:r w:rsidR="0079115A">
              <w:rPr>
                <w:noProof/>
                <w:webHidden/>
              </w:rPr>
              <w:instrText xml:space="preserve"> PAGEREF _Toc135051852 \h </w:instrText>
            </w:r>
            <w:r w:rsidR="0079115A">
              <w:rPr>
                <w:noProof/>
                <w:webHidden/>
              </w:rPr>
            </w:r>
            <w:r w:rsidR="0079115A">
              <w:rPr>
                <w:noProof/>
                <w:webHidden/>
              </w:rPr>
              <w:fldChar w:fldCharType="separate"/>
            </w:r>
            <w:r w:rsidR="0079115A">
              <w:rPr>
                <w:noProof/>
                <w:webHidden/>
              </w:rPr>
              <w:t>13</w:t>
            </w:r>
            <w:r w:rsidR="0079115A">
              <w:rPr>
                <w:noProof/>
                <w:webHidden/>
              </w:rPr>
              <w:fldChar w:fldCharType="end"/>
            </w:r>
          </w:hyperlink>
        </w:p>
        <w:p w14:paraId="38A2700A" w14:textId="151937CD" w:rsidR="0079115A" w:rsidRDefault="00ED455B">
          <w:pPr>
            <w:pStyle w:val="TOC3"/>
            <w:rPr>
              <w:rFonts w:asciiTheme="minorHAnsi" w:eastAsiaTheme="minorEastAsia" w:hAnsiTheme="minorHAnsi"/>
              <w:noProof/>
              <w:kern w:val="2"/>
              <w:sz w:val="21"/>
              <w:lang w:eastAsia="zh-CN"/>
            </w:rPr>
          </w:pPr>
          <w:hyperlink w:anchor="_Toc135051853" w:history="1">
            <w:r w:rsidR="0079115A" w:rsidRPr="0092628D">
              <w:rPr>
                <w:rStyle w:val="aa"/>
                <w:rFonts w:ascii="仿宋" w:hAnsi="仿宋"/>
                <w:noProof/>
              </w:rPr>
              <w:t>6.3</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SEADP报文格式</w:t>
            </w:r>
            <w:r w:rsidR="0079115A">
              <w:rPr>
                <w:noProof/>
                <w:webHidden/>
              </w:rPr>
              <w:tab/>
            </w:r>
            <w:r w:rsidR="0079115A">
              <w:rPr>
                <w:noProof/>
                <w:webHidden/>
              </w:rPr>
              <w:fldChar w:fldCharType="begin"/>
            </w:r>
            <w:r w:rsidR="0079115A">
              <w:rPr>
                <w:noProof/>
                <w:webHidden/>
              </w:rPr>
              <w:instrText xml:space="preserve"> PAGEREF _Toc135051853 \h </w:instrText>
            </w:r>
            <w:r w:rsidR="0079115A">
              <w:rPr>
                <w:noProof/>
                <w:webHidden/>
              </w:rPr>
            </w:r>
            <w:r w:rsidR="0079115A">
              <w:rPr>
                <w:noProof/>
                <w:webHidden/>
              </w:rPr>
              <w:fldChar w:fldCharType="separate"/>
            </w:r>
            <w:r w:rsidR="0079115A">
              <w:rPr>
                <w:noProof/>
                <w:webHidden/>
              </w:rPr>
              <w:t>13</w:t>
            </w:r>
            <w:r w:rsidR="0079115A">
              <w:rPr>
                <w:noProof/>
                <w:webHidden/>
              </w:rPr>
              <w:fldChar w:fldCharType="end"/>
            </w:r>
          </w:hyperlink>
        </w:p>
        <w:p w14:paraId="4AB0FBFC" w14:textId="23124C05" w:rsidR="0079115A" w:rsidRDefault="00ED455B">
          <w:pPr>
            <w:pStyle w:val="TOC3"/>
            <w:rPr>
              <w:rFonts w:asciiTheme="minorHAnsi" w:eastAsiaTheme="minorEastAsia" w:hAnsiTheme="minorHAnsi"/>
              <w:noProof/>
              <w:kern w:val="2"/>
              <w:sz w:val="21"/>
              <w:lang w:eastAsia="zh-CN"/>
            </w:rPr>
          </w:pPr>
          <w:hyperlink w:anchor="_Toc135051854" w:history="1">
            <w:r w:rsidR="0079115A" w:rsidRPr="0092628D">
              <w:rPr>
                <w:rStyle w:val="aa"/>
                <w:rFonts w:ascii="仿宋" w:hAnsi="仿宋"/>
                <w:noProof/>
              </w:rPr>
              <w:t>6.4</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SEADP传输流程</w:t>
            </w:r>
            <w:r w:rsidR="0079115A">
              <w:rPr>
                <w:noProof/>
                <w:webHidden/>
              </w:rPr>
              <w:tab/>
            </w:r>
            <w:r w:rsidR="0079115A">
              <w:rPr>
                <w:noProof/>
                <w:webHidden/>
              </w:rPr>
              <w:fldChar w:fldCharType="begin"/>
            </w:r>
            <w:r w:rsidR="0079115A">
              <w:rPr>
                <w:noProof/>
                <w:webHidden/>
              </w:rPr>
              <w:instrText xml:space="preserve"> PAGEREF _Toc135051854 \h </w:instrText>
            </w:r>
            <w:r w:rsidR="0079115A">
              <w:rPr>
                <w:noProof/>
                <w:webHidden/>
              </w:rPr>
            </w:r>
            <w:r w:rsidR="0079115A">
              <w:rPr>
                <w:noProof/>
                <w:webHidden/>
              </w:rPr>
              <w:fldChar w:fldCharType="separate"/>
            </w:r>
            <w:r w:rsidR="0079115A">
              <w:rPr>
                <w:noProof/>
                <w:webHidden/>
              </w:rPr>
              <w:t>18</w:t>
            </w:r>
            <w:r w:rsidR="0079115A">
              <w:rPr>
                <w:noProof/>
                <w:webHidden/>
              </w:rPr>
              <w:fldChar w:fldCharType="end"/>
            </w:r>
          </w:hyperlink>
        </w:p>
        <w:p w14:paraId="02BFCFE9" w14:textId="3197131A" w:rsidR="0079115A" w:rsidRDefault="00ED455B">
          <w:pPr>
            <w:pStyle w:val="TOC1"/>
            <w:tabs>
              <w:tab w:val="left" w:pos="840"/>
              <w:tab w:val="right" w:leader="dot" w:pos="8296"/>
            </w:tabs>
            <w:rPr>
              <w:rFonts w:asciiTheme="minorHAnsi" w:eastAsiaTheme="minorEastAsia" w:hAnsiTheme="minorHAnsi"/>
              <w:noProof/>
              <w:kern w:val="2"/>
              <w:sz w:val="21"/>
              <w:lang w:eastAsia="zh-CN"/>
            </w:rPr>
          </w:pPr>
          <w:hyperlink w:anchor="_Toc135051855" w:history="1">
            <w:r w:rsidR="0079115A" w:rsidRPr="0092628D">
              <w:rPr>
                <w:rStyle w:val="aa"/>
                <w:rFonts w:ascii="仿宋" w:hAnsi="仿宋" w:cs="Times New Roman"/>
                <w:noProof/>
              </w:rPr>
              <w:t>7.</w:t>
            </w:r>
            <w:r w:rsidR="0079115A">
              <w:rPr>
                <w:rFonts w:asciiTheme="minorHAnsi" w:eastAsiaTheme="minorEastAsia" w:hAnsiTheme="minorHAnsi"/>
                <w:noProof/>
                <w:kern w:val="2"/>
                <w:sz w:val="21"/>
                <w:lang w:eastAsia="zh-CN"/>
              </w:rPr>
              <w:tab/>
            </w:r>
            <w:r w:rsidR="0079115A" w:rsidRPr="0092628D">
              <w:rPr>
                <w:rStyle w:val="aa"/>
                <w:rFonts w:ascii="仿宋" w:hAnsi="仿宋" w:cs="Times New Roman"/>
                <w:noProof/>
              </w:rPr>
              <w:t>SEAUP协议</w:t>
            </w:r>
            <w:r w:rsidR="0079115A">
              <w:rPr>
                <w:noProof/>
                <w:webHidden/>
              </w:rPr>
              <w:tab/>
            </w:r>
            <w:r w:rsidR="0079115A">
              <w:rPr>
                <w:noProof/>
                <w:webHidden/>
              </w:rPr>
              <w:fldChar w:fldCharType="begin"/>
            </w:r>
            <w:r w:rsidR="0079115A">
              <w:rPr>
                <w:noProof/>
                <w:webHidden/>
              </w:rPr>
              <w:instrText xml:space="preserve"> PAGEREF _Toc135051855 \h </w:instrText>
            </w:r>
            <w:r w:rsidR="0079115A">
              <w:rPr>
                <w:noProof/>
                <w:webHidden/>
              </w:rPr>
            </w:r>
            <w:r w:rsidR="0079115A">
              <w:rPr>
                <w:noProof/>
                <w:webHidden/>
              </w:rPr>
              <w:fldChar w:fldCharType="separate"/>
            </w:r>
            <w:r w:rsidR="0079115A">
              <w:rPr>
                <w:noProof/>
                <w:webHidden/>
              </w:rPr>
              <w:t>19</w:t>
            </w:r>
            <w:r w:rsidR="0079115A">
              <w:rPr>
                <w:noProof/>
                <w:webHidden/>
              </w:rPr>
              <w:fldChar w:fldCharType="end"/>
            </w:r>
          </w:hyperlink>
        </w:p>
        <w:p w14:paraId="1397DD90" w14:textId="12C18978" w:rsidR="0079115A" w:rsidRDefault="00ED455B">
          <w:pPr>
            <w:pStyle w:val="TOC3"/>
            <w:rPr>
              <w:rFonts w:asciiTheme="minorHAnsi" w:eastAsiaTheme="minorEastAsia" w:hAnsiTheme="minorHAnsi"/>
              <w:noProof/>
              <w:kern w:val="2"/>
              <w:sz w:val="21"/>
              <w:lang w:eastAsia="zh-CN"/>
            </w:rPr>
          </w:pPr>
          <w:hyperlink w:anchor="_Toc135051856" w:history="1">
            <w:r w:rsidR="0079115A" w:rsidRPr="0092628D">
              <w:rPr>
                <w:rStyle w:val="aa"/>
                <w:rFonts w:ascii="仿宋" w:hAnsi="仿宋"/>
                <w:noProof/>
              </w:rPr>
              <w:t>7.1</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SEAUP协议层次结构</w:t>
            </w:r>
            <w:r w:rsidR="0079115A">
              <w:rPr>
                <w:noProof/>
                <w:webHidden/>
              </w:rPr>
              <w:tab/>
            </w:r>
            <w:r w:rsidR="0079115A">
              <w:rPr>
                <w:noProof/>
                <w:webHidden/>
              </w:rPr>
              <w:fldChar w:fldCharType="begin"/>
            </w:r>
            <w:r w:rsidR="0079115A">
              <w:rPr>
                <w:noProof/>
                <w:webHidden/>
              </w:rPr>
              <w:instrText xml:space="preserve"> PAGEREF _Toc135051856 \h </w:instrText>
            </w:r>
            <w:r w:rsidR="0079115A">
              <w:rPr>
                <w:noProof/>
                <w:webHidden/>
              </w:rPr>
            </w:r>
            <w:r w:rsidR="0079115A">
              <w:rPr>
                <w:noProof/>
                <w:webHidden/>
              </w:rPr>
              <w:fldChar w:fldCharType="separate"/>
            </w:r>
            <w:r w:rsidR="0079115A">
              <w:rPr>
                <w:noProof/>
                <w:webHidden/>
              </w:rPr>
              <w:t>19</w:t>
            </w:r>
            <w:r w:rsidR="0079115A">
              <w:rPr>
                <w:noProof/>
                <w:webHidden/>
              </w:rPr>
              <w:fldChar w:fldCharType="end"/>
            </w:r>
          </w:hyperlink>
        </w:p>
        <w:p w14:paraId="441B8E78" w14:textId="5898CD92" w:rsidR="0079115A" w:rsidRDefault="00ED455B">
          <w:pPr>
            <w:pStyle w:val="TOC3"/>
            <w:rPr>
              <w:rFonts w:asciiTheme="minorHAnsi" w:eastAsiaTheme="minorEastAsia" w:hAnsiTheme="minorHAnsi"/>
              <w:noProof/>
              <w:kern w:val="2"/>
              <w:sz w:val="21"/>
              <w:lang w:eastAsia="zh-CN"/>
            </w:rPr>
          </w:pPr>
          <w:hyperlink w:anchor="_Toc135051857" w:history="1">
            <w:r w:rsidR="0079115A" w:rsidRPr="0092628D">
              <w:rPr>
                <w:rStyle w:val="aa"/>
                <w:rFonts w:ascii="仿宋" w:hAnsi="仿宋"/>
                <w:noProof/>
              </w:rPr>
              <w:t>7.2</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SEAUP原理及传输机制</w:t>
            </w:r>
            <w:r w:rsidR="0079115A">
              <w:rPr>
                <w:noProof/>
                <w:webHidden/>
              </w:rPr>
              <w:tab/>
            </w:r>
            <w:r w:rsidR="0079115A">
              <w:rPr>
                <w:noProof/>
                <w:webHidden/>
              </w:rPr>
              <w:fldChar w:fldCharType="begin"/>
            </w:r>
            <w:r w:rsidR="0079115A">
              <w:rPr>
                <w:noProof/>
                <w:webHidden/>
              </w:rPr>
              <w:instrText xml:space="preserve"> PAGEREF _Toc135051857 \h </w:instrText>
            </w:r>
            <w:r w:rsidR="0079115A">
              <w:rPr>
                <w:noProof/>
                <w:webHidden/>
              </w:rPr>
            </w:r>
            <w:r w:rsidR="0079115A">
              <w:rPr>
                <w:noProof/>
                <w:webHidden/>
              </w:rPr>
              <w:fldChar w:fldCharType="separate"/>
            </w:r>
            <w:r w:rsidR="0079115A">
              <w:rPr>
                <w:noProof/>
                <w:webHidden/>
              </w:rPr>
              <w:t>19</w:t>
            </w:r>
            <w:r w:rsidR="0079115A">
              <w:rPr>
                <w:noProof/>
                <w:webHidden/>
              </w:rPr>
              <w:fldChar w:fldCharType="end"/>
            </w:r>
          </w:hyperlink>
        </w:p>
        <w:p w14:paraId="70356210" w14:textId="6FEB19B8" w:rsidR="0079115A" w:rsidRDefault="00ED455B">
          <w:pPr>
            <w:pStyle w:val="TOC3"/>
            <w:rPr>
              <w:rFonts w:asciiTheme="minorHAnsi" w:eastAsiaTheme="minorEastAsia" w:hAnsiTheme="minorHAnsi"/>
              <w:noProof/>
              <w:kern w:val="2"/>
              <w:sz w:val="21"/>
              <w:lang w:eastAsia="zh-CN"/>
            </w:rPr>
          </w:pPr>
          <w:hyperlink w:anchor="_Toc135051858" w:history="1">
            <w:r w:rsidR="0079115A" w:rsidRPr="0092628D">
              <w:rPr>
                <w:rStyle w:val="aa"/>
                <w:rFonts w:ascii="仿宋" w:hAnsi="仿宋"/>
                <w:noProof/>
              </w:rPr>
              <w:t>7.3</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SEAUP报文格式</w:t>
            </w:r>
            <w:r w:rsidR="0079115A">
              <w:rPr>
                <w:noProof/>
                <w:webHidden/>
              </w:rPr>
              <w:tab/>
            </w:r>
            <w:r w:rsidR="0079115A">
              <w:rPr>
                <w:noProof/>
                <w:webHidden/>
              </w:rPr>
              <w:fldChar w:fldCharType="begin"/>
            </w:r>
            <w:r w:rsidR="0079115A">
              <w:rPr>
                <w:noProof/>
                <w:webHidden/>
              </w:rPr>
              <w:instrText xml:space="preserve"> PAGEREF _Toc135051858 \h </w:instrText>
            </w:r>
            <w:r w:rsidR="0079115A">
              <w:rPr>
                <w:noProof/>
                <w:webHidden/>
              </w:rPr>
            </w:r>
            <w:r w:rsidR="0079115A">
              <w:rPr>
                <w:noProof/>
                <w:webHidden/>
              </w:rPr>
              <w:fldChar w:fldCharType="separate"/>
            </w:r>
            <w:r w:rsidR="0079115A">
              <w:rPr>
                <w:noProof/>
                <w:webHidden/>
              </w:rPr>
              <w:t>20</w:t>
            </w:r>
            <w:r w:rsidR="0079115A">
              <w:rPr>
                <w:noProof/>
                <w:webHidden/>
              </w:rPr>
              <w:fldChar w:fldCharType="end"/>
            </w:r>
          </w:hyperlink>
        </w:p>
        <w:p w14:paraId="4B000329" w14:textId="15173837" w:rsidR="0079115A" w:rsidRDefault="00ED455B">
          <w:pPr>
            <w:pStyle w:val="TOC3"/>
            <w:rPr>
              <w:rFonts w:asciiTheme="minorHAnsi" w:eastAsiaTheme="minorEastAsia" w:hAnsiTheme="minorHAnsi"/>
              <w:noProof/>
              <w:kern w:val="2"/>
              <w:sz w:val="21"/>
              <w:lang w:eastAsia="zh-CN"/>
            </w:rPr>
          </w:pPr>
          <w:hyperlink w:anchor="_Toc135051859" w:history="1">
            <w:r w:rsidR="0079115A" w:rsidRPr="0092628D">
              <w:rPr>
                <w:rStyle w:val="aa"/>
                <w:rFonts w:ascii="仿宋" w:hAnsi="仿宋"/>
                <w:noProof/>
              </w:rPr>
              <w:t>7.4</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SEAUP传输流程</w:t>
            </w:r>
            <w:r w:rsidR="0079115A">
              <w:rPr>
                <w:noProof/>
                <w:webHidden/>
              </w:rPr>
              <w:tab/>
            </w:r>
            <w:r w:rsidR="0079115A">
              <w:rPr>
                <w:noProof/>
                <w:webHidden/>
              </w:rPr>
              <w:fldChar w:fldCharType="begin"/>
            </w:r>
            <w:r w:rsidR="0079115A">
              <w:rPr>
                <w:noProof/>
                <w:webHidden/>
              </w:rPr>
              <w:instrText xml:space="preserve"> PAGEREF _Toc135051859 \h </w:instrText>
            </w:r>
            <w:r w:rsidR="0079115A">
              <w:rPr>
                <w:noProof/>
                <w:webHidden/>
              </w:rPr>
            </w:r>
            <w:r w:rsidR="0079115A">
              <w:rPr>
                <w:noProof/>
                <w:webHidden/>
              </w:rPr>
              <w:fldChar w:fldCharType="separate"/>
            </w:r>
            <w:r w:rsidR="0079115A">
              <w:rPr>
                <w:noProof/>
                <w:webHidden/>
              </w:rPr>
              <w:t>22</w:t>
            </w:r>
            <w:r w:rsidR="0079115A">
              <w:rPr>
                <w:noProof/>
                <w:webHidden/>
              </w:rPr>
              <w:fldChar w:fldCharType="end"/>
            </w:r>
          </w:hyperlink>
        </w:p>
        <w:p w14:paraId="5A8625C4" w14:textId="0A467157" w:rsidR="0079115A" w:rsidRDefault="00ED455B">
          <w:pPr>
            <w:pStyle w:val="TOC1"/>
            <w:tabs>
              <w:tab w:val="left" w:pos="840"/>
              <w:tab w:val="right" w:leader="dot" w:pos="8296"/>
            </w:tabs>
            <w:rPr>
              <w:rFonts w:asciiTheme="minorHAnsi" w:eastAsiaTheme="minorEastAsia" w:hAnsiTheme="minorHAnsi"/>
              <w:noProof/>
              <w:kern w:val="2"/>
              <w:sz w:val="21"/>
              <w:lang w:eastAsia="zh-CN"/>
            </w:rPr>
          </w:pPr>
          <w:hyperlink w:anchor="_Toc135051860" w:history="1">
            <w:r w:rsidR="0079115A" w:rsidRPr="0092628D">
              <w:rPr>
                <w:rStyle w:val="aa"/>
                <w:rFonts w:ascii="仿宋" w:hAnsi="仿宋" w:cs="Times New Roman"/>
                <w:noProof/>
              </w:rPr>
              <w:t>8.</w:t>
            </w:r>
            <w:r w:rsidR="0079115A">
              <w:rPr>
                <w:rFonts w:asciiTheme="minorHAnsi" w:eastAsiaTheme="minorEastAsia" w:hAnsiTheme="minorHAnsi"/>
                <w:noProof/>
                <w:kern w:val="2"/>
                <w:sz w:val="21"/>
                <w:lang w:eastAsia="zh-CN"/>
              </w:rPr>
              <w:tab/>
            </w:r>
            <w:r w:rsidR="0079115A" w:rsidRPr="0092628D">
              <w:rPr>
                <w:rStyle w:val="aa"/>
                <w:rFonts w:ascii="仿宋" w:hAnsi="仿宋" w:cs="Times New Roman"/>
                <w:noProof/>
              </w:rPr>
              <w:t>SEASP协议</w:t>
            </w:r>
            <w:r w:rsidR="0079115A">
              <w:rPr>
                <w:noProof/>
                <w:webHidden/>
              </w:rPr>
              <w:tab/>
            </w:r>
            <w:r w:rsidR="0079115A">
              <w:rPr>
                <w:noProof/>
                <w:webHidden/>
              </w:rPr>
              <w:fldChar w:fldCharType="begin"/>
            </w:r>
            <w:r w:rsidR="0079115A">
              <w:rPr>
                <w:noProof/>
                <w:webHidden/>
              </w:rPr>
              <w:instrText xml:space="preserve"> PAGEREF _Toc135051860 \h </w:instrText>
            </w:r>
            <w:r w:rsidR="0079115A">
              <w:rPr>
                <w:noProof/>
                <w:webHidden/>
              </w:rPr>
            </w:r>
            <w:r w:rsidR="0079115A">
              <w:rPr>
                <w:noProof/>
                <w:webHidden/>
              </w:rPr>
              <w:fldChar w:fldCharType="separate"/>
            </w:r>
            <w:r w:rsidR="0079115A">
              <w:rPr>
                <w:noProof/>
                <w:webHidden/>
              </w:rPr>
              <w:t>22</w:t>
            </w:r>
            <w:r w:rsidR="0079115A">
              <w:rPr>
                <w:noProof/>
                <w:webHidden/>
              </w:rPr>
              <w:fldChar w:fldCharType="end"/>
            </w:r>
          </w:hyperlink>
        </w:p>
        <w:p w14:paraId="6763C34A" w14:textId="2A0A9895" w:rsidR="0079115A" w:rsidRDefault="00ED455B">
          <w:pPr>
            <w:pStyle w:val="TOC3"/>
            <w:rPr>
              <w:rFonts w:asciiTheme="minorHAnsi" w:eastAsiaTheme="minorEastAsia" w:hAnsiTheme="minorHAnsi"/>
              <w:noProof/>
              <w:kern w:val="2"/>
              <w:sz w:val="21"/>
              <w:lang w:eastAsia="zh-CN"/>
            </w:rPr>
          </w:pPr>
          <w:hyperlink w:anchor="_Toc135051861" w:history="1">
            <w:r w:rsidR="0079115A" w:rsidRPr="0092628D">
              <w:rPr>
                <w:rStyle w:val="aa"/>
                <w:rFonts w:ascii="仿宋" w:hAnsi="仿宋"/>
                <w:noProof/>
              </w:rPr>
              <w:t>8.1</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SEASP协议层次结构</w:t>
            </w:r>
            <w:r w:rsidR="0079115A">
              <w:rPr>
                <w:noProof/>
                <w:webHidden/>
              </w:rPr>
              <w:tab/>
            </w:r>
            <w:r w:rsidR="0079115A">
              <w:rPr>
                <w:noProof/>
                <w:webHidden/>
              </w:rPr>
              <w:fldChar w:fldCharType="begin"/>
            </w:r>
            <w:r w:rsidR="0079115A">
              <w:rPr>
                <w:noProof/>
                <w:webHidden/>
              </w:rPr>
              <w:instrText xml:space="preserve"> PAGEREF _Toc135051861 \h </w:instrText>
            </w:r>
            <w:r w:rsidR="0079115A">
              <w:rPr>
                <w:noProof/>
                <w:webHidden/>
              </w:rPr>
            </w:r>
            <w:r w:rsidR="0079115A">
              <w:rPr>
                <w:noProof/>
                <w:webHidden/>
              </w:rPr>
              <w:fldChar w:fldCharType="separate"/>
            </w:r>
            <w:r w:rsidR="0079115A">
              <w:rPr>
                <w:noProof/>
                <w:webHidden/>
              </w:rPr>
              <w:t>23</w:t>
            </w:r>
            <w:r w:rsidR="0079115A">
              <w:rPr>
                <w:noProof/>
                <w:webHidden/>
              </w:rPr>
              <w:fldChar w:fldCharType="end"/>
            </w:r>
          </w:hyperlink>
        </w:p>
        <w:p w14:paraId="7947EE15" w14:textId="6B19D94F" w:rsidR="0079115A" w:rsidRDefault="00ED455B">
          <w:pPr>
            <w:pStyle w:val="TOC3"/>
            <w:rPr>
              <w:rFonts w:asciiTheme="minorHAnsi" w:eastAsiaTheme="minorEastAsia" w:hAnsiTheme="minorHAnsi"/>
              <w:noProof/>
              <w:kern w:val="2"/>
              <w:sz w:val="21"/>
              <w:lang w:eastAsia="zh-CN"/>
            </w:rPr>
          </w:pPr>
          <w:hyperlink w:anchor="_Toc135051862" w:history="1">
            <w:r w:rsidR="0079115A" w:rsidRPr="0092628D">
              <w:rPr>
                <w:rStyle w:val="aa"/>
                <w:rFonts w:ascii="仿宋" w:hAnsi="仿宋"/>
                <w:noProof/>
              </w:rPr>
              <w:t>8.2</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SEASP原理及传输机制</w:t>
            </w:r>
            <w:r w:rsidR="0079115A">
              <w:rPr>
                <w:noProof/>
                <w:webHidden/>
              </w:rPr>
              <w:tab/>
            </w:r>
            <w:r w:rsidR="0079115A">
              <w:rPr>
                <w:noProof/>
                <w:webHidden/>
              </w:rPr>
              <w:fldChar w:fldCharType="begin"/>
            </w:r>
            <w:r w:rsidR="0079115A">
              <w:rPr>
                <w:noProof/>
                <w:webHidden/>
              </w:rPr>
              <w:instrText xml:space="preserve"> PAGEREF _Toc135051862 \h </w:instrText>
            </w:r>
            <w:r w:rsidR="0079115A">
              <w:rPr>
                <w:noProof/>
                <w:webHidden/>
              </w:rPr>
            </w:r>
            <w:r w:rsidR="0079115A">
              <w:rPr>
                <w:noProof/>
                <w:webHidden/>
              </w:rPr>
              <w:fldChar w:fldCharType="separate"/>
            </w:r>
            <w:r w:rsidR="0079115A">
              <w:rPr>
                <w:noProof/>
                <w:webHidden/>
              </w:rPr>
              <w:t>23</w:t>
            </w:r>
            <w:r w:rsidR="0079115A">
              <w:rPr>
                <w:noProof/>
                <w:webHidden/>
              </w:rPr>
              <w:fldChar w:fldCharType="end"/>
            </w:r>
          </w:hyperlink>
        </w:p>
        <w:p w14:paraId="578593AA" w14:textId="331575B9" w:rsidR="0079115A" w:rsidRDefault="00ED455B">
          <w:pPr>
            <w:pStyle w:val="TOC3"/>
            <w:rPr>
              <w:rFonts w:asciiTheme="minorHAnsi" w:eastAsiaTheme="minorEastAsia" w:hAnsiTheme="minorHAnsi"/>
              <w:noProof/>
              <w:kern w:val="2"/>
              <w:sz w:val="21"/>
              <w:lang w:eastAsia="zh-CN"/>
            </w:rPr>
          </w:pPr>
          <w:hyperlink w:anchor="_Toc135051863" w:history="1">
            <w:r w:rsidR="0079115A" w:rsidRPr="0092628D">
              <w:rPr>
                <w:rStyle w:val="aa"/>
                <w:rFonts w:ascii="仿宋" w:hAnsi="仿宋"/>
                <w:noProof/>
              </w:rPr>
              <w:t>8.3</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SEASP报文格式</w:t>
            </w:r>
            <w:r w:rsidR="0079115A">
              <w:rPr>
                <w:noProof/>
                <w:webHidden/>
              </w:rPr>
              <w:tab/>
            </w:r>
            <w:r w:rsidR="0079115A">
              <w:rPr>
                <w:noProof/>
                <w:webHidden/>
              </w:rPr>
              <w:fldChar w:fldCharType="begin"/>
            </w:r>
            <w:r w:rsidR="0079115A">
              <w:rPr>
                <w:noProof/>
                <w:webHidden/>
              </w:rPr>
              <w:instrText xml:space="preserve"> PAGEREF _Toc135051863 \h </w:instrText>
            </w:r>
            <w:r w:rsidR="0079115A">
              <w:rPr>
                <w:noProof/>
                <w:webHidden/>
              </w:rPr>
            </w:r>
            <w:r w:rsidR="0079115A">
              <w:rPr>
                <w:noProof/>
                <w:webHidden/>
              </w:rPr>
              <w:fldChar w:fldCharType="separate"/>
            </w:r>
            <w:r w:rsidR="0079115A">
              <w:rPr>
                <w:noProof/>
                <w:webHidden/>
              </w:rPr>
              <w:t>26</w:t>
            </w:r>
            <w:r w:rsidR="0079115A">
              <w:rPr>
                <w:noProof/>
                <w:webHidden/>
              </w:rPr>
              <w:fldChar w:fldCharType="end"/>
            </w:r>
          </w:hyperlink>
        </w:p>
        <w:p w14:paraId="3A7EBA4C" w14:textId="3A9BDBC5" w:rsidR="0079115A" w:rsidRDefault="00ED455B">
          <w:pPr>
            <w:pStyle w:val="TOC3"/>
            <w:rPr>
              <w:rFonts w:asciiTheme="minorHAnsi" w:eastAsiaTheme="minorEastAsia" w:hAnsiTheme="minorHAnsi"/>
              <w:noProof/>
              <w:kern w:val="2"/>
              <w:sz w:val="21"/>
              <w:lang w:eastAsia="zh-CN"/>
            </w:rPr>
          </w:pPr>
          <w:hyperlink w:anchor="_Toc135051864" w:history="1">
            <w:r w:rsidR="0079115A" w:rsidRPr="0092628D">
              <w:rPr>
                <w:rStyle w:val="aa"/>
                <w:rFonts w:ascii="仿宋" w:hAnsi="仿宋"/>
                <w:noProof/>
              </w:rPr>
              <w:t>8.4</w:t>
            </w:r>
            <w:r w:rsidR="0079115A">
              <w:rPr>
                <w:rFonts w:asciiTheme="minorHAnsi" w:eastAsiaTheme="minorEastAsia" w:hAnsiTheme="minorHAnsi"/>
                <w:noProof/>
                <w:kern w:val="2"/>
                <w:sz w:val="21"/>
                <w:lang w:eastAsia="zh-CN"/>
              </w:rPr>
              <w:tab/>
            </w:r>
            <w:r w:rsidR="0079115A" w:rsidRPr="0092628D">
              <w:rPr>
                <w:rStyle w:val="aa"/>
                <w:rFonts w:ascii="仿宋" w:hAnsi="仿宋"/>
                <w:noProof/>
              </w:rPr>
              <w:t>SEASP传输流程</w:t>
            </w:r>
            <w:r w:rsidR="0079115A">
              <w:rPr>
                <w:noProof/>
                <w:webHidden/>
              </w:rPr>
              <w:tab/>
            </w:r>
            <w:r w:rsidR="0079115A">
              <w:rPr>
                <w:noProof/>
                <w:webHidden/>
              </w:rPr>
              <w:fldChar w:fldCharType="begin"/>
            </w:r>
            <w:r w:rsidR="0079115A">
              <w:rPr>
                <w:noProof/>
                <w:webHidden/>
              </w:rPr>
              <w:instrText xml:space="preserve"> PAGEREF _Toc135051864 \h </w:instrText>
            </w:r>
            <w:r w:rsidR="0079115A">
              <w:rPr>
                <w:noProof/>
                <w:webHidden/>
              </w:rPr>
            </w:r>
            <w:r w:rsidR="0079115A">
              <w:rPr>
                <w:noProof/>
                <w:webHidden/>
              </w:rPr>
              <w:fldChar w:fldCharType="separate"/>
            </w:r>
            <w:r w:rsidR="0079115A">
              <w:rPr>
                <w:noProof/>
                <w:webHidden/>
              </w:rPr>
              <w:t>31</w:t>
            </w:r>
            <w:r w:rsidR="0079115A">
              <w:rPr>
                <w:noProof/>
                <w:webHidden/>
              </w:rPr>
              <w:fldChar w:fldCharType="end"/>
            </w:r>
          </w:hyperlink>
        </w:p>
        <w:p w14:paraId="2ABDD1C6" w14:textId="3A02A77C" w:rsidR="0079115A" w:rsidRDefault="00ED455B">
          <w:pPr>
            <w:pStyle w:val="TOC1"/>
            <w:tabs>
              <w:tab w:val="left" w:pos="840"/>
              <w:tab w:val="right" w:leader="dot" w:pos="8296"/>
            </w:tabs>
            <w:rPr>
              <w:rFonts w:asciiTheme="minorHAnsi" w:eastAsiaTheme="minorEastAsia" w:hAnsiTheme="minorHAnsi"/>
              <w:noProof/>
              <w:kern w:val="2"/>
              <w:sz w:val="21"/>
              <w:lang w:eastAsia="zh-CN"/>
            </w:rPr>
          </w:pPr>
          <w:hyperlink w:anchor="_Toc135051865" w:history="1">
            <w:r w:rsidR="0079115A" w:rsidRPr="0092628D">
              <w:rPr>
                <w:rStyle w:val="aa"/>
                <w:rFonts w:ascii="仿宋" w:hAnsi="仿宋" w:cs="Times New Roman"/>
                <w:noProof/>
              </w:rPr>
              <w:t>9.</w:t>
            </w:r>
            <w:r w:rsidR="0079115A">
              <w:rPr>
                <w:rFonts w:asciiTheme="minorHAnsi" w:eastAsiaTheme="minorEastAsia" w:hAnsiTheme="minorHAnsi"/>
                <w:noProof/>
                <w:kern w:val="2"/>
                <w:sz w:val="21"/>
                <w:lang w:eastAsia="zh-CN"/>
              </w:rPr>
              <w:tab/>
            </w:r>
            <w:r w:rsidR="0079115A" w:rsidRPr="0092628D">
              <w:rPr>
                <w:rStyle w:val="aa"/>
                <w:rFonts w:ascii="仿宋" w:hAnsi="仿宋" w:cs="Times New Roman"/>
                <w:noProof/>
              </w:rPr>
              <w:t>附录</w:t>
            </w:r>
            <w:r w:rsidR="0079115A">
              <w:rPr>
                <w:noProof/>
                <w:webHidden/>
              </w:rPr>
              <w:tab/>
            </w:r>
            <w:r w:rsidR="0079115A">
              <w:rPr>
                <w:noProof/>
                <w:webHidden/>
              </w:rPr>
              <w:fldChar w:fldCharType="begin"/>
            </w:r>
            <w:r w:rsidR="0079115A">
              <w:rPr>
                <w:noProof/>
                <w:webHidden/>
              </w:rPr>
              <w:instrText xml:space="preserve"> PAGEREF _Toc135051865 \h </w:instrText>
            </w:r>
            <w:r w:rsidR="0079115A">
              <w:rPr>
                <w:noProof/>
                <w:webHidden/>
              </w:rPr>
            </w:r>
            <w:r w:rsidR="0079115A">
              <w:rPr>
                <w:noProof/>
                <w:webHidden/>
              </w:rPr>
              <w:fldChar w:fldCharType="separate"/>
            </w:r>
            <w:r w:rsidR="0079115A">
              <w:rPr>
                <w:noProof/>
                <w:webHidden/>
              </w:rPr>
              <w:t>33</w:t>
            </w:r>
            <w:r w:rsidR="0079115A">
              <w:rPr>
                <w:noProof/>
                <w:webHidden/>
              </w:rPr>
              <w:fldChar w:fldCharType="end"/>
            </w:r>
          </w:hyperlink>
        </w:p>
        <w:p w14:paraId="4F255C71" w14:textId="39BB51BC" w:rsidR="0079115A" w:rsidRDefault="00ED455B">
          <w:pPr>
            <w:pStyle w:val="TOC3"/>
            <w:rPr>
              <w:rFonts w:asciiTheme="minorHAnsi" w:eastAsiaTheme="minorEastAsia" w:hAnsiTheme="minorHAnsi"/>
              <w:noProof/>
              <w:kern w:val="2"/>
              <w:sz w:val="21"/>
              <w:lang w:eastAsia="zh-CN"/>
            </w:rPr>
          </w:pPr>
          <w:hyperlink w:anchor="_Toc135051866" w:history="1">
            <w:r w:rsidR="0079115A" w:rsidRPr="0092628D">
              <w:rPr>
                <w:rStyle w:val="aa"/>
                <w:rFonts w:ascii="仿宋" w:hAnsi="仿宋"/>
                <w:noProof/>
              </w:rPr>
              <w:t>9.1</w:t>
            </w:r>
            <w:r w:rsidR="0079115A">
              <w:rPr>
                <w:rFonts w:asciiTheme="minorHAnsi" w:eastAsiaTheme="minorEastAsia" w:hAnsiTheme="minorHAnsi"/>
                <w:noProof/>
                <w:kern w:val="2"/>
                <w:sz w:val="21"/>
                <w:lang w:eastAsia="zh-CN"/>
              </w:rPr>
              <w:tab/>
            </w:r>
            <w:r w:rsidR="0079115A" w:rsidRPr="0092628D">
              <w:rPr>
                <w:rStyle w:val="aa"/>
                <w:rFonts w:ascii="仿宋" w:hAnsi="仿宋"/>
                <w:noProof/>
              </w:rPr>
              <w:t>变长整数编码</w:t>
            </w:r>
            <w:r w:rsidR="0079115A">
              <w:rPr>
                <w:noProof/>
                <w:webHidden/>
              </w:rPr>
              <w:tab/>
            </w:r>
            <w:r w:rsidR="0079115A">
              <w:rPr>
                <w:noProof/>
                <w:webHidden/>
              </w:rPr>
              <w:fldChar w:fldCharType="begin"/>
            </w:r>
            <w:r w:rsidR="0079115A">
              <w:rPr>
                <w:noProof/>
                <w:webHidden/>
              </w:rPr>
              <w:instrText xml:space="preserve"> PAGEREF _Toc135051866 \h </w:instrText>
            </w:r>
            <w:r w:rsidR="0079115A">
              <w:rPr>
                <w:noProof/>
                <w:webHidden/>
              </w:rPr>
            </w:r>
            <w:r w:rsidR="0079115A">
              <w:rPr>
                <w:noProof/>
                <w:webHidden/>
              </w:rPr>
              <w:fldChar w:fldCharType="separate"/>
            </w:r>
            <w:r w:rsidR="0079115A">
              <w:rPr>
                <w:noProof/>
                <w:webHidden/>
              </w:rPr>
              <w:t>33</w:t>
            </w:r>
            <w:r w:rsidR="0079115A">
              <w:rPr>
                <w:noProof/>
                <w:webHidden/>
              </w:rPr>
              <w:fldChar w:fldCharType="end"/>
            </w:r>
          </w:hyperlink>
        </w:p>
        <w:p w14:paraId="675827C6" w14:textId="1AAC1AB2" w:rsidR="0079115A" w:rsidRDefault="00ED455B">
          <w:pPr>
            <w:pStyle w:val="TOC3"/>
            <w:rPr>
              <w:rFonts w:asciiTheme="minorHAnsi" w:eastAsiaTheme="minorEastAsia" w:hAnsiTheme="minorHAnsi"/>
              <w:noProof/>
              <w:kern w:val="2"/>
              <w:sz w:val="21"/>
              <w:lang w:eastAsia="zh-CN"/>
            </w:rPr>
          </w:pPr>
          <w:hyperlink w:anchor="_Toc135051867" w:history="1">
            <w:r w:rsidR="0079115A" w:rsidRPr="0092628D">
              <w:rPr>
                <w:rStyle w:val="aa"/>
                <w:rFonts w:ascii="仿宋" w:hAnsi="仿宋"/>
                <w:noProof/>
              </w:rPr>
              <w:t>9.2</w:t>
            </w:r>
            <w:r w:rsidR="0079115A">
              <w:rPr>
                <w:rFonts w:asciiTheme="minorHAnsi" w:eastAsiaTheme="minorEastAsia" w:hAnsiTheme="minorHAnsi"/>
                <w:noProof/>
                <w:kern w:val="2"/>
                <w:sz w:val="21"/>
                <w:lang w:eastAsia="zh-CN"/>
              </w:rPr>
              <w:tab/>
            </w:r>
            <w:r w:rsidR="0079115A" w:rsidRPr="0092628D">
              <w:rPr>
                <w:rStyle w:val="aa"/>
                <w:rFonts w:ascii="仿宋" w:hAnsi="仿宋"/>
                <w:noProof/>
              </w:rPr>
              <w:t>IDP首部Flag分配和使用情况</w:t>
            </w:r>
            <w:r w:rsidR="0079115A">
              <w:rPr>
                <w:noProof/>
                <w:webHidden/>
              </w:rPr>
              <w:tab/>
            </w:r>
            <w:r w:rsidR="0079115A">
              <w:rPr>
                <w:noProof/>
                <w:webHidden/>
              </w:rPr>
              <w:fldChar w:fldCharType="begin"/>
            </w:r>
            <w:r w:rsidR="0079115A">
              <w:rPr>
                <w:noProof/>
                <w:webHidden/>
              </w:rPr>
              <w:instrText xml:space="preserve"> PAGEREF _Toc135051867 \h </w:instrText>
            </w:r>
            <w:r w:rsidR="0079115A">
              <w:rPr>
                <w:noProof/>
                <w:webHidden/>
              </w:rPr>
            </w:r>
            <w:r w:rsidR="0079115A">
              <w:rPr>
                <w:noProof/>
                <w:webHidden/>
              </w:rPr>
              <w:fldChar w:fldCharType="separate"/>
            </w:r>
            <w:r w:rsidR="0079115A">
              <w:rPr>
                <w:noProof/>
                <w:webHidden/>
              </w:rPr>
              <w:t>33</w:t>
            </w:r>
            <w:r w:rsidR="0079115A">
              <w:rPr>
                <w:noProof/>
                <w:webHidden/>
              </w:rPr>
              <w:fldChar w:fldCharType="end"/>
            </w:r>
          </w:hyperlink>
        </w:p>
        <w:p w14:paraId="3BFAD722" w14:textId="38C14BEE" w:rsidR="0079115A" w:rsidRDefault="00ED455B">
          <w:pPr>
            <w:pStyle w:val="TOC3"/>
            <w:rPr>
              <w:rFonts w:asciiTheme="minorHAnsi" w:eastAsiaTheme="minorEastAsia" w:hAnsiTheme="minorHAnsi"/>
              <w:noProof/>
              <w:kern w:val="2"/>
              <w:sz w:val="21"/>
              <w:lang w:eastAsia="zh-CN"/>
            </w:rPr>
          </w:pPr>
          <w:hyperlink w:anchor="_Toc135051868" w:history="1">
            <w:r w:rsidR="0079115A" w:rsidRPr="0092628D">
              <w:rPr>
                <w:rStyle w:val="aa"/>
                <w:rFonts w:ascii="仿宋" w:hAnsi="仿宋"/>
                <w:noProof/>
              </w:rPr>
              <w:t>9.3</w:t>
            </w:r>
            <w:r w:rsidR="0079115A">
              <w:rPr>
                <w:rFonts w:asciiTheme="minorHAnsi" w:eastAsiaTheme="minorEastAsia" w:hAnsiTheme="minorHAnsi"/>
                <w:noProof/>
                <w:kern w:val="2"/>
                <w:sz w:val="21"/>
                <w:lang w:eastAsia="zh-CN"/>
              </w:rPr>
              <w:tab/>
            </w:r>
            <w:r w:rsidR="0079115A" w:rsidRPr="0092628D">
              <w:rPr>
                <w:rStyle w:val="aa"/>
                <w:rFonts w:ascii="仿宋" w:hAnsi="仿宋"/>
                <w:noProof/>
              </w:rPr>
              <w:t>NeT_defined Fields字段分配和使用情况</w:t>
            </w:r>
            <w:r w:rsidR="0079115A">
              <w:rPr>
                <w:noProof/>
                <w:webHidden/>
              </w:rPr>
              <w:tab/>
            </w:r>
            <w:r w:rsidR="0079115A">
              <w:rPr>
                <w:noProof/>
                <w:webHidden/>
              </w:rPr>
              <w:fldChar w:fldCharType="begin"/>
            </w:r>
            <w:r w:rsidR="0079115A">
              <w:rPr>
                <w:noProof/>
                <w:webHidden/>
              </w:rPr>
              <w:instrText xml:space="preserve"> PAGEREF _Toc135051868 \h </w:instrText>
            </w:r>
            <w:r w:rsidR="0079115A">
              <w:rPr>
                <w:noProof/>
                <w:webHidden/>
              </w:rPr>
            </w:r>
            <w:r w:rsidR="0079115A">
              <w:rPr>
                <w:noProof/>
                <w:webHidden/>
              </w:rPr>
              <w:fldChar w:fldCharType="separate"/>
            </w:r>
            <w:r w:rsidR="0079115A">
              <w:rPr>
                <w:noProof/>
                <w:webHidden/>
              </w:rPr>
              <w:t>34</w:t>
            </w:r>
            <w:r w:rsidR="0079115A">
              <w:rPr>
                <w:noProof/>
                <w:webHidden/>
              </w:rPr>
              <w:fldChar w:fldCharType="end"/>
            </w:r>
          </w:hyperlink>
        </w:p>
        <w:p w14:paraId="211C0507" w14:textId="66AFE6F2" w:rsidR="0079115A" w:rsidRDefault="00ED455B">
          <w:pPr>
            <w:pStyle w:val="TOC3"/>
            <w:rPr>
              <w:rFonts w:asciiTheme="minorHAnsi" w:eastAsiaTheme="minorEastAsia" w:hAnsiTheme="minorHAnsi"/>
              <w:noProof/>
              <w:kern w:val="2"/>
              <w:sz w:val="21"/>
              <w:lang w:eastAsia="zh-CN"/>
            </w:rPr>
          </w:pPr>
          <w:hyperlink w:anchor="_Toc135051869" w:history="1">
            <w:r w:rsidR="0079115A" w:rsidRPr="0092628D">
              <w:rPr>
                <w:rStyle w:val="aa"/>
                <w:rFonts w:ascii="仿宋" w:hAnsi="仿宋"/>
                <w:noProof/>
              </w:rPr>
              <w:t>9.4</w:t>
            </w:r>
            <w:r w:rsidR="0079115A">
              <w:rPr>
                <w:rFonts w:asciiTheme="minorHAnsi" w:eastAsiaTheme="minorEastAsia" w:hAnsiTheme="minorHAnsi"/>
                <w:noProof/>
                <w:kern w:val="2"/>
                <w:sz w:val="21"/>
                <w:lang w:eastAsia="zh-CN"/>
              </w:rPr>
              <w:tab/>
            </w:r>
            <w:r w:rsidR="0079115A" w:rsidRPr="0092628D">
              <w:rPr>
                <w:rStyle w:val="aa"/>
                <w:rFonts w:ascii="仿宋" w:hAnsi="仿宋"/>
                <w:noProof/>
              </w:rPr>
              <w:t>数据报文设计框架</w:t>
            </w:r>
            <w:r w:rsidR="0079115A">
              <w:rPr>
                <w:noProof/>
                <w:webHidden/>
              </w:rPr>
              <w:tab/>
            </w:r>
            <w:r w:rsidR="0079115A">
              <w:rPr>
                <w:noProof/>
                <w:webHidden/>
              </w:rPr>
              <w:fldChar w:fldCharType="begin"/>
            </w:r>
            <w:r w:rsidR="0079115A">
              <w:rPr>
                <w:noProof/>
                <w:webHidden/>
              </w:rPr>
              <w:instrText xml:space="preserve"> PAGEREF _Toc135051869 \h </w:instrText>
            </w:r>
            <w:r w:rsidR="0079115A">
              <w:rPr>
                <w:noProof/>
                <w:webHidden/>
              </w:rPr>
            </w:r>
            <w:r w:rsidR="0079115A">
              <w:rPr>
                <w:noProof/>
                <w:webHidden/>
              </w:rPr>
              <w:fldChar w:fldCharType="separate"/>
            </w:r>
            <w:r w:rsidR="0079115A">
              <w:rPr>
                <w:noProof/>
                <w:webHidden/>
              </w:rPr>
              <w:t>35</w:t>
            </w:r>
            <w:r w:rsidR="0079115A">
              <w:rPr>
                <w:noProof/>
                <w:webHidden/>
              </w:rPr>
              <w:fldChar w:fldCharType="end"/>
            </w:r>
          </w:hyperlink>
        </w:p>
        <w:p w14:paraId="69E7D64C" w14:textId="2F35B84B" w:rsidR="00C66EEB" w:rsidRPr="00FF3F12" w:rsidRDefault="00C66EEB" w:rsidP="00C66EEB">
          <w:pPr>
            <w:ind w:firstLine="420"/>
            <w:rPr>
              <w:rFonts w:ascii="仿宋" w:hAnsi="仿宋" w:cs="Times New Roman"/>
            </w:rPr>
          </w:pPr>
          <w:r w:rsidRPr="006F72A9">
            <w:rPr>
              <w:rFonts w:ascii="仿宋" w:hAnsi="仿宋" w:cs="Times New Roman"/>
            </w:rPr>
            <w:fldChar w:fldCharType="end"/>
          </w:r>
        </w:p>
      </w:sdtContent>
    </w:sdt>
    <w:p w14:paraId="7E150B68" w14:textId="77777777" w:rsidR="00C66EEB" w:rsidRPr="00FF3F12" w:rsidRDefault="00C66EEB" w:rsidP="00C66EEB">
      <w:pPr>
        <w:ind w:firstLine="420"/>
        <w:rPr>
          <w:rFonts w:ascii="仿宋" w:hAnsi="仿宋" w:cs="Times New Roman"/>
        </w:rPr>
      </w:pPr>
    </w:p>
    <w:p w14:paraId="086380E8" w14:textId="77777777" w:rsidR="00C66EEB" w:rsidRPr="00FF3F12" w:rsidRDefault="00C66EEB" w:rsidP="00C66EEB">
      <w:pPr>
        <w:ind w:firstLine="420"/>
        <w:rPr>
          <w:rFonts w:ascii="仿宋" w:hAnsi="仿宋" w:cs="Times New Roman"/>
        </w:rPr>
      </w:pPr>
    </w:p>
    <w:p w14:paraId="135297E9" w14:textId="3EE2EF36" w:rsidR="00C66EEB" w:rsidRPr="00FF3F12" w:rsidRDefault="00C66EEB" w:rsidP="00CB3613">
      <w:pPr>
        <w:widowControl/>
        <w:ind w:firstLine="420"/>
        <w:jc w:val="left"/>
        <w:rPr>
          <w:rFonts w:ascii="仿宋" w:hAnsi="仿宋" w:cs="Times New Roman"/>
        </w:rPr>
      </w:pPr>
      <w:r w:rsidRPr="00FF3F12">
        <w:rPr>
          <w:rFonts w:ascii="仿宋" w:hAnsi="仿宋" w:cs="Times New Roman"/>
        </w:rPr>
        <w:br w:type="page"/>
      </w:r>
    </w:p>
    <w:p w14:paraId="629A7838" w14:textId="77777777" w:rsidR="00C66EEB" w:rsidRPr="00FF3F12" w:rsidRDefault="00C66EEB" w:rsidP="00C66EEB">
      <w:pPr>
        <w:pStyle w:val="1"/>
        <w:ind w:left="432" w:hanging="432"/>
        <w:jc w:val="center"/>
        <w:rPr>
          <w:rFonts w:ascii="仿宋" w:hAnsi="仿宋" w:cs="Times New Roman"/>
          <w:lang w:val="zh-CN"/>
        </w:rPr>
      </w:pPr>
      <w:bookmarkStart w:id="1" w:name="_Toc135051841"/>
      <w:r w:rsidRPr="00FF3F12">
        <w:rPr>
          <w:rFonts w:ascii="仿宋" w:hAnsi="仿宋" w:cs="Times New Roman"/>
          <w:lang w:val="zh-CN"/>
        </w:rPr>
        <w:lastRenderedPageBreak/>
        <w:t>修订记录</w:t>
      </w:r>
      <w:bookmarkEnd w:id="1"/>
    </w:p>
    <w:tbl>
      <w:tblPr>
        <w:tblStyle w:val="a3"/>
        <w:tblW w:w="0" w:type="auto"/>
        <w:tblLook w:val="04A0" w:firstRow="1" w:lastRow="0" w:firstColumn="1" w:lastColumn="0" w:noHBand="0" w:noVBand="1"/>
      </w:tblPr>
      <w:tblGrid>
        <w:gridCol w:w="941"/>
        <w:gridCol w:w="1322"/>
        <w:gridCol w:w="1701"/>
        <w:gridCol w:w="4332"/>
      </w:tblGrid>
      <w:tr w:rsidR="00C66EEB" w:rsidRPr="00FF3F12" w14:paraId="6497B7D3" w14:textId="77777777" w:rsidTr="00391C2A">
        <w:tc>
          <w:tcPr>
            <w:tcW w:w="941" w:type="dxa"/>
          </w:tcPr>
          <w:p w14:paraId="5B02ED7C" w14:textId="77777777" w:rsidR="00C66EEB" w:rsidRPr="00FF3F12" w:rsidRDefault="00C66EEB" w:rsidP="0044683B">
            <w:pPr>
              <w:rPr>
                <w:rFonts w:ascii="仿宋" w:hAnsi="仿宋" w:cs="Times New Roman"/>
                <w:szCs w:val="21"/>
              </w:rPr>
            </w:pPr>
            <w:r w:rsidRPr="00FF3F12">
              <w:rPr>
                <w:rFonts w:ascii="仿宋" w:hAnsi="仿宋" w:cs="Times New Roman"/>
                <w:szCs w:val="21"/>
              </w:rPr>
              <w:t>版本</w:t>
            </w:r>
          </w:p>
        </w:tc>
        <w:tc>
          <w:tcPr>
            <w:tcW w:w="1322" w:type="dxa"/>
          </w:tcPr>
          <w:p w14:paraId="1A5D9287" w14:textId="77777777" w:rsidR="00C66EEB" w:rsidRPr="00FF3F12" w:rsidRDefault="00C66EEB" w:rsidP="0044683B">
            <w:pPr>
              <w:rPr>
                <w:rFonts w:ascii="仿宋" w:hAnsi="仿宋" w:cs="Times New Roman"/>
                <w:szCs w:val="21"/>
              </w:rPr>
            </w:pPr>
            <w:r w:rsidRPr="00FF3F12">
              <w:rPr>
                <w:rFonts w:ascii="仿宋" w:hAnsi="仿宋" w:cs="Times New Roman"/>
                <w:szCs w:val="21"/>
              </w:rPr>
              <w:t>日期</w:t>
            </w:r>
          </w:p>
        </w:tc>
        <w:tc>
          <w:tcPr>
            <w:tcW w:w="1701" w:type="dxa"/>
          </w:tcPr>
          <w:p w14:paraId="12CB0EC7" w14:textId="77777777" w:rsidR="00C66EEB" w:rsidRPr="00FF3F12" w:rsidRDefault="00C66EEB" w:rsidP="0044683B">
            <w:pPr>
              <w:rPr>
                <w:rFonts w:ascii="仿宋" w:hAnsi="仿宋" w:cs="Times New Roman"/>
                <w:szCs w:val="21"/>
              </w:rPr>
            </w:pPr>
            <w:r w:rsidRPr="00FF3F12">
              <w:rPr>
                <w:rFonts w:ascii="仿宋" w:hAnsi="仿宋" w:cs="Times New Roman"/>
                <w:szCs w:val="21"/>
              </w:rPr>
              <w:t>作者</w:t>
            </w:r>
          </w:p>
        </w:tc>
        <w:tc>
          <w:tcPr>
            <w:tcW w:w="4332" w:type="dxa"/>
          </w:tcPr>
          <w:p w14:paraId="13029195" w14:textId="77777777" w:rsidR="00C66EEB" w:rsidRPr="00FF3F12" w:rsidRDefault="00C66EEB" w:rsidP="0044683B">
            <w:pPr>
              <w:rPr>
                <w:rFonts w:ascii="仿宋" w:hAnsi="仿宋" w:cs="Times New Roman"/>
                <w:szCs w:val="21"/>
              </w:rPr>
            </w:pPr>
            <w:r w:rsidRPr="00FF3F12">
              <w:rPr>
                <w:rFonts w:ascii="仿宋" w:hAnsi="仿宋" w:cs="Times New Roman"/>
                <w:szCs w:val="21"/>
              </w:rPr>
              <w:t>修改内容</w:t>
            </w:r>
          </w:p>
        </w:tc>
      </w:tr>
      <w:tr w:rsidR="00C66EEB" w:rsidRPr="00FF3F12" w14:paraId="2BF739A1" w14:textId="77777777" w:rsidTr="00391C2A">
        <w:tc>
          <w:tcPr>
            <w:tcW w:w="941" w:type="dxa"/>
          </w:tcPr>
          <w:p w14:paraId="2B740A6C" w14:textId="77777777" w:rsidR="00C66EEB" w:rsidRPr="00FF3F12" w:rsidRDefault="00C66EEB" w:rsidP="0044683B">
            <w:pPr>
              <w:rPr>
                <w:rFonts w:ascii="仿宋" w:hAnsi="仿宋" w:cs="Times New Roman"/>
                <w:szCs w:val="21"/>
              </w:rPr>
            </w:pPr>
            <w:r w:rsidRPr="00FF3F12">
              <w:rPr>
                <w:rFonts w:ascii="仿宋" w:hAnsi="仿宋" w:cs="Times New Roman"/>
                <w:szCs w:val="21"/>
              </w:rPr>
              <w:t>V0.1</w:t>
            </w:r>
          </w:p>
        </w:tc>
        <w:tc>
          <w:tcPr>
            <w:tcW w:w="1322" w:type="dxa"/>
          </w:tcPr>
          <w:p w14:paraId="1DC092E0" w14:textId="273CF01F" w:rsidR="00C66EEB" w:rsidRPr="00FF3F12" w:rsidRDefault="00BF1FEB" w:rsidP="0044683B">
            <w:pPr>
              <w:rPr>
                <w:rFonts w:ascii="仿宋" w:hAnsi="仿宋" w:cs="Times New Roman"/>
                <w:szCs w:val="21"/>
              </w:rPr>
            </w:pPr>
            <w:r w:rsidRPr="00FF3F12">
              <w:rPr>
                <w:rFonts w:ascii="仿宋" w:hAnsi="仿宋" w:cs="Times New Roman"/>
                <w:szCs w:val="21"/>
              </w:rPr>
              <w:t>2022-7-5</w:t>
            </w:r>
          </w:p>
        </w:tc>
        <w:tc>
          <w:tcPr>
            <w:tcW w:w="1701" w:type="dxa"/>
          </w:tcPr>
          <w:p w14:paraId="7FCF5358" w14:textId="3537A159" w:rsidR="00C66EEB" w:rsidRPr="00FF3F12" w:rsidRDefault="003A7968" w:rsidP="0044683B">
            <w:pPr>
              <w:rPr>
                <w:rFonts w:ascii="仿宋" w:hAnsi="仿宋" w:cs="Times New Roman"/>
                <w:szCs w:val="21"/>
              </w:rPr>
            </w:pPr>
            <w:r w:rsidRPr="00FF3F12">
              <w:rPr>
                <w:rFonts w:ascii="仿宋" w:hAnsi="仿宋" w:cs="Times New Roman" w:hint="eastAsia"/>
                <w:szCs w:val="21"/>
              </w:rPr>
              <w:t>韩锐、李杨</w:t>
            </w:r>
          </w:p>
        </w:tc>
        <w:tc>
          <w:tcPr>
            <w:tcW w:w="4332" w:type="dxa"/>
          </w:tcPr>
          <w:p w14:paraId="4FBD4B1B" w14:textId="63687FF9" w:rsidR="00C66EEB" w:rsidRPr="00FF3F12" w:rsidRDefault="00BF1FEB" w:rsidP="0044683B">
            <w:pPr>
              <w:rPr>
                <w:rFonts w:ascii="仿宋" w:hAnsi="仿宋" w:cs="Times New Roman"/>
                <w:szCs w:val="21"/>
              </w:rPr>
            </w:pPr>
            <w:r w:rsidRPr="00FF3F12">
              <w:rPr>
                <w:rFonts w:ascii="仿宋" w:hAnsi="仿宋" w:cs="Times New Roman" w:hint="eastAsia"/>
                <w:szCs w:val="21"/>
              </w:rPr>
              <w:t>创建文档</w:t>
            </w:r>
          </w:p>
        </w:tc>
      </w:tr>
      <w:tr w:rsidR="00C66EEB" w:rsidRPr="00FF3F12" w14:paraId="4EBFF87D" w14:textId="77777777" w:rsidTr="00391C2A">
        <w:tc>
          <w:tcPr>
            <w:tcW w:w="941" w:type="dxa"/>
          </w:tcPr>
          <w:p w14:paraId="466AA1C4" w14:textId="7A9DABEA" w:rsidR="00C66EEB" w:rsidRPr="00FF3F12" w:rsidRDefault="003A7968" w:rsidP="0044683B">
            <w:pPr>
              <w:rPr>
                <w:rFonts w:ascii="仿宋" w:hAnsi="仿宋" w:cs="Times New Roman"/>
                <w:szCs w:val="21"/>
              </w:rPr>
            </w:pPr>
            <w:r w:rsidRPr="00FF3F12">
              <w:rPr>
                <w:rFonts w:ascii="仿宋" w:hAnsi="仿宋" w:cs="Times New Roman"/>
                <w:szCs w:val="21"/>
              </w:rPr>
              <w:t>V0.11</w:t>
            </w:r>
          </w:p>
        </w:tc>
        <w:tc>
          <w:tcPr>
            <w:tcW w:w="1322" w:type="dxa"/>
          </w:tcPr>
          <w:p w14:paraId="03CCB299" w14:textId="16725577" w:rsidR="00C66EEB" w:rsidRPr="00FF3F12" w:rsidRDefault="003A7968" w:rsidP="0044683B">
            <w:pPr>
              <w:rPr>
                <w:rFonts w:ascii="仿宋" w:hAnsi="仿宋" w:cs="Times New Roman"/>
                <w:szCs w:val="21"/>
              </w:rPr>
            </w:pPr>
            <w:r w:rsidRPr="00FF3F12">
              <w:rPr>
                <w:rFonts w:ascii="仿宋" w:hAnsi="仿宋" w:cs="Times New Roman"/>
                <w:szCs w:val="21"/>
              </w:rPr>
              <w:t>2022-7-15</w:t>
            </w:r>
          </w:p>
        </w:tc>
        <w:tc>
          <w:tcPr>
            <w:tcW w:w="1701" w:type="dxa"/>
          </w:tcPr>
          <w:p w14:paraId="5EEC5B9E" w14:textId="1E87BADA" w:rsidR="00C66EEB" w:rsidRPr="00FF3F12" w:rsidRDefault="00634543" w:rsidP="0044683B">
            <w:pPr>
              <w:rPr>
                <w:rFonts w:ascii="仿宋" w:hAnsi="仿宋" w:cs="Times New Roman"/>
                <w:szCs w:val="21"/>
              </w:rPr>
            </w:pPr>
            <w:r w:rsidRPr="00FF3F12">
              <w:rPr>
                <w:rFonts w:ascii="仿宋" w:hAnsi="仿宋" w:cs="Times New Roman" w:hint="eastAsia"/>
                <w:szCs w:val="21"/>
              </w:rPr>
              <w:t>韩锐、李杨</w:t>
            </w:r>
          </w:p>
        </w:tc>
        <w:tc>
          <w:tcPr>
            <w:tcW w:w="4332" w:type="dxa"/>
          </w:tcPr>
          <w:p w14:paraId="2C83938B" w14:textId="5CA65551" w:rsidR="00C66EEB" w:rsidRPr="00FF3F12" w:rsidRDefault="000D2F7E" w:rsidP="0044683B">
            <w:pPr>
              <w:rPr>
                <w:rFonts w:ascii="仿宋" w:hAnsi="仿宋" w:cs="Times New Roman"/>
                <w:szCs w:val="21"/>
              </w:rPr>
            </w:pPr>
            <w:r w:rsidRPr="00FF3F12">
              <w:rPr>
                <w:rFonts w:ascii="仿宋" w:hAnsi="仿宋" w:cs="Times New Roman" w:hint="eastAsia"/>
                <w:szCs w:val="21"/>
              </w:rPr>
              <w:t>修改网内服务的划分，在</w:t>
            </w:r>
            <w:proofErr w:type="spellStart"/>
            <w:r w:rsidRPr="00FF3F12">
              <w:rPr>
                <w:rFonts w:ascii="仿宋" w:hAnsi="仿宋" w:cs="Times New Roman"/>
                <w:szCs w:val="21"/>
              </w:rPr>
              <w:t>idp</w:t>
            </w:r>
            <w:proofErr w:type="spellEnd"/>
            <w:r w:rsidRPr="00FF3F12">
              <w:rPr>
                <w:rFonts w:ascii="仿宋" w:hAnsi="仿宋" w:cs="Times New Roman"/>
                <w:szCs w:val="21"/>
              </w:rPr>
              <w:t>字段</w:t>
            </w:r>
            <w:r w:rsidR="003415F7" w:rsidRPr="00FF3F12">
              <w:rPr>
                <w:rFonts w:ascii="仿宋" w:hAnsi="仿宋" w:cs="Times New Roman" w:hint="eastAsia"/>
                <w:szCs w:val="21"/>
              </w:rPr>
              <w:t>增加</w:t>
            </w:r>
            <w:r w:rsidR="00532E49" w:rsidRPr="00FF3F12">
              <w:rPr>
                <w:rFonts w:ascii="仿宋" w:hAnsi="仿宋" w:cs="Times New Roman" w:hint="eastAsia"/>
                <w:szCs w:val="21"/>
              </w:rPr>
              <w:t>网内服务类型，细化偏好字段的设计</w:t>
            </w:r>
          </w:p>
        </w:tc>
      </w:tr>
      <w:tr w:rsidR="00C66EEB" w:rsidRPr="00FF3F12" w14:paraId="49843EA4" w14:textId="77777777" w:rsidTr="00391C2A">
        <w:tc>
          <w:tcPr>
            <w:tcW w:w="941" w:type="dxa"/>
          </w:tcPr>
          <w:p w14:paraId="35ACA7B5" w14:textId="2A154868" w:rsidR="00C66EEB" w:rsidRPr="00FF3F12" w:rsidRDefault="00BF1FEB" w:rsidP="0044683B">
            <w:pPr>
              <w:rPr>
                <w:rFonts w:ascii="仿宋" w:hAnsi="仿宋" w:cs="Times New Roman"/>
                <w:szCs w:val="21"/>
              </w:rPr>
            </w:pPr>
            <w:r w:rsidRPr="00FF3F12">
              <w:rPr>
                <w:rFonts w:ascii="仿宋" w:hAnsi="仿宋" w:cs="Times New Roman"/>
                <w:szCs w:val="21"/>
              </w:rPr>
              <w:t>V0.2</w:t>
            </w:r>
          </w:p>
        </w:tc>
        <w:tc>
          <w:tcPr>
            <w:tcW w:w="1322" w:type="dxa"/>
          </w:tcPr>
          <w:p w14:paraId="3BAA8B7E" w14:textId="2C5D0BE3" w:rsidR="00C66EEB" w:rsidRPr="00FF3F12" w:rsidRDefault="00BF1FEB" w:rsidP="0044683B">
            <w:pPr>
              <w:rPr>
                <w:rFonts w:ascii="仿宋" w:hAnsi="仿宋" w:cs="Times New Roman"/>
                <w:szCs w:val="21"/>
              </w:rPr>
            </w:pPr>
            <w:r w:rsidRPr="00FF3F12">
              <w:rPr>
                <w:rFonts w:ascii="仿宋" w:hAnsi="仿宋" w:cs="Times New Roman"/>
                <w:szCs w:val="21"/>
              </w:rPr>
              <w:t>2022-</w:t>
            </w:r>
            <w:r w:rsidR="00BC7DCA" w:rsidRPr="00FF3F12">
              <w:rPr>
                <w:rFonts w:ascii="仿宋" w:hAnsi="仿宋" w:cs="Times New Roman"/>
                <w:szCs w:val="21"/>
              </w:rPr>
              <w:t>9</w:t>
            </w:r>
            <w:r w:rsidRPr="00FF3F12">
              <w:rPr>
                <w:rFonts w:ascii="仿宋" w:hAnsi="仿宋" w:cs="Times New Roman"/>
                <w:szCs w:val="21"/>
              </w:rPr>
              <w:t>-</w:t>
            </w:r>
            <w:r w:rsidR="00BC7DCA" w:rsidRPr="00FF3F12">
              <w:rPr>
                <w:rFonts w:ascii="仿宋" w:hAnsi="仿宋" w:cs="Times New Roman"/>
                <w:szCs w:val="21"/>
              </w:rPr>
              <w:t>2</w:t>
            </w:r>
          </w:p>
        </w:tc>
        <w:tc>
          <w:tcPr>
            <w:tcW w:w="1701" w:type="dxa"/>
          </w:tcPr>
          <w:p w14:paraId="18B63838" w14:textId="0E072B68" w:rsidR="00C66EEB" w:rsidRPr="00FF3F12" w:rsidRDefault="00F04838" w:rsidP="0044683B">
            <w:pPr>
              <w:rPr>
                <w:rFonts w:ascii="仿宋" w:hAnsi="仿宋" w:cs="Times New Roman"/>
                <w:szCs w:val="21"/>
              </w:rPr>
            </w:pPr>
            <w:r w:rsidRPr="00FF3F12">
              <w:rPr>
                <w:rFonts w:ascii="仿宋" w:hAnsi="仿宋" w:cs="Times New Roman" w:hint="eastAsia"/>
                <w:szCs w:val="21"/>
              </w:rPr>
              <w:t>韩锐、李杨</w:t>
            </w:r>
          </w:p>
        </w:tc>
        <w:tc>
          <w:tcPr>
            <w:tcW w:w="4332" w:type="dxa"/>
          </w:tcPr>
          <w:p w14:paraId="21976ED9" w14:textId="5A0E5C9D" w:rsidR="00C66EEB" w:rsidRPr="00FF3F12" w:rsidRDefault="00BF1FEB" w:rsidP="0044683B">
            <w:pPr>
              <w:rPr>
                <w:rFonts w:ascii="仿宋" w:hAnsi="仿宋" w:cs="Times New Roman"/>
                <w:szCs w:val="21"/>
              </w:rPr>
            </w:pPr>
            <w:r w:rsidRPr="00FF3F12">
              <w:rPr>
                <w:rFonts w:ascii="仿宋" w:hAnsi="仿宋" w:cs="Times New Roman" w:hint="eastAsia"/>
                <w:szCs w:val="21"/>
              </w:rPr>
              <w:t>调整整体设计思路，增加</w:t>
            </w:r>
            <w:r w:rsidRPr="00FF3F12">
              <w:rPr>
                <w:rFonts w:ascii="仿宋" w:hAnsi="仿宋" w:cs="Times New Roman"/>
                <w:szCs w:val="21"/>
              </w:rPr>
              <w:t>ID</w:t>
            </w:r>
            <w:r w:rsidRPr="00FF3F12">
              <w:rPr>
                <w:rFonts w:ascii="仿宋" w:hAnsi="仿宋" w:cs="Times New Roman" w:hint="eastAsia"/>
                <w:szCs w:val="21"/>
              </w:rPr>
              <w:t>传输层，提供</w:t>
            </w:r>
            <w:r w:rsidR="00BC7DCA" w:rsidRPr="00FF3F12">
              <w:rPr>
                <w:rFonts w:ascii="仿宋" w:hAnsi="仿宋" w:cs="Times New Roman" w:hint="eastAsia"/>
                <w:szCs w:val="21"/>
              </w:rPr>
              <w:t>基于</w:t>
            </w:r>
            <w:r w:rsidR="00BC7DCA" w:rsidRPr="00FF3F12">
              <w:rPr>
                <w:rFonts w:ascii="仿宋" w:hAnsi="仿宋" w:cs="Times New Roman"/>
                <w:szCs w:val="21"/>
              </w:rPr>
              <w:t>ID</w:t>
            </w:r>
            <w:r w:rsidRPr="00FF3F12">
              <w:rPr>
                <w:rFonts w:ascii="仿宋" w:hAnsi="仿宋" w:cs="Times New Roman" w:hint="eastAsia"/>
                <w:szCs w:val="21"/>
              </w:rPr>
              <w:t>数据包层面传输，包含</w:t>
            </w:r>
            <w:r w:rsidRPr="00FF3F12">
              <w:rPr>
                <w:rFonts w:ascii="仿宋" w:hAnsi="仿宋" w:cs="Times New Roman"/>
                <w:szCs w:val="21"/>
              </w:rPr>
              <w:t>IDP</w:t>
            </w:r>
            <w:r w:rsidRPr="00FF3F12">
              <w:rPr>
                <w:rFonts w:ascii="仿宋" w:hAnsi="仿宋" w:cs="Times New Roman" w:hint="eastAsia"/>
                <w:szCs w:val="21"/>
              </w:rPr>
              <w:t>机制</w:t>
            </w:r>
            <w:r w:rsidRPr="00FF3F12">
              <w:rPr>
                <w:rFonts w:ascii="仿宋" w:hAnsi="仿宋" w:cs="Times New Roman"/>
                <w:szCs w:val="21"/>
              </w:rPr>
              <w:t xml:space="preserve"> </w:t>
            </w:r>
          </w:p>
        </w:tc>
      </w:tr>
      <w:tr w:rsidR="00C66EEB" w:rsidRPr="00FF3F12" w14:paraId="1CCA3BA3" w14:textId="77777777" w:rsidTr="00391C2A">
        <w:tc>
          <w:tcPr>
            <w:tcW w:w="941" w:type="dxa"/>
          </w:tcPr>
          <w:p w14:paraId="7164022D" w14:textId="4BDD5B45" w:rsidR="00C66EEB" w:rsidRPr="00FF3F12" w:rsidRDefault="0000506B" w:rsidP="0044683B">
            <w:pPr>
              <w:rPr>
                <w:rFonts w:ascii="仿宋" w:hAnsi="仿宋" w:cs="Times New Roman"/>
                <w:szCs w:val="21"/>
              </w:rPr>
            </w:pPr>
            <w:r w:rsidRPr="00FF3F12">
              <w:rPr>
                <w:rFonts w:ascii="仿宋" w:hAnsi="仿宋" w:cs="Times New Roman"/>
                <w:szCs w:val="21"/>
              </w:rPr>
              <w:t>V0.3</w:t>
            </w:r>
          </w:p>
        </w:tc>
        <w:tc>
          <w:tcPr>
            <w:tcW w:w="1322" w:type="dxa"/>
          </w:tcPr>
          <w:p w14:paraId="24B46811" w14:textId="2D1D765D" w:rsidR="00C66EEB" w:rsidRPr="00FF3F12" w:rsidRDefault="0000506B" w:rsidP="0044683B">
            <w:pPr>
              <w:rPr>
                <w:rFonts w:ascii="仿宋" w:hAnsi="仿宋" w:cs="Times New Roman"/>
                <w:szCs w:val="21"/>
              </w:rPr>
            </w:pPr>
            <w:r w:rsidRPr="00FF3F12">
              <w:rPr>
                <w:rFonts w:ascii="仿宋" w:hAnsi="仿宋" w:cs="Times New Roman"/>
                <w:szCs w:val="21"/>
              </w:rPr>
              <w:t>2022-9-</w:t>
            </w:r>
            <w:r w:rsidR="00403CFB" w:rsidRPr="00FF3F12">
              <w:rPr>
                <w:rFonts w:ascii="仿宋" w:hAnsi="仿宋" w:cs="Times New Roman"/>
                <w:szCs w:val="21"/>
              </w:rPr>
              <w:t>5</w:t>
            </w:r>
          </w:p>
        </w:tc>
        <w:tc>
          <w:tcPr>
            <w:tcW w:w="1701" w:type="dxa"/>
          </w:tcPr>
          <w:p w14:paraId="3809276C" w14:textId="67F6A102" w:rsidR="00C66EEB" w:rsidRPr="00FF3F12" w:rsidRDefault="0000506B" w:rsidP="0044683B">
            <w:pPr>
              <w:rPr>
                <w:rFonts w:ascii="仿宋" w:hAnsi="仿宋" w:cs="Times New Roman"/>
                <w:szCs w:val="21"/>
              </w:rPr>
            </w:pPr>
            <w:r w:rsidRPr="00FF3F12">
              <w:rPr>
                <w:rFonts w:ascii="仿宋" w:hAnsi="仿宋" w:cs="Times New Roman" w:hint="eastAsia"/>
                <w:szCs w:val="21"/>
              </w:rPr>
              <w:t>李杨</w:t>
            </w:r>
          </w:p>
        </w:tc>
        <w:tc>
          <w:tcPr>
            <w:tcW w:w="4332" w:type="dxa"/>
          </w:tcPr>
          <w:p w14:paraId="523A2C81" w14:textId="794F0157" w:rsidR="00C66EEB" w:rsidRPr="00FF3F12" w:rsidRDefault="0000506B" w:rsidP="0044683B">
            <w:pPr>
              <w:rPr>
                <w:rFonts w:ascii="仿宋" w:hAnsi="仿宋" w:cs="Times New Roman"/>
                <w:szCs w:val="21"/>
              </w:rPr>
            </w:pPr>
            <w:r w:rsidRPr="00FF3F12">
              <w:rPr>
                <w:rFonts w:ascii="仿宋" w:hAnsi="仿宋" w:cs="Times New Roman" w:hint="eastAsia"/>
                <w:szCs w:val="21"/>
              </w:rPr>
              <w:t>基于讨论</w:t>
            </w:r>
            <w:r w:rsidR="00403CFB" w:rsidRPr="00FF3F12">
              <w:rPr>
                <w:rFonts w:ascii="仿宋" w:hAnsi="仿宋" w:cs="Times New Roman" w:hint="eastAsia"/>
                <w:szCs w:val="21"/>
              </w:rPr>
              <w:t>结论，</w:t>
            </w:r>
            <w:r w:rsidRPr="00FF3F12">
              <w:rPr>
                <w:rFonts w:ascii="仿宋" w:hAnsi="仿宋" w:cs="Times New Roman" w:hint="eastAsia"/>
                <w:szCs w:val="21"/>
              </w:rPr>
              <w:t>更新文档</w:t>
            </w:r>
          </w:p>
        </w:tc>
      </w:tr>
      <w:tr w:rsidR="00391C2A" w:rsidRPr="00FF3F12" w14:paraId="20867E3F" w14:textId="77777777" w:rsidTr="00391C2A">
        <w:tc>
          <w:tcPr>
            <w:tcW w:w="941" w:type="dxa"/>
          </w:tcPr>
          <w:p w14:paraId="155EAFD6" w14:textId="26503D7B" w:rsidR="00391C2A" w:rsidRPr="00FF3F12" w:rsidRDefault="00391C2A" w:rsidP="00391C2A">
            <w:pPr>
              <w:rPr>
                <w:rFonts w:ascii="仿宋" w:hAnsi="仿宋" w:cs="Times New Roman"/>
                <w:szCs w:val="21"/>
              </w:rPr>
            </w:pPr>
            <w:r w:rsidRPr="00FF3F12">
              <w:rPr>
                <w:rFonts w:ascii="仿宋" w:hAnsi="仿宋" w:cs="Times New Roman"/>
                <w:szCs w:val="21"/>
              </w:rPr>
              <w:t>V0.4</w:t>
            </w:r>
          </w:p>
        </w:tc>
        <w:tc>
          <w:tcPr>
            <w:tcW w:w="1322" w:type="dxa"/>
          </w:tcPr>
          <w:p w14:paraId="6C8C737D" w14:textId="44DA3266" w:rsidR="00391C2A" w:rsidRPr="00FF3F12" w:rsidRDefault="00391C2A" w:rsidP="00391C2A">
            <w:pPr>
              <w:rPr>
                <w:rFonts w:ascii="仿宋" w:hAnsi="仿宋" w:cs="Times New Roman"/>
                <w:szCs w:val="21"/>
              </w:rPr>
            </w:pPr>
            <w:r w:rsidRPr="00FF3F12">
              <w:rPr>
                <w:rFonts w:ascii="仿宋" w:hAnsi="仿宋" w:cs="Times New Roman"/>
                <w:szCs w:val="21"/>
              </w:rPr>
              <w:t>2022-10-</w:t>
            </w:r>
            <w:r w:rsidR="000B3E3D" w:rsidRPr="00FF3F12">
              <w:rPr>
                <w:rFonts w:ascii="仿宋" w:hAnsi="仿宋" w:cs="Times New Roman"/>
                <w:szCs w:val="21"/>
              </w:rPr>
              <w:t>30</w:t>
            </w:r>
          </w:p>
        </w:tc>
        <w:tc>
          <w:tcPr>
            <w:tcW w:w="1701" w:type="dxa"/>
          </w:tcPr>
          <w:p w14:paraId="63377EF0" w14:textId="6ECF7801" w:rsidR="00391C2A" w:rsidRPr="00FF3F12" w:rsidRDefault="00391C2A" w:rsidP="00391C2A">
            <w:pPr>
              <w:rPr>
                <w:rFonts w:ascii="仿宋" w:hAnsi="仿宋" w:cs="Times New Roman"/>
                <w:szCs w:val="21"/>
              </w:rPr>
            </w:pPr>
            <w:r w:rsidRPr="00FF3F12">
              <w:rPr>
                <w:rFonts w:ascii="仿宋" w:hAnsi="仿宋" w:cs="Times New Roman" w:hint="eastAsia"/>
                <w:szCs w:val="21"/>
              </w:rPr>
              <w:t>李杨</w:t>
            </w:r>
          </w:p>
        </w:tc>
        <w:tc>
          <w:tcPr>
            <w:tcW w:w="4332" w:type="dxa"/>
          </w:tcPr>
          <w:p w14:paraId="283BB92C" w14:textId="77777777" w:rsidR="00391C2A" w:rsidRPr="00FF3F12" w:rsidRDefault="00391C2A" w:rsidP="00391C2A">
            <w:pPr>
              <w:pStyle w:val="ab"/>
              <w:ind w:firstLineChars="0" w:firstLine="0"/>
              <w:rPr>
                <w:rFonts w:ascii="仿宋" w:hAnsi="仿宋" w:cs="Times New Roman"/>
                <w:sz w:val="21"/>
                <w:szCs w:val="21"/>
              </w:rPr>
            </w:pPr>
            <w:r w:rsidRPr="00FF3F12">
              <w:rPr>
                <w:rFonts w:ascii="仿宋" w:hAnsi="仿宋" w:cs="Times New Roman"/>
                <w:sz w:val="21"/>
                <w:szCs w:val="21"/>
              </w:rPr>
              <w:t>1</w:t>
            </w:r>
            <w:r w:rsidRPr="00FF3F12">
              <w:rPr>
                <w:rFonts w:ascii="仿宋" w:hAnsi="仿宋" w:cs="Times New Roman" w:hint="eastAsia"/>
                <w:sz w:val="21"/>
                <w:szCs w:val="21"/>
              </w:rPr>
              <w:t>）第</w:t>
            </w:r>
            <w:r w:rsidRPr="00FF3F12">
              <w:rPr>
                <w:rFonts w:ascii="仿宋" w:hAnsi="仿宋" w:cs="Times New Roman"/>
                <w:sz w:val="21"/>
                <w:szCs w:val="21"/>
              </w:rPr>
              <w:t>1</w:t>
            </w:r>
            <w:r w:rsidRPr="00FF3F12">
              <w:rPr>
                <w:rFonts w:ascii="仿宋" w:hAnsi="仿宋" w:cs="Times New Roman" w:hint="eastAsia"/>
                <w:sz w:val="21"/>
                <w:szCs w:val="21"/>
              </w:rPr>
              <w:t>章，更新</w:t>
            </w:r>
            <w:r w:rsidRPr="00FF3F12">
              <w:rPr>
                <w:rFonts w:ascii="仿宋" w:hAnsi="仿宋" w:cs="Times New Roman"/>
                <w:sz w:val="21"/>
                <w:szCs w:val="21"/>
              </w:rPr>
              <w:t>SEAID</w:t>
            </w:r>
            <w:r w:rsidRPr="00FF3F12">
              <w:rPr>
                <w:rFonts w:ascii="仿宋" w:hAnsi="仿宋" w:cs="Times New Roman" w:hint="eastAsia"/>
                <w:sz w:val="21"/>
                <w:szCs w:val="21"/>
              </w:rPr>
              <w:t>描述</w:t>
            </w:r>
          </w:p>
          <w:p w14:paraId="163B9BBD" w14:textId="77777777" w:rsidR="00391C2A" w:rsidRPr="00FF3F12" w:rsidRDefault="00391C2A" w:rsidP="00391C2A">
            <w:pPr>
              <w:pStyle w:val="ab"/>
              <w:ind w:firstLineChars="0" w:firstLine="0"/>
              <w:rPr>
                <w:rFonts w:ascii="仿宋" w:hAnsi="仿宋" w:cs="Times New Roman"/>
                <w:sz w:val="21"/>
                <w:szCs w:val="21"/>
              </w:rPr>
            </w:pPr>
            <w:r w:rsidRPr="00FF3F12">
              <w:rPr>
                <w:rFonts w:ascii="仿宋" w:hAnsi="仿宋" w:cs="Times New Roman"/>
                <w:sz w:val="21"/>
                <w:szCs w:val="21"/>
              </w:rPr>
              <w:t>2</w:t>
            </w:r>
            <w:r w:rsidRPr="00FF3F12">
              <w:rPr>
                <w:rFonts w:ascii="仿宋" w:hAnsi="仿宋" w:cs="Times New Roman" w:hint="eastAsia"/>
                <w:sz w:val="21"/>
                <w:szCs w:val="21"/>
              </w:rPr>
              <w:t>）第</w:t>
            </w:r>
            <w:r w:rsidRPr="00FF3F12">
              <w:rPr>
                <w:rFonts w:ascii="仿宋" w:hAnsi="仿宋" w:cs="Times New Roman"/>
                <w:sz w:val="21"/>
                <w:szCs w:val="21"/>
              </w:rPr>
              <w:t>2</w:t>
            </w:r>
            <w:r w:rsidRPr="00FF3F12">
              <w:rPr>
                <w:rFonts w:ascii="仿宋" w:hAnsi="仿宋" w:cs="Times New Roman" w:hint="eastAsia"/>
                <w:sz w:val="21"/>
                <w:szCs w:val="21"/>
              </w:rPr>
              <w:t>，</w:t>
            </w:r>
            <w:r w:rsidRPr="00FF3F12">
              <w:rPr>
                <w:rFonts w:ascii="仿宋" w:hAnsi="仿宋" w:cs="Times New Roman"/>
                <w:sz w:val="21"/>
                <w:szCs w:val="21"/>
              </w:rPr>
              <w:t>3</w:t>
            </w:r>
            <w:r w:rsidRPr="00FF3F12">
              <w:rPr>
                <w:rFonts w:ascii="仿宋" w:hAnsi="仿宋" w:cs="Times New Roman" w:hint="eastAsia"/>
                <w:sz w:val="21"/>
                <w:szCs w:val="21"/>
              </w:rPr>
              <w:t>章，添加</w:t>
            </w:r>
            <w:r w:rsidRPr="00FF3F12">
              <w:rPr>
                <w:rFonts w:ascii="仿宋" w:hAnsi="仿宋" w:cs="Times New Roman"/>
                <w:sz w:val="21"/>
                <w:szCs w:val="21"/>
              </w:rPr>
              <w:t>SEASP</w:t>
            </w:r>
            <w:r w:rsidRPr="00FF3F12">
              <w:rPr>
                <w:rFonts w:ascii="仿宋" w:hAnsi="仿宋" w:cs="Times New Roman" w:hint="eastAsia"/>
                <w:sz w:val="21"/>
                <w:szCs w:val="21"/>
              </w:rPr>
              <w:t>描述</w:t>
            </w:r>
          </w:p>
          <w:p w14:paraId="07D25178" w14:textId="77777777" w:rsidR="00391C2A" w:rsidRPr="00FF3F12" w:rsidRDefault="00391C2A" w:rsidP="00391C2A">
            <w:pPr>
              <w:pStyle w:val="ab"/>
              <w:ind w:firstLineChars="0" w:firstLine="0"/>
              <w:rPr>
                <w:rFonts w:ascii="仿宋" w:hAnsi="仿宋" w:cs="Times New Roman"/>
                <w:sz w:val="21"/>
                <w:szCs w:val="21"/>
              </w:rPr>
            </w:pPr>
            <w:r w:rsidRPr="00FF3F12">
              <w:rPr>
                <w:rFonts w:ascii="仿宋" w:hAnsi="仿宋" w:cs="Times New Roman"/>
                <w:sz w:val="21"/>
                <w:szCs w:val="21"/>
              </w:rPr>
              <w:t>3</w:t>
            </w:r>
            <w:r w:rsidRPr="00FF3F12">
              <w:rPr>
                <w:rFonts w:ascii="仿宋" w:hAnsi="仿宋" w:cs="Times New Roman" w:hint="eastAsia"/>
                <w:sz w:val="21"/>
                <w:szCs w:val="21"/>
              </w:rPr>
              <w:t>）第</w:t>
            </w:r>
            <w:r w:rsidRPr="00FF3F12">
              <w:rPr>
                <w:rFonts w:ascii="仿宋" w:hAnsi="仿宋" w:cs="Times New Roman"/>
                <w:sz w:val="21"/>
                <w:szCs w:val="21"/>
              </w:rPr>
              <w:t>4</w:t>
            </w:r>
            <w:r w:rsidRPr="00FF3F12">
              <w:rPr>
                <w:rFonts w:ascii="仿宋" w:hAnsi="仿宋" w:cs="Times New Roman" w:hint="eastAsia"/>
                <w:sz w:val="21"/>
                <w:szCs w:val="21"/>
              </w:rPr>
              <w:t>章，补充</w:t>
            </w:r>
            <w:r w:rsidRPr="00FF3F12">
              <w:rPr>
                <w:rFonts w:ascii="仿宋" w:hAnsi="仿宋" w:cs="Times New Roman"/>
                <w:sz w:val="21"/>
                <w:szCs w:val="21"/>
              </w:rPr>
              <w:t>IDP Preference</w:t>
            </w:r>
            <w:r w:rsidRPr="00FF3F12">
              <w:rPr>
                <w:rFonts w:ascii="仿宋" w:hAnsi="仿宋" w:cs="Times New Roman" w:hint="eastAsia"/>
                <w:sz w:val="21"/>
                <w:szCs w:val="21"/>
              </w:rPr>
              <w:t>字段定义</w:t>
            </w:r>
          </w:p>
          <w:p w14:paraId="2A8C17BA" w14:textId="77777777" w:rsidR="00391C2A" w:rsidRPr="00FF3F12" w:rsidRDefault="00391C2A" w:rsidP="00391C2A">
            <w:pPr>
              <w:pStyle w:val="ab"/>
              <w:ind w:firstLineChars="0" w:firstLine="0"/>
              <w:rPr>
                <w:rFonts w:ascii="仿宋" w:hAnsi="仿宋" w:cs="Times New Roman"/>
                <w:sz w:val="21"/>
                <w:szCs w:val="21"/>
              </w:rPr>
            </w:pPr>
            <w:r w:rsidRPr="00FF3F12">
              <w:rPr>
                <w:rFonts w:ascii="仿宋" w:hAnsi="仿宋" w:cs="Times New Roman"/>
                <w:sz w:val="21"/>
                <w:szCs w:val="21"/>
              </w:rPr>
              <w:t>4</w:t>
            </w:r>
            <w:r w:rsidRPr="00FF3F12">
              <w:rPr>
                <w:rFonts w:ascii="仿宋" w:hAnsi="仿宋" w:cs="Times New Roman" w:hint="eastAsia"/>
                <w:sz w:val="21"/>
                <w:szCs w:val="21"/>
              </w:rPr>
              <w:t>）增加第</w:t>
            </w:r>
            <w:r w:rsidRPr="00FF3F12">
              <w:rPr>
                <w:rFonts w:ascii="仿宋" w:hAnsi="仿宋" w:cs="Times New Roman"/>
                <w:sz w:val="21"/>
                <w:szCs w:val="21"/>
              </w:rPr>
              <w:t>6</w:t>
            </w:r>
            <w:r w:rsidRPr="00FF3F12">
              <w:rPr>
                <w:rFonts w:ascii="仿宋" w:hAnsi="仿宋" w:cs="Times New Roman" w:hint="eastAsia"/>
                <w:sz w:val="21"/>
                <w:szCs w:val="21"/>
              </w:rPr>
              <w:t>章：</w:t>
            </w:r>
            <w:r w:rsidRPr="00FF3F12">
              <w:rPr>
                <w:rFonts w:ascii="仿宋" w:hAnsi="仿宋" w:cs="Times New Roman"/>
                <w:sz w:val="21"/>
                <w:szCs w:val="21"/>
              </w:rPr>
              <w:t>SEASP</w:t>
            </w:r>
            <w:r w:rsidRPr="00FF3F12">
              <w:rPr>
                <w:rFonts w:ascii="仿宋" w:hAnsi="仿宋" w:cs="Times New Roman" w:hint="eastAsia"/>
                <w:sz w:val="21"/>
                <w:szCs w:val="21"/>
              </w:rPr>
              <w:t>设计</w:t>
            </w:r>
          </w:p>
          <w:p w14:paraId="3A2C6059" w14:textId="77777777" w:rsidR="00391C2A" w:rsidRPr="00FF3F12" w:rsidRDefault="00391C2A" w:rsidP="00391C2A">
            <w:pPr>
              <w:rPr>
                <w:rFonts w:ascii="仿宋" w:hAnsi="仿宋" w:cs="Times New Roman"/>
                <w:szCs w:val="21"/>
              </w:rPr>
            </w:pPr>
            <w:r w:rsidRPr="00FF3F12">
              <w:rPr>
                <w:rFonts w:ascii="仿宋" w:hAnsi="仿宋" w:cs="Times New Roman"/>
                <w:szCs w:val="21"/>
              </w:rPr>
              <w:t>5</w:t>
            </w:r>
            <w:r w:rsidRPr="00FF3F12">
              <w:rPr>
                <w:rFonts w:ascii="仿宋" w:hAnsi="仿宋" w:cs="Times New Roman" w:hint="eastAsia"/>
                <w:szCs w:val="21"/>
              </w:rPr>
              <w:t>）补充第</w:t>
            </w:r>
            <w:r w:rsidRPr="00FF3F12">
              <w:rPr>
                <w:rFonts w:ascii="仿宋" w:hAnsi="仿宋" w:cs="Times New Roman"/>
                <w:szCs w:val="21"/>
              </w:rPr>
              <w:t>7</w:t>
            </w:r>
            <w:r w:rsidRPr="00FF3F12">
              <w:rPr>
                <w:rFonts w:ascii="仿宋" w:hAnsi="仿宋" w:cs="Times New Roman" w:hint="eastAsia"/>
                <w:szCs w:val="21"/>
              </w:rPr>
              <w:t>章：</w:t>
            </w:r>
            <w:r w:rsidRPr="00FF3F12">
              <w:rPr>
                <w:rFonts w:ascii="仿宋" w:hAnsi="仿宋" w:cs="Times New Roman"/>
                <w:szCs w:val="21"/>
              </w:rPr>
              <w:t>SEADP</w:t>
            </w:r>
            <w:r w:rsidRPr="00FF3F12">
              <w:rPr>
                <w:rFonts w:ascii="仿宋" w:hAnsi="仿宋" w:cs="Times New Roman" w:hint="eastAsia"/>
                <w:szCs w:val="21"/>
              </w:rPr>
              <w:t>设计</w:t>
            </w:r>
          </w:p>
          <w:p w14:paraId="630DB931" w14:textId="2EB5E22D" w:rsidR="00391C2A" w:rsidRPr="00FF3F12" w:rsidRDefault="00391C2A" w:rsidP="00391C2A">
            <w:pPr>
              <w:rPr>
                <w:rFonts w:ascii="仿宋" w:hAnsi="仿宋" w:cs="Times New Roman"/>
                <w:szCs w:val="21"/>
              </w:rPr>
            </w:pPr>
            <w:r w:rsidRPr="00FF3F12">
              <w:rPr>
                <w:rFonts w:ascii="仿宋" w:hAnsi="仿宋" w:cs="Times New Roman"/>
                <w:szCs w:val="21"/>
              </w:rPr>
              <w:t>6）修改第8章：</w:t>
            </w:r>
            <w:r w:rsidR="006442C0" w:rsidRPr="00FF3F12">
              <w:rPr>
                <w:rFonts w:ascii="仿宋" w:hAnsi="仿宋" w:cs="Times New Roman"/>
                <w:szCs w:val="21"/>
              </w:rPr>
              <w:t>SEAUP</w:t>
            </w:r>
            <w:r w:rsidRPr="00FF3F12">
              <w:rPr>
                <w:rFonts w:ascii="仿宋" w:hAnsi="仿宋" w:cs="Times New Roman" w:hint="eastAsia"/>
                <w:szCs w:val="21"/>
              </w:rPr>
              <w:t>设计</w:t>
            </w:r>
          </w:p>
        </w:tc>
      </w:tr>
      <w:tr w:rsidR="00C66EEB" w:rsidRPr="00FF3F12" w14:paraId="2A75BE5D" w14:textId="77777777" w:rsidTr="00391C2A">
        <w:tc>
          <w:tcPr>
            <w:tcW w:w="941" w:type="dxa"/>
          </w:tcPr>
          <w:p w14:paraId="62A5EA83" w14:textId="31D9BC12" w:rsidR="00C66EEB" w:rsidRPr="00FF3F12" w:rsidRDefault="00842282" w:rsidP="0044683B">
            <w:pPr>
              <w:rPr>
                <w:rFonts w:ascii="仿宋" w:hAnsi="仿宋" w:cs="Times New Roman"/>
                <w:szCs w:val="21"/>
              </w:rPr>
            </w:pPr>
            <w:r w:rsidRPr="00FF3F12">
              <w:rPr>
                <w:rFonts w:ascii="仿宋" w:hAnsi="仿宋" w:cs="Times New Roman"/>
                <w:szCs w:val="21"/>
              </w:rPr>
              <w:t>V0.</w:t>
            </w:r>
            <w:r w:rsidR="00403A5D" w:rsidRPr="00FF3F12">
              <w:rPr>
                <w:rFonts w:ascii="仿宋" w:hAnsi="仿宋" w:cs="Times New Roman"/>
                <w:szCs w:val="21"/>
              </w:rPr>
              <w:t>5</w:t>
            </w:r>
          </w:p>
        </w:tc>
        <w:tc>
          <w:tcPr>
            <w:tcW w:w="1322" w:type="dxa"/>
          </w:tcPr>
          <w:p w14:paraId="12228334" w14:textId="61FFC450" w:rsidR="00C66EEB" w:rsidRPr="00FF3F12" w:rsidRDefault="00842282" w:rsidP="0044683B">
            <w:pPr>
              <w:rPr>
                <w:rFonts w:ascii="仿宋" w:hAnsi="仿宋" w:cs="Times New Roman"/>
                <w:szCs w:val="21"/>
              </w:rPr>
            </w:pPr>
            <w:r w:rsidRPr="00FF3F12">
              <w:rPr>
                <w:rFonts w:ascii="仿宋" w:hAnsi="仿宋" w:cs="Times New Roman"/>
                <w:szCs w:val="21"/>
              </w:rPr>
              <w:t>2022-11-</w:t>
            </w:r>
            <w:r w:rsidR="00403A5D" w:rsidRPr="00FF3F12">
              <w:rPr>
                <w:rFonts w:ascii="仿宋" w:hAnsi="仿宋" w:cs="Times New Roman"/>
                <w:szCs w:val="21"/>
              </w:rPr>
              <w:t>4</w:t>
            </w:r>
          </w:p>
        </w:tc>
        <w:tc>
          <w:tcPr>
            <w:tcW w:w="1701" w:type="dxa"/>
          </w:tcPr>
          <w:p w14:paraId="51100CAD" w14:textId="52D0B609" w:rsidR="00C66EEB" w:rsidRPr="00FF3F12" w:rsidRDefault="00842282" w:rsidP="0044683B">
            <w:pPr>
              <w:rPr>
                <w:rFonts w:ascii="仿宋" w:hAnsi="仿宋" w:cs="Times New Roman"/>
                <w:szCs w:val="21"/>
              </w:rPr>
            </w:pPr>
            <w:r w:rsidRPr="00FF3F12">
              <w:rPr>
                <w:rFonts w:ascii="仿宋" w:hAnsi="仿宋" w:cs="Times New Roman" w:hint="eastAsia"/>
                <w:szCs w:val="21"/>
              </w:rPr>
              <w:t>李杨</w:t>
            </w:r>
          </w:p>
        </w:tc>
        <w:tc>
          <w:tcPr>
            <w:tcW w:w="4332" w:type="dxa"/>
          </w:tcPr>
          <w:p w14:paraId="02050360" w14:textId="5D7FC087" w:rsidR="00C66EEB" w:rsidRPr="00FF3F12" w:rsidRDefault="00842282" w:rsidP="0044683B">
            <w:pPr>
              <w:pStyle w:val="ab"/>
              <w:ind w:firstLineChars="0" w:firstLine="0"/>
              <w:rPr>
                <w:rFonts w:ascii="仿宋" w:hAnsi="仿宋" w:cs="Times New Roman"/>
                <w:sz w:val="21"/>
                <w:szCs w:val="21"/>
              </w:rPr>
            </w:pPr>
            <w:r w:rsidRPr="00FF3F12">
              <w:rPr>
                <w:rFonts w:ascii="仿宋" w:hAnsi="仿宋" w:cs="Times New Roman"/>
                <w:sz w:val="21"/>
                <w:szCs w:val="21"/>
              </w:rPr>
              <w:t>1）</w:t>
            </w:r>
            <w:r w:rsidR="004D1A34" w:rsidRPr="00FF3F12">
              <w:rPr>
                <w:rFonts w:ascii="仿宋" w:hAnsi="仿宋" w:cs="Times New Roman" w:hint="eastAsia"/>
                <w:sz w:val="21"/>
                <w:szCs w:val="21"/>
              </w:rPr>
              <w:t>补充了</w:t>
            </w:r>
            <w:r w:rsidR="004D1A34" w:rsidRPr="00FF3F12">
              <w:rPr>
                <w:rFonts w:ascii="仿宋" w:hAnsi="仿宋" w:cs="Times New Roman"/>
                <w:sz w:val="21"/>
                <w:szCs w:val="21"/>
              </w:rPr>
              <w:t>IDP</w:t>
            </w:r>
            <w:r w:rsidR="004D1A34" w:rsidRPr="00FF3F12">
              <w:rPr>
                <w:rFonts w:ascii="仿宋" w:hAnsi="仿宋" w:cs="Times New Roman" w:hint="eastAsia"/>
                <w:sz w:val="21"/>
                <w:szCs w:val="21"/>
              </w:rPr>
              <w:t>首部</w:t>
            </w:r>
            <w:r w:rsidR="004D1A34" w:rsidRPr="00FF3F12">
              <w:rPr>
                <w:rFonts w:ascii="仿宋" w:hAnsi="仿宋" w:cs="Times New Roman"/>
                <w:sz w:val="21"/>
                <w:szCs w:val="21"/>
              </w:rPr>
              <w:t>IrA Flag</w:t>
            </w:r>
            <w:r w:rsidR="004D1A34" w:rsidRPr="00FF3F12">
              <w:rPr>
                <w:rFonts w:ascii="仿宋" w:hAnsi="仿宋" w:cs="Times New Roman" w:hint="eastAsia"/>
                <w:sz w:val="21"/>
                <w:szCs w:val="21"/>
              </w:rPr>
              <w:t>和</w:t>
            </w:r>
            <w:r w:rsidR="004D1A34" w:rsidRPr="00FF3F12">
              <w:rPr>
                <w:rFonts w:ascii="仿宋" w:hAnsi="仿宋" w:cs="Times New Roman"/>
                <w:sz w:val="21"/>
                <w:szCs w:val="21"/>
              </w:rPr>
              <w:t>IrA para</w:t>
            </w:r>
            <w:r w:rsidR="004D1A34" w:rsidRPr="00FF3F12">
              <w:rPr>
                <w:rFonts w:ascii="仿宋" w:hAnsi="仿宋" w:cs="Times New Roman" w:hint="eastAsia"/>
                <w:sz w:val="21"/>
                <w:szCs w:val="21"/>
              </w:rPr>
              <w:t>中关于缓存的定义</w:t>
            </w:r>
          </w:p>
          <w:p w14:paraId="0909D5C9" w14:textId="327D31E7" w:rsidR="004D1A34" w:rsidRPr="00FF3F12" w:rsidRDefault="004D1A34" w:rsidP="0044683B">
            <w:pPr>
              <w:pStyle w:val="ab"/>
              <w:ind w:firstLineChars="0" w:firstLine="0"/>
              <w:rPr>
                <w:rFonts w:ascii="仿宋" w:hAnsi="仿宋" w:cs="Times New Roman"/>
                <w:sz w:val="21"/>
                <w:szCs w:val="21"/>
              </w:rPr>
            </w:pPr>
            <w:r w:rsidRPr="00FF3F12">
              <w:rPr>
                <w:rFonts w:ascii="仿宋" w:hAnsi="仿宋" w:cs="Times New Roman"/>
                <w:sz w:val="21"/>
                <w:szCs w:val="21"/>
              </w:rPr>
              <w:t>2）修改IDP</w:t>
            </w:r>
            <w:r w:rsidRPr="00FF3F12">
              <w:rPr>
                <w:rFonts w:ascii="仿宋" w:hAnsi="仿宋" w:cs="Times New Roman" w:hint="eastAsia"/>
                <w:sz w:val="21"/>
                <w:szCs w:val="21"/>
              </w:rPr>
              <w:t>首部</w:t>
            </w:r>
            <w:r w:rsidRPr="00FF3F12">
              <w:rPr>
                <w:rFonts w:ascii="仿宋" w:hAnsi="仿宋" w:cs="Times New Roman"/>
                <w:sz w:val="21"/>
                <w:szCs w:val="21"/>
              </w:rPr>
              <w:t>Dest SEAID-s</w:t>
            </w:r>
            <w:r w:rsidRPr="00FF3F12">
              <w:rPr>
                <w:rFonts w:ascii="仿宋" w:hAnsi="仿宋" w:cs="Times New Roman" w:hint="eastAsia"/>
                <w:sz w:val="21"/>
                <w:szCs w:val="21"/>
              </w:rPr>
              <w:t>、</w:t>
            </w:r>
            <w:r w:rsidRPr="00FF3F12">
              <w:rPr>
                <w:rFonts w:ascii="仿宋" w:hAnsi="仿宋" w:cs="Times New Roman"/>
                <w:sz w:val="21"/>
                <w:szCs w:val="21"/>
              </w:rPr>
              <w:t>Source SEAID-s</w:t>
            </w:r>
            <w:r w:rsidR="00787A83" w:rsidRPr="00FF3F12">
              <w:rPr>
                <w:rFonts w:ascii="仿宋" w:hAnsi="仿宋" w:cs="Times New Roman" w:hint="eastAsia"/>
                <w:sz w:val="21"/>
                <w:szCs w:val="21"/>
              </w:rPr>
              <w:t>字段</w:t>
            </w:r>
            <w:r w:rsidRPr="00FF3F12">
              <w:rPr>
                <w:rFonts w:ascii="仿宋" w:hAnsi="仿宋" w:cs="Times New Roman" w:hint="eastAsia"/>
                <w:sz w:val="21"/>
                <w:szCs w:val="21"/>
              </w:rPr>
              <w:t>的</w:t>
            </w:r>
            <w:r w:rsidR="00787A83" w:rsidRPr="00FF3F12">
              <w:rPr>
                <w:rFonts w:ascii="仿宋" w:hAnsi="仿宋" w:cs="Times New Roman" w:hint="eastAsia"/>
                <w:sz w:val="21"/>
                <w:szCs w:val="21"/>
              </w:rPr>
              <w:t>长度和</w:t>
            </w:r>
            <w:r w:rsidRPr="00FF3F12">
              <w:rPr>
                <w:rFonts w:ascii="仿宋" w:hAnsi="仿宋" w:cs="Times New Roman" w:hint="eastAsia"/>
                <w:sz w:val="21"/>
                <w:szCs w:val="21"/>
              </w:rPr>
              <w:t>定义</w:t>
            </w:r>
            <w:r w:rsidR="00787A83" w:rsidRPr="00FF3F12">
              <w:rPr>
                <w:rFonts w:ascii="仿宋" w:hAnsi="仿宋" w:cs="Times New Roman" w:hint="eastAsia"/>
                <w:sz w:val="21"/>
                <w:szCs w:val="21"/>
              </w:rPr>
              <w:t>，将其修改为四个应用定义字段（长度为</w:t>
            </w:r>
            <w:r w:rsidR="00787A83" w:rsidRPr="00FF3F12">
              <w:rPr>
                <w:rFonts w:ascii="仿宋" w:hAnsi="仿宋" w:cs="Times New Roman"/>
                <w:sz w:val="21"/>
                <w:szCs w:val="21"/>
              </w:rPr>
              <w:t>16bytes</w:t>
            </w:r>
            <w:r w:rsidR="00787A83" w:rsidRPr="00FF3F12">
              <w:rPr>
                <w:rFonts w:ascii="仿宋" w:hAnsi="仿宋" w:cs="Times New Roman" w:hint="eastAsia"/>
                <w:sz w:val="21"/>
                <w:szCs w:val="21"/>
              </w:rPr>
              <w:t>），修改</w:t>
            </w:r>
            <w:r w:rsidR="00787A83" w:rsidRPr="00FF3F12">
              <w:rPr>
                <w:rFonts w:ascii="仿宋" w:hAnsi="仿宋" w:cs="Times New Roman"/>
                <w:sz w:val="21"/>
                <w:szCs w:val="21"/>
              </w:rPr>
              <w:t>Flag</w:t>
            </w:r>
            <w:r w:rsidR="00787A83" w:rsidRPr="00FF3F12">
              <w:rPr>
                <w:rFonts w:ascii="仿宋" w:hAnsi="仿宋" w:cs="Times New Roman" w:hint="eastAsia"/>
                <w:sz w:val="21"/>
                <w:szCs w:val="21"/>
              </w:rPr>
              <w:t>为</w:t>
            </w:r>
            <w:r w:rsidR="0061680E" w:rsidRPr="00FF3F12">
              <w:rPr>
                <w:rFonts w:ascii="仿宋" w:hAnsi="仿宋" w:cs="Times New Roman"/>
                <w:sz w:val="21"/>
                <w:szCs w:val="21"/>
              </w:rPr>
              <w:t>4</w:t>
            </w:r>
            <w:r w:rsidR="00787A83" w:rsidRPr="00FF3F12">
              <w:rPr>
                <w:rFonts w:ascii="仿宋" w:hAnsi="仿宋" w:cs="Times New Roman"/>
                <w:sz w:val="21"/>
                <w:szCs w:val="21"/>
              </w:rPr>
              <w:t>bits，Reserved</w:t>
            </w:r>
            <w:r w:rsidR="00787A83" w:rsidRPr="00FF3F12">
              <w:rPr>
                <w:rFonts w:ascii="仿宋" w:hAnsi="仿宋" w:cs="Times New Roman" w:hint="eastAsia"/>
                <w:sz w:val="21"/>
                <w:szCs w:val="21"/>
              </w:rPr>
              <w:t>为</w:t>
            </w:r>
            <w:r w:rsidR="0061680E" w:rsidRPr="00FF3F12">
              <w:rPr>
                <w:rFonts w:ascii="仿宋" w:hAnsi="仿宋" w:cs="Times New Roman"/>
                <w:sz w:val="21"/>
                <w:szCs w:val="21"/>
              </w:rPr>
              <w:t>4</w:t>
            </w:r>
            <w:r w:rsidR="00787A83" w:rsidRPr="00FF3F12">
              <w:rPr>
                <w:rFonts w:ascii="仿宋" w:hAnsi="仿宋" w:cs="Times New Roman"/>
                <w:sz w:val="21"/>
                <w:szCs w:val="21"/>
              </w:rPr>
              <w:t>bits</w:t>
            </w:r>
            <w:r w:rsidR="00894E7F" w:rsidRPr="00FF3F12">
              <w:rPr>
                <w:rFonts w:ascii="仿宋" w:hAnsi="仿宋" w:cs="Times New Roman" w:hint="eastAsia"/>
                <w:sz w:val="21"/>
                <w:szCs w:val="21"/>
              </w:rPr>
              <w:t>。增加附录</w:t>
            </w:r>
            <w:r w:rsidR="00894E7F" w:rsidRPr="00FF3F12">
              <w:rPr>
                <w:rFonts w:ascii="仿宋" w:hAnsi="仿宋" w:cs="Times New Roman"/>
                <w:sz w:val="21"/>
                <w:szCs w:val="21"/>
              </w:rPr>
              <w:t>9.2</w:t>
            </w:r>
            <w:r w:rsidR="00894E7F" w:rsidRPr="00FF3F12">
              <w:rPr>
                <w:rFonts w:ascii="仿宋" w:hAnsi="仿宋" w:cs="Times New Roman" w:hint="eastAsia"/>
                <w:sz w:val="21"/>
                <w:szCs w:val="21"/>
              </w:rPr>
              <w:t>用以描述</w:t>
            </w:r>
            <w:r w:rsidR="00894E7F" w:rsidRPr="00FF3F12">
              <w:rPr>
                <w:rFonts w:ascii="仿宋" w:hAnsi="仿宋" w:cs="Times New Roman"/>
                <w:sz w:val="21"/>
                <w:szCs w:val="21"/>
              </w:rPr>
              <w:t>Flag</w:t>
            </w:r>
            <w:r w:rsidR="00894E7F" w:rsidRPr="00FF3F12">
              <w:rPr>
                <w:rFonts w:ascii="仿宋" w:hAnsi="仿宋" w:cs="Times New Roman" w:hint="eastAsia"/>
                <w:sz w:val="21"/>
                <w:szCs w:val="21"/>
              </w:rPr>
              <w:t>取值分配和使用情况</w:t>
            </w:r>
          </w:p>
          <w:p w14:paraId="778B0AA7" w14:textId="27ABC9AB" w:rsidR="00787A83" w:rsidRPr="00FF3F12" w:rsidRDefault="00787A83" w:rsidP="0044683B">
            <w:pPr>
              <w:pStyle w:val="ab"/>
              <w:ind w:firstLineChars="0" w:firstLine="0"/>
              <w:rPr>
                <w:rFonts w:ascii="仿宋" w:hAnsi="仿宋" w:cs="Times New Roman"/>
                <w:sz w:val="21"/>
                <w:szCs w:val="21"/>
              </w:rPr>
            </w:pPr>
            <w:r w:rsidRPr="00FF3F12">
              <w:rPr>
                <w:rFonts w:ascii="仿宋" w:hAnsi="仿宋" w:cs="Times New Roman"/>
                <w:sz w:val="21"/>
                <w:szCs w:val="21"/>
              </w:rPr>
              <w:t>3）修改SEADP</w:t>
            </w:r>
            <w:r w:rsidRPr="00FF3F12">
              <w:rPr>
                <w:rFonts w:ascii="仿宋" w:hAnsi="仿宋" w:cs="Times New Roman" w:hint="eastAsia"/>
                <w:sz w:val="21"/>
                <w:szCs w:val="21"/>
              </w:rPr>
              <w:t>中偏好字段的定义，去掉协同存储，变为预留字段</w:t>
            </w:r>
          </w:p>
          <w:p w14:paraId="3156AEAE" w14:textId="3F5104AC" w:rsidR="00A15679" w:rsidRPr="00FF3F12" w:rsidRDefault="00787A83" w:rsidP="0044683B">
            <w:pPr>
              <w:pStyle w:val="ab"/>
              <w:ind w:firstLineChars="0" w:firstLine="0"/>
              <w:rPr>
                <w:rFonts w:ascii="仿宋" w:hAnsi="仿宋" w:cs="Times New Roman"/>
                <w:sz w:val="21"/>
                <w:szCs w:val="21"/>
              </w:rPr>
            </w:pPr>
            <w:r w:rsidRPr="00FF3F12">
              <w:rPr>
                <w:rFonts w:ascii="仿宋" w:hAnsi="仿宋" w:cs="Times New Roman"/>
                <w:sz w:val="21"/>
                <w:szCs w:val="21"/>
              </w:rPr>
              <w:t>4）</w:t>
            </w:r>
            <w:r w:rsidR="00A15679" w:rsidRPr="00FF3F12">
              <w:rPr>
                <w:rFonts w:ascii="仿宋" w:hAnsi="仿宋" w:cs="Times New Roman" w:hint="eastAsia"/>
                <w:sz w:val="21"/>
                <w:szCs w:val="21"/>
              </w:rPr>
              <w:t>根据</w:t>
            </w:r>
            <w:r w:rsidR="00A15679" w:rsidRPr="00FF3F12">
              <w:rPr>
                <w:rFonts w:ascii="仿宋" w:hAnsi="仿宋" w:cs="Times New Roman"/>
                <w:sz w:val="21"/>
                <w:szCs w:val="21"/>
              </w:rPr>
              <w:t>SEADP</w:t>
            </w:r>
            <w:r w:rsidR="00A15679" w:rsidRPr="00FF3F12">
              <w:rPr>
                <w:rFonts w:ascii="仿宋" w:hAnsi="仿宋" w:cs="Times New Roman" w:hint="eastAsia"/>
                <w:sz w:val="21"/>
                <w:szCs w:val="21"/>
              </w:rPr>
              <w:t>实现需求：</w:t>
            </w:r>
          </w:p>
          <w:p w14:paraId="64F4C22A" w14:textId="35914FEA" w:rsidR="00842282" w:rsidRPr="00FF3F12" w:rsidRDefault="00842282" w:rsidP="009117DB">
            <w:pPr>
              <w:pStyle w:val="ab"/>
              <w:numPr>
                <w:ilvl w:val="0"/>
                <w:numId w:val="50"/>
              </w:numPr>
              <w:ind w:firstLineChars="0"/>
              <w:rPr>
                <w:rFonts w:ascii="仿宋" w:hAnsi="仿宋" w:cs="Times New Roman"/>
                <w:sz w:val="21"/>
                <w:szCs w:val="21"/>
              </w:rPr>
            </w:pPr>
            <w:r w:rsidRPr="00FF3F12">
              <w:rPr>
                <w:rFonts w:ascii="仿宋" w:hAnsi="仿宋" w:cs="Times New Roman"/>
                <w:sz w:val="21"/>
                <w:szCs w:val="21"/>
              </w:rPr>
              <w:t>SEADP</w:t>
            </w:r>
            <w:r w:rsidR="00DD7130" w:rsidRPr="00FF3F12">
              <w:rPr>
                <w:rFonts w:ascii="仿宋" w:hAnsi="仿宋" w:cs="Times New Roman" w:hint="eastAsia"/>
                <w:sz w:val="21"/>
                <w:szCs w:val="21"/>
              </w:rPr>
              <w:t>数据分片报文（</w:t>
            </w:r>
            <w:r w:rsidR="00DD7130" w:rsidRPr="00FF3F12">
              <w:rPr>
                <w:rFonts w:ascii="仿宋" w:hAnsi="仿宋" w:cs="Times New Roman"/>
                <w:sz w:val="21"/>
                <w:szCs w:val="21"/>
              </w:rPr>
              <w:t>FDAT,DAT</w:t>
            </w:r>
            <w:r w:rsidR="00DD7130" w:rsidRPr="00FF3F12">
              <w:rPr>
                <w:rFonts w:ascii="仿宋" w:hAnsi="仿宋" w:cs="Times New Roman" w:hint="eastAsia"/>
                <w:sz w:val="21"/>
                <w:szCs w:val="21"/>
              </w:rPr>
              <w:t>）</w:t>
            </w:r>
            <w:r w:rsidRPr="00FF3F12">
              <w:rPr>
                <w:rFonts w:ascii="仿宋" w:hAnsi="仿宋" w:cs="Times New Roman" w:hint="eastAsia"/>
                <w:sz w:val="21"/>
                <w:szCs w:val="21"/>
              </w:rPr>
              <w:t>偏好中</w:t>
            </w:r>
            <w:r w:rsidR="00A15679" w:rsidRPr="00FF3F12">
              <w:rPr>
                <w:rFonts w:ascii="仿宋" w:hAnsi="仿宋" w:cs="Times New Roman" w:hint="eastAsia"/>
                <w:sz w:val="21"/>
                <w:szCs w:val="21"/>
              </w:rPr>
              <w:t>，</w:t>
            </w:r>
            <w:r w:rsidR="008E6ABD" w:rsidRPr="00FF3F12">
              <w:rPr>
                <w:rFonts w:ascii="仿宋" w:hAnsi="仿宋" w:cs="Times New Roman" w:hint="eastAsia"/>
                <w:sz w:val="21"/>
                <w:szCs w:val="21"/>
              </w:rPr>
              <w:t>补充</w:t>
            </w:r>
            <w:r w:rsidR="00A15679" w:rsidRPr="00FF3F12">
              <w:rPr>
                <w:rFonts w:ascii="仿宋" w:hAnsi="仿宋" w:cs="Times New Roman" w:hint="eastAsia"/>
                <w:sz w:val="21"/>
                <w:szCs w:val="21"/>
              </w:rPr>
              <w:t>了</w:t>
            </w:r>
            <w:r w:rsidRPr="00FF3F12">
              <w:rPr>
                <w:rFonts w:ascii="仿宋" w:hAnsi="仿宋" w:cs="Times New Roman" w:hint="eastAsia"/>
                <w:sz w:val="21"/>
                <w:szCs w:val="21"/>
              </w:rPr>
              <w:t>存储可靠性字段的</w:t>
            </w:r>
            <w:r w:rsidR="00EF485A" w:rsidRPr="00FF3F12">
              <w:rPr>
                <w:rFonts w:ascii="仿宋" w:hAnsi="仿宋" w:cs="Times New Roman" w:hint="eastAsia"/>
                <w:sz w:val="21"/>
                <w:szCs w:val="21"/>
              </w:rPr>
              <w:t>详细</w:t>
            </w:r>
            <w:r w:rsidRPr="00FF3F12">
              <w:rPr>
                <w:rFonts w:ascii="仿宋" w:hAnsi="仿宋" w:cs="Times New Roman" w:hint="eastAsia"/>
                <w:sz w:val="21"/>
                <w:szCs w:val="21"/>
              </w:rPr>
              <w:t>定义</w:t>
            </w:r>
          </w:p>
          <w:p w14:paraId="538AD4CB" w14:textId="39C6D168" w:rsidR="00842282" w:rsidRPr="00FF3F12" w:rsidRDefault="00842282" w:rsidP="009117DB">
            <w:pPr>
              <w:pStyle w:val="ab"/>
              <w:numPr>
                <w:ilvl w:val="0"/>
                <w:numId w:val="50"/>
              </w:numPr>
              <w:ind w:firstLineChars="0"/>
              <w:rPr>
                <w:rFonts w:ascii="仿宋" w:hAnsi="仿宋" w:cs="Times New Roman"/>
                <w:sz w:val="21"/>
                <w:szCs w:val="21"/>
              </w:rPr>
            </w:pPr>
            <w:r w:rsidRPr="00FF3F12">
              <w:rPr>
                <w:rFonts w:ascii="仿宋" w:hAnsi="仿宋" w:cs="Times New Roman"/>
                <w:sz w:val="21"/>
                <w:szCs w:val="21"/>
              </w:rPr>
              <w:t>SEADP</w:t>
            </w:r>
            <w:r w:rsidR="00EF485A" w:rsidRPr="00FF3F12">
              <w:rPr>
                <w:rFonts w:ascii="仿宋" w:hAnsi="仿宋" w:hint="eastAsia"/>
                <w:sz w:val="21"/>
                <w:szCs w:val="21"/>
              </w:rPr>
              <w:t>无数据块分片响应</w:t>
            </w:r>
            <w:r w:rsidR="00A15679" w:rsidRPr="00FF3F12">
              <w:rPr>
                <w:rFonts w:ascii="仿宋" w:hAnsi="仿宋" w:hint="eastAsia"/>
                <w:sz w:val="21"/>
                <w:szCs w:val="21"/>
              </w:rPr>
              <w:t>报文</w:t>
            </w:r>
            <w:r w:rsidR="00EF485A" w:rsidRPr="00FF3F12">
              <w:rPr>
                <w:rFonts w:ascii="仿宋" w:hAnsi="仿宋" w:hint="eastAsia"/>
                <w:sz w:val="21"/>
                <w:szCs w:val="21"/>
              </w:rPr>
              <w:t>（</w:t>
            </w:r>
            <w:r w:rsidR="00EF485A" w:rsidRPr="00FF3F12">
              <w:rPr>
                <w:rFonts w:ascii="仿宋" w:hAnsi="仿宋" w:cs="Times New Roman"/>
                <w:sz w:val="21"/>
                <w:szCs w:val="21"/>
              </w:rPr>
              <w:t>NACK</w:t>
            </w:r>
            <w:r w:rsidR="00EF485A" w:rsidRPr="00FF3F12">
              <w:rPr>
                <w:rFonts w:ascii="仿宋" w:hAnsi="仿宋" w:hint="eastAsia"/>
                <w:sz w:val="21"/>
                <w:szCs w:val="21"/>
              </w:rPr>
              <w:t>）</w:t>
            </w:r>
            <w:r w:rsidR="00A15679" w:rsidRPr="00FF3F12">
              <w:rPr>
                <w:rFonts w:ascii="仿宋" w:hAnsi="仿宋" w:hint="eastAsia"/>
                <w:sz w:val="21"/>
                <w:szCs w:val="21"/>
              </w:rPr>
              <w:t>中，</w:t>
            </w:r>
            <w:r w:rsidR="00931B05" w:rsidRPr="00FF3F12">
              <w:rPr>
                <w:rFonts w:ascii="仿宋" w:hAnsi="仿宋" w:hint="eastAsia"/>
                <w:sz w:val="21"/>
                <w:szCs w:val="21"/>
              </w:rPr>
              <w:t>补充</w:t>
            </w:r>
            <w:r w:rsidR="00A15679" w:rsidRPr="00FF3F12">
              <w:rPr>
                <w:rFonts w:ascii="仿宋" w:hAnsi="仿宋" w:cs="Times New Roman" w:hint="eastAsia"/>
                <w:sz w:val="21"/>
                <w:szCs w:val="21"/>
              </w:rPr>
              <w:t>了“表示</w:t>
            </w:r>
            <w:r w:rsidR="00A15679" w:rsidRPr="00FF3F12">
              <w:rPr>
                <w:rFonts w:ascii="仿宋" w:hAnsi="仿宋" w:hint="eastAsia"/>
                <w:sz w:val="21"/>
                <w:szCs w:val="21"/>
              </w:rPr>
              <w:t>无数据块</w:t>
            </w:r>
            <w:r w:rsidR="00A15679" w:rsidRPr="00FF3F12">
              <w:rPr>
                <w:rFonts w:ascii="仿宋" w:hAnsi="仿宋" w:cs="Times New Roman" w:hint="eastAsia"/>
                <w:sz w:val="21"/>
                <w:szCs w:val="21"/>
              </w:rPr>
              <w:t>”</w:t>
            </w:r>
            <w:r w:rsidR="00A15679" w:rsidRPr="00FF3F12">
              <w:rPr>
                <w:rFonts w:ascii="仿宋" w:hAnsi="仿宋" w:hint="eastAsia"/>
                <w:sz w:val="21"/>
                <w:szCs w:val="21"/>
              </w:rPr>
              <w:t>详细定义和说明</w:t>
            </w:r>
          </w:p>
          <w:p w14:paraId="7CC3195D" w14:textId="3DE79923" w:rsidR="00200596" w:rsidRPr="00FF3F12" w:rsidRDefault="00EF485A" w:rsidP="009117DB">
            <w:pPr>
              <w:pStyle w:val="ab"/>
              <w:numPr>
                <w:ilvl w:val="0"/>
                <w:numId w:val="50"/>
              </w:numPr>
              <w:ind w:firstLineChars="0"/>
              <w:rPr>
                <w:rFonts w:ascii="仿宋" w:hAnsi="仿宋" w:cs="Times New Roman"/>
                <w:sz w:val="21"/>
                <w:szCs w:val="21"/>
              </w:rPr>
            </w:pPr>
            <w:r w:rsidRPr="00FF3F12">
              <w:rPr>
                <w:rFonts w:ascii="仿宋" w:hAnsi="仿宋" w:cs="Times New Roman"/>
                <w:sz w:val="21"/>
                <w:szCs w:val="21"/>
              </w:rPr>
              <w:t>SEADP</w:t>
            </w:r>
            <w:r w:rsidRPr="00FF3F12">
              <w:rPr>
                <w:rFonts w:ascii="仿宋" w:hAnsi="仿宋" w:cs="Times New Roman" w:hint="eastAsia"/>
                <w:sz w:val="21"/>
                <w:szCs w:val="21"/>
              </w:rPr>
              <w:t>传输结束报文（</w:t>
            </w:r>
            <w:r w:rsidRPr="00FF3F12">
              <w:rPr>
                <w:rFonts w:ascii="仿宋" w:hAnsi="仿宋" w:cs="Times New Roman"/>
                <w:sz w:val="21"/>
                <w:szCs w:val="21"/>
              </w:rPr>
              <w:t>FIN</w:t>
            </w:r>
            <w:r w:rsidRPr="00FF3F12">
              <w:rPr>
                <w:rFonts w:ascii="仿宋" w:hAnsi="仿宋" w:cs="Times New Roman" w:hint="eastAsia"/>
                <w:sz w:val="21"/>
                <w:szCs w:val="21"/>
              </w:rPr>
              <w:t>）</w:t>
            </w:r>
            <w:r w:rsidR="00A15679" w:rsidRPr="00FF3F12">
              <w:rPr>
                <w:rFonts w:ascii="仿宋" w:hAnsi="仿宋" w:cs="Times New Roman" w:hint="eastAsia"/>
                <w:sz w:val="21"/>
                <w:szCs w:val="21"/>
              </w:rPr>
              <w:t>中，</w:t>
            </w:r>
            <w:r w:rsidR="00931B05" w:rsidRPr="00FF3F12">
              <w:rPr>
                <w:rFonts w:ascii="仿宋" w:hAnsi="仿宋" w:cs="Times New Roman" w:hint="eastAsia"/>
                <w:sz w:val="21"/>
                <w:szCs w:val="21"/>
              </w:rPr>
              <w:t>补充</w:t>
            </w:r>
            <w:r w:rsidR="00A15679" w:rsidRPr="00FF3F12">
              <w:rPr>
                <w:rFonts w:ascii="仿宋" w:hAnsi="仿宋" w:cs="Times New Roman" w:hint="eastAsia"/>
                <w:sz w:val="21"/>
                <w:szCs w:val="21"/>
              </w:rPr>
              <w:t>了结束原因的详细定义和说明</w:t>
            </w:r>
          </w:p>
          <w:p w14:paraId="6FC317D2" w14:textId="046462DE" w:rsidR="00A15679" w:rsidRPr="00FF3F12" w:rsidRDefault="00787A83" w:rsidP="009117DB">
            <w:pPr>
              <w:pStyle w:val="ab"/>
              <w:numPr>
                <w:ilvl w:val="0"/>
                <w:numId w:val="50"/>
              </w:numPr>
              <w:ind w:firstLineChars="0"/>
              <w:rPr>
                <w:rFonts w:ascii="仿宋" w:hAnsi="仿宋" w:cs="Times New Roman"/>
                <w:sz w:val="21"/>
                <w:szCs w:val="21"/>
              </w:rPr>
            </w:pPr>
            <w:r w:rsidRPr="00FF3F12">
              <w:rPr>
                <w:rFonts w:ascii="仿宋" w:hAnsi="仿宋" w:cs="Times New Roman"/>
                <w:sz w:val="21"/>
                <w:szCs w:val="21"/>
              </w:rPr>
              <w:t>REQ</w:t>
            </w:r>
            <w:r w:rsidRPr="00FF3F12">
              <w:rPr>
                <w:rFonts w:ascii="仿宋" w:hAnsi="仿宋" w:cs="Times New Roman" w:hint="eastAsia"/>
                <w:sz w:val="21"/>
                <w:szCs w:val="21"/>
              </w:rPr>
              <w:t>，</w:t>
            </w:r>
            <w:r w:rsidR="001300FB" w:rsidRPr="00FF3F12">
              <w:rPr>
                <w:rFonts w:ascii="仿宋" w:hAnsi="仿宋" w:cs="Times New Roman"/>
                <w:sz w:val="21"/>
                <w:szCs w:val="21"/>
              </w:rPr>
              <w:t>NACK,FIN</w:t>
            </w:r>
            <w:r w:rsidR="001300FB" w:rsidRPr="00FF3F12">
              <w:rPr>
                <w:rFonts w:ascii="仿宋" w:hAnsi="仿宋" w:cs="Times New Roman" w:hint="eastAsia"/>
                <w:sz w:val="21"/>
                <w:szCs w:val="21"/>
              </w:rPr>
              <w:t>报文中，</w:t>
            </w:r>
            <w:r w:rsidR="001300FB" w:rsidRPr="00FF3F12">
              <w:rPr>
                <w:rFonts w:ascii="仿宋" w:hAnsi="仿宋" w:cs="Times New Roman"/>
                <w:sz w:val="21"/>
                <w:szCs w:val="21"/>
              </w:rPr>
              <w:t>type字段后添加4bits预留字段，用于字节对齐</w:t>
            </w:r>
          </w:p>
        </w:tc>
      </w:tr>
      <w:tr w:rsidR="00C66EEB" w:rsidRPr="00FF3F12" w14:paraId="3AD2E4B4" w14:textId="77777777" w:rsidTr="00391C2A">
        <w:tc>
          <w:tcPr>
            <w:tcW w:w="941" w:type="dxa"/>
          </w:tcPr>
          <w:p w14:paraId="0214BEFF" w14:textId="19F3E368" w:rsidR="00C66EEB" w:rsidRPr="00FF3F12" w:rsidRDefault="00AF0CD9" w:rsidP="0044683B">
            <w:pPr>
              <w:rPr>
                <w:rFonts w:ascii="仿宋" w:hAnsi="仿宋" w:cs="Times New Roman"/>
                <w:szCs w:val="21"/>
              </w:rPr>
            </w:pPr>
            <w:ins w:id="2" w:author="Li Yang" w:date="2023-03-06T14:03:00Z">
              <w:r w:rsidRPr="00FF3F12">
                <w:rPr>
                  <w:rFonts w:ascii="仿宋" w:hAnsi="仿宋" w:cs="Times New Roman"/>
                  <w:szCs w:val="21"/>
                </w:rPr>
                <w:t>V0.6</w:t>
              </w:r>
            </w:ins>
          </w:p>
        </w:tc>
        <w:tc>
          <w:tcPr>
            <w:tcW w:w="1322" w:type="dxa"/>
          </w:tcPr>
          <w:p w14:paraId="70EFDB81" w14:textId="3F27D970" w:rsidR="00C66EEB" w:rsidRPr="00FF3F12" w:rsidRDefault="00AF0CD9" w:rsidP="0044683B">
            <w:pPr>
              <w:rPr>
                <w:rFonts w:ascii="仿宋" w:hAnsi="仿宋" w:cs="Times New Roman"/>
                <w:szCs w:val="21"/>
              </w:rPr>
            </w:pPr>
            <w:ins w:id="3" w:author="Li Yang" w:date="2023-03-06T14:03:00Z">
              <w:r w:rsidRPr="00FF3F12">
                <w:rPr>
                  <w:rFonts w:ascii="仿宋" w:hAnsi="仿宋" w:cs="Times New Roman"/>
                  <w:szCs w:val="21"/>
                </w:rPr>
                <w:t>2023-3-6</w:t>
              </w:r>
            </w:ins>
          </w:p>
        </w:tc>
        <w:tc>
          <w:tcPr>
            <w:tcW w:w="1701" w:type="dxa"/>
          </w:tcPr>
          <w:p w14:paraId="3CC4DDC6" w14:textId="76CD7859" w:rsidR="00C66EEB" w:rsidRPr="00FF3F12" w:rsidRDefault="00AF0CD9" w:rsidP="0044683B">
            <w:pPr>
              <w:rPr>
                <w:rFonts w:ascii="仿宋" w:hAnsi="仿宋" w:cs="Times New Roman"/>
                <w:szCs w:val="21"/>
              </w:rPr>
            </w:pPr>
            <w:ins w:id="4" w:author="Li Yang" w:date="2023-03-06T14:03:00Z">
              <w:r w:rsidRPr="00FF3F12">
                <w:rPr>
                  <w:rFonts w:ascii="仿宋" w:hAnsi="仿宋" w:cs="Times New Roman" w:hint="eastAsia"/>
                  <w:szCs w:val="21"/>
                </w:rPr>
                <w:t>李杨</w:t>
              </w:r>
            </w:ins>
          </w:p>
        </w:tc>
        <w:tc>
          <w:tcPr>
            <w:tcW w:w="4332" w:type="dxa"/>
          </w:tcPr>
          <w:p w14:paraId="6036F308" w14:textId="77777777" w:rsidR="00C66EEB" w:rsidRPr="00FF3F12" w:rsidRDefault="000E5B38" w:rsidP="0044683B">
            <w:pPr>
              <w:rPr>
                <w:ins w:id="5" w:author="Li Yang" w:date="2023-03-06T18:43:00Z"/>
                <w:rFonts w:ascii="仿宋" w:hAnsi="仿宋" w:cs="Times New Roman"/>
                <w:szCs w:val="21"/>
              </w:rPr>
            </w:pPr>
            <w:ins w:id="6" w:author="Li Yang" w:date="2023-03-06T18:43:00Z">
              <w:r w:rsidRPr="00FF3F12">
                <w:rPr>
                  <w:rFonts w:ascii="仿宋" w:hAnsi="仿宋" w:cs="Times New Roman"/>
                  <w:szCs w:val="21"/>
                </w:rPr>
                <w:t>1）</w:t>
              </w:r>
            </w:ins>
            <w:ins w:id="7" w:author="Li Yang" w:date="2023-03-06T18:42:00Z">
              <w:r w:rsidRPr="00FF3F12">
                <w:rPr>
                  <w:rFonts w:ascii="仿宋" w:hAnsi="仿宋" w:cs="Times New Roman" w:hint="eastAsia"/>
                  <w:szCs w:val="21"/>
                </w:rPr>
                <w:t>对</w:t>
              </w:r>
              <w:r w:rsidRPr="00FF3F12">
                <w:rPr>
                  <w:rFonts w:ascii="仿宋" w:hAnsi="仿宋" w:cs="Times New Roman"/>
                  <w:szCs w:val="21"/>
                </w:rPr>
                <w:t>SEANet传输</w:t>
              </w:r>
              <w:proofErr w:type="gramStart"/>
              <w:r w:rsidRPr="00FF3F12">
                <w:rPr>
                  <w:rFonts w:ascii="仿宋" w:hAnsi="仿宋" w:cs="Times New Roman" w:hint="eastAsia"/>
                  <w:szCs w:val="21"/>
                </w:rPr>
                <w:t>层协议</w:t>
              </w:r>
              <w:proofErr w:type="gramEnd"/>
              <w:r w:rsidRPr="00FF3F12">
                <w:rPr>
                  <w:rFonts w:ascii="仿宋" w:hAnsi="仿宋" w:cs="Times New Roman" w:hint="eastAsia"/>
                  <w:szCs w:val="21"/>
                </w:rPr>
                <w:t>整体进行了规划，分为面向数据块、</w:t>
              </w:r>
            </w:ins>
            <w:ins w:id="8" w:author="Li Yang" w:date="2023-03-06T18:43:00Z">
              <w:r w:rsidRPr="00FF3F12">
                <w:rPr>
                  <w:rFonts w:ascii="仿宋" w:hAnsi="仿宋" w:cs="Times New Roman" w:hint="eastAsia"/>
                  <w:szCs w:val="21"/>
                </w:rPr>
                <w:t>面向字节流和面向数据报三种模式，并基于此对文档中相关内容进行更新</w:t>
              </w:r>
            </w:ins>
          </w:p>
          <w:p w14:paraId="41F45266" w14:textId="69D58ADA" w:rsidR="000E5B38" w:rsidRPr="00FF3F12" w:rsidRDefault="000E5B38" w:rsidP="0044683B">
            <w:pPr>
              <w:rPr>
                <w:ins w:id="9" w:author="Li Yang" w:date="2023-03-06T18:43:00Z"/>
                <w:rFonts w:ascii="仿宋" w:hAnsi="仿宋" w:cs="Times New Roman"/>
                <w:szCs w:val="21"/>
              </w:rPr>
            </w:pPr>
            <w:ins w:id="10" w:author="Li Yang" w:date="2023-03-06T18:43:00Z">
              <w:r w:rsidRPr="00FF3F12">
                <w:rPr>
                  <w:rFonts w:ascii="仿宋" w:hAnsi="仿宋" w:cs="Times New Roman"/>
                  <w:szCs w:val="21"/>
                </w:rPr>
                <w:t>2</w:t>
              </w:r>
              <w:r w:rsidRPr="00FF3F12">
                <w:rPr>
                  <w:rFonts w:ascii="仿宋" w:hAnsi="仿宋" w:cs="Times New Roman" w:hint="eastAsia"/>
                  <w:szCs w:val="21"/>
                </w:rPr>
                <w:t>）更新</w:t>
              </w:r>
            </w:ins>
            <w:r w:rsidR="006442C0" w:rsidRPr="00FF3F12">
              <w:rPr>
                <w:rFonts w:ascii="仿宋" w:hAnsi="仿宋" w:cs="Times New Roman"/>
                <w:szCs w:val="21"/>
              </w:rPr>
              <w:t>SEAUP</w:t>
            </w:r>
            <w:ins w:id="11" w:author="Li Yang" w:date="2023-03-06T18:43:00Z">
              <w:r w:rsidR="00063C24" w:rsidRPr="00FF3F12">
                <w:rPr>
                  <w:rFonts w:ascii="仿宋" w:hAnsi="仿宋" w:cs="Times New Roman" w:hint="eastAsia"/>
                  <w:szCs w:val="21"/>
                </w:rPr>
                <w:t>部分</w:t>
              </w:r>
            </w:ins>
          </w:p>
          <w:p w14:paraId="677CD3B6" w14:textId="3F3E7B3E" w:rsidR="00C469E0" w:rsidRPr="00FF3F12" w:rsidRDefault="00063C24" w:rsidP="0044683B">
            <w:pPr>
              <w:rPr>
                <w:rFonts w:ascii="仿宋" w:hAnsi="仿宋" w:cs="Times New Roman"/>
                <w:szCs w:val="21"/>
              </w:rPr>
            </w:pPr>
            <w:ins w:id="12" w:author="Li Yang" w:date="2023-03-06T18:43:00Z">
              <w:r w:rsidRPr="00FF3F12">
                <w:rPr>
                  <w:rFonts w:ascii="仿宋" w:hAnsi="仿宋" w:cs="Times New Roman"/>
                  <w:szCs w:val="21"/>
                </w:rPr>
                <w:t>3）更新SEASP</w:t>
              </w:r>
              <w:r w:rsidRPr="00FF3F12">
                <w:rPr>
                  <w:rFonts w:ascii="仿宋" w:hAnsi="仿宋" w:cs="Times New Roman" w:hint="eastAsia"/>
                  <w:szCs w:val="21"/>
                </w:rPr>
                <w:t>部分</w:t>
              </w:r>
            </w:ins>
          </w:p>
        </w:tc>
      </w:tr>
      <w:tr w:rsidR="0098396A" w:rsidRPr="00FF3F12" w14:paraId="52B5D3AD" w14:textId="77777777" w:rsidTr="00391C2A">
        <w:tc>
          <w:tcPr>
            <w:tcW w:w="941" w:type="dxa"/>
          </w:tcPr>
          <w:p w14:paraId="479CA355" w14:textId="2FB85202" w:rsidR="0098396A" w:rsidRPr="00FF3F12" w:rsidRDefault="0098396A" w:rsidP="0098396A">
            <w:pPr>
              <w:rPr>
                <w:rFonts w:ascii="仿宋" w:hAnsi="仿宋" w:cs="Times New Roman"/>
                <w:szCs w:val="21"/>
              </w:rPr>
            </w:pPr>
            <w:ins w:id="13" w:author="Li Yang" w:date="2023-03-15T19:19:00Z">
              <w:r w:rsidRPr="00FF3F12">
                <w:rPr>
                  <w:rFonts w:ascii="仿宋" w:hAnsi="仿宋" w:cs="Times New Roman"/>
                  <w:szCs w:val="21"/>
                </w:rPr>
                <w:t>V0.61</w:t>
              </w:r>
            </w:ins>
          </w:p>
        </w:tc>
        <w:tc>
          <w:tcPr>
            <w:tcW w:w="1322" w:type="dxa"/>
          </w:tcPr>
          <w:p w14:paraId="5F32DAD4" w14:textId="263AB729" w:rsidR="0098396A" w:rsidRPr="00FF3F12" w:rsidRDefault="0098396A" w:rsidP="0098396A">
            <w:pPr>
              <w:rPr>
                <w:rFonts w:ascii="仿宋" w:hAnsi="仿宋" w:cs="Times New Roman"/>
                <w:szCs w:val="21"/>
              </w:rPr>
            </w:pPr>
            <w:ins w:id="14" w:author="Li Yang" w:date="2023-03-15T19:19:00Z">
              <w:r w:rsidRPr="00FF3F12">
                <w:rPr>
                  <w:rFonts w:ascii="仿宋" w:hAnsi="仿宋" w:cs="Times New Roman"/>
                  <w:szCs w:val="21"/>
                </w:rPr>
                <w:t>2023-3-15</w:t>
              </w:r>
            </w:ins>
          </w:p>
        </w:tc>
        <w:tc>
          <w:tcPr>
            <w:tcW w:w="1701" w:type="dxa"/>
          </w:tcPr>
          <w:p w14:paraId="3D01E6E2" w14:textId="4766041B" w:rsidR="0098396A" w:rsidRPr="00FF3F12" w:rsidRDefault="0098396A" w:rsidP="0098396A">
            <w:pPr>
              <w:rPr>
                <w:rFonts w:ascii="仿宋" w:hAnsi="仿宋" w:cs="Times New Roman"/>
                <w:szCs w:val="21"/>
              </w:rPr>
            </w:pPr>
            <w:ins w:id="15" w:author="Li Yang" w:date="2023-03-15T19:19:00Z">
              <w:r w:rsidRPr="00FF3F12">
                <w:rPr>
                  <w:rFonts w:ascii="仿宋" w:hAnsi="仿宋" w:cs="Times New Roman" w:hint="eastAsia"/>
                  <w:szCs w:val="21"/>
                </w:rPr>
                <w:t>李杨</w:t>
              </w:r>
            </w:ins>
          </w:p>
        </w:tc>
        <w:tc>
          <w:tcPr>
            <w:tcW w:w="4332" w:type="dxa"/>
          </w:tcPr>
          <w:p w14:paraId="58CEC46B" w14:textId="64F412E4" w:rsidR="0098396A" w:rsidRPr="00FF3F12" w:rsidRDefault="0098396A" w:rsidP="0098396A">
            <w:pPr>
              <w:rPr>
                <w:ins w:id="16" w:author="Li Yang" w:date="2023-03-15T19:19:00Z"/>
                <w:rFonts w:ascii="仿宋" w:hAnsi="仿宋" w:cs="Times New Roman"/>
                <w:szCs w:val="21"/>
              </w:rPr>
            </w:pPr>
            <w:ins w:id="17" w:author="Li Yang" w:date="2023-03-15T19:19:00Z">
              <w:r w:rsidRPr="00FF3F12">
                <w:rPr>
                  <w:rFonts w:ascii="仿宋" w:hAnsi="仿宋" w:cs="Times New Roman"/>
                  <w:szCs w:val="21"/>
                </w:rPr>
                <w:t>1)</w:t>
              </w:r>
            </w:ins>
            <w:ins w:id="18" w:author="Li Yang" w:date="2023-03-15T19:21:00Z">
              <w:r w:rsidR="00906DE3" w:rsidRPr="00FF3F12">
                <w:rPr>
                  <w:rFonts w:ascii="仿宋" w:hAnsi="仿宋" w:cs="Times New Roman"/>
                  <w:szCs w:val="21"/>
                </w:rPr>
                <w:t xml:space="preserve"> </w:t>
              </w:r>
            </w:ins>
            <w:ins w:id="19" w:author="Li Yang" w:date="2023-03-15T19:19:00Z">
              <w:r w:rsidRPr="00FF3F12">
                <w:rPr>
                  <w:rFonts w:ascii="仿宋" w:hAnsi="仿宋" w:cs="Times New Roman" w:hint="eastAsia"/>
                  <w:szCs w:val="21"/>
                </w:rPr>
                <w:t>修改</w:t>
              </w:r>
              <w:r w:rsidRPr="00FF3F12">
                <w:rPr>
                  <w:rFonts w:ascii="仿宋" w:hAnsi="仿宋" w:cs="Times New Roman"/>
                  <w:szCs w:val="21"/>
                </w:rPr>
                <w:t>SEAGP</w:t>
              </w:r>
              <w:r w:rsidRPr="00FF3F12">
                <w:rPr>
                  <w:rFonts w:ascii="仿宋" w:hAnsi="仿宋" w:cs="Times New Roman" w:hint="eastAsia"/>
                  <w:szCs w:val="21"/>
                </w:rPr>
                <w:t>的英文全拼</w:t>
              </w:r>
            </w:ins>
          </w:p>
          <w:p w14:paraId="0DCC95DC" w14:textId="77777777" w:rsidR="0098396A" w:rsidRPr="00FF3F12" w:rsidRDefault="0098396A" w:rsidP="0098396A">
            <w:pPr>
              <w:rPr>
                <w:ins w:id="20" w:author="Li Yang" w:date="2023-03-15T19:19:00Z"/>
                <w:rFonts w:ascii="仿宋" w:hAnsi="仿宋" w:cs="Times New Roman"/>
                <w:szCs w:val="21"/>
              </w:rPr>
            </w:pPr>
            <w:ins w:id="21" w:author="Li Yang" w:date="2023-03-15T19:19:00Z">
              <w:r w:rsidRPr="00FF3F12">
                <w:rPr>
                  <w:rFonts w:ascii="仿宋" w:hAnsi="仿宋" w:cs="Times New Roman"/>
                  <w:szCs w:val="21"/>
                </w:rPr>
                <w:t>2）将公共偏好部分放到了SEAGP</w:t>
              </w:r>
              <w:r w:rsidRPr="00FF3F12">
                <w:rPr>
                  <w:rFonts w:ascii="仿宋" w:hAnsi="仿宋" w:cs="Times New Roman" w:hint="eastAsia"/>
                  <w:szCs w:val="21"/>
                </w:rPr>
                <w:t>层，将高</w:t>
              </w:r>
              <w:proofErr w:type="gramStart"/>
              <w:r w:rsidRPr="00FF3F12">
                <w:rPr>
                  <w:rFonts w:ascii="仿宋" w:hAnsi="仿宋" w:cs="Times New Roman" w:hint="eastAsia"/>
                  <w:szCs w:val="21"/>
                </w:rPr>
                <w:t>可靠增强</w:t>
              </w:r>
              <w:proofErr w:type="gramEnd"/>
              <w:r w:rsidRPr="00FF3F12">
                <w:rPr>
                  <w:rFonts w:ascii="仿宋" w:hAnsi="仿宋" w:cs="Times New Roman" w:hint="eastAsia"/>
                  <w:szCs w:val="21"/>
                </w:rPr>
                <w:t>传输相关的消息报文使用</w:t>
              </w:r>
              <w:r w:rsidRPr="00FF3F12">
                <w:rPr>
                  <w:rFonts w:ascii="仿宋" w:hAnsi="仿宋" w:cs="Times New Roman"/>
                  <w:szCs w:val="21"/>
                </w:rPr>
                <w:t>SEAGP</w:t>
              </w:r>
              <w:r w:rsidRPr="00FF3F12">
                <w:rPr>
                  <w:rFonts w:ascii="仿宋" w:hAnsi="仿宋" w:cs="Times New Roman" w:hint="eastAsia"/>
                  <w:szCs w:val="21"/>
                </w:rPr>
                <w:t>承载</w:t>
              </w:r>
            </w:ins>
          </w:p>
          <w:p w14:paraId="39CFA92A" w14:textId="77777777" w:rsidR="0098396A" w:rsidRPr="00FF3F12" w:rsidRDefault="0098396A" w:rsidP="0098396A">
            <w:pPr>
              <w:rPr>
                <w:ins w:id="22" w:author="Li Yang" w:date="2023-03-15T19:20:00Z"/>
                <w:rFonts w:ascii="仿宋" w:hAnsi="仿宋" w:cs="Times New Roman"/>
                <w:szCs w:val="21"/>
              </w:rPr>
            </w:pPr>
            <w:ins w:id="23" w:author="Li Yang" w:date="2023-03-15T19:19:00Z">
              <w:r w:rsidRPr="00FF3F12">
                <w:rPr>
                  <w:rFonts w:ascii="仿宋" w:hAnsi="仿宋" w:cs="Times New Roman"/>
                  <w:szCs w:val="21"/>
                </w:rPr>
                <w:t>3）SEAUP/</w:t>
              </w:r>
            </w:ins>
            <w:ins w:id="24" w:author="Li Yang" w:date="2023-03-15T19:20:00Z">
              <w:r w:rsidRPr="00FF3F12">
                <w:rPr>
                  <w:rFonts w:ascii="仿宋" w:hAnsi="仿宋" w:cs="Times New Roman"/>
                  <w:szCs w:val="21"/>
                </w:rPr>
                <w:t>SEADP/SEASP</w:t>
              </w:r>
              <w:r w:rsidRPr="00FF3F12">
                <w:rPr>
                  <w:rFonts w:ascii="仿宋" w:hAnsi="仿宋" w:cs="Times New Roman" w:hint="eastAsia"/>
                  <w:szCs w:val="21"/>
                </w:rPr>
                <w:t>上偏好统一设置为</w:t>
              </w:r>
              <w:r w:rsidRPr="00FF3F12">
                <w:rPr>
                  <w:rFonts w:ascii="仿宋" w:hAnsi="仿宋" w:cs="Times New Roman"/>
                  <w:szCs w:val="21"/>
                </w:rPr>
                <w:lastRenderedPageBreak/>
                <w:t>32bits</w:t>
              </w:r>
              <w:r w:rsidRPr="00FF3F12">
                <w:rPr>
                  <w:rFonts w:ascii="仿宋" w:hAnsi="仿宋" w:cs="Times New Roman" w:hint="eastAsia"/>
                  <w:szCs w:val="21"/>
                </w:rPr>
                <w:t>，留出了预留字段为将来的存储</w:t>
              </w:r>
              <w:r w:rsidRPr="00FF3F12">
                <w:rPr>
                  <w:rFonts w:ascii="仿宋" w:hAnsi="仿宋" w:cs="Times New Roman"/>
                  <w:szCs w:val="21"/>
                </w:rPr>
                <w:t>/</w:t>
              </w:r>
              <w:proofErr w:type="gramStart"/>
              <w:r w:rsidRPr="00FF3F12">
                <w:rPr>
                  <w:rFonts w:ascii="仿宋" w:hAnsi="仿宋" w:cs="Times New Roman" w:hint="eastAsia"/>
                  <w:szCs w:val="21"/>
                </w:rPr>
                <w:t>算力等</w:t>
              </w:r>
              <w:proofErr w:type="gramEnd"/>
              <w:r w:rsidRPr="00FF3F12">
                <w:rPr>
                  <w:rFonts w:ascii="仿宋" w:hAnsi="仿宋" w:cs="Times New Roman" w:hint="eastAsia"/>
                  <w:szCs w:val="21"/>
                </w:rPr>
                <w:t>使用</w:t>
              </w:r>
            </w:ins>
          </w:p>
          <w:p w14:paraId="0D034D36" w14:textId="4D4EA707" w:rsidR="0098396A" w:rsidRPr="00FF3F12" w:rsidRDefault="0098396A" w:rsidP="0098396A">
            <w:pPr>
              <w:rPr>
                <w:rFonts w:ascii="仿宋" w:hAnsi="仿宋" w:cs="Times New Roman"/>
                <w:szCs w:val="21"/>
              </w:rPr>
            </w:pPr>
            <w:ins w:id="25" w:author="Li Yang" w:date="2023-03-15T19:20:00Z">
              <w:r w:rsidRPr="00FF3F12">
                <w:rPr>
                  <w:rFonts w:ascii="仿宋" w:hAnsi="仿宋" w:cs="Times New Roman"/>
                  <w:szCs w:val="21"/>
                </w:rPr>
                <w:t>4）对全文的报文格式表格进行了</w:t>
              </w:r>
            </w:ins>
            <w:ins w:id="26" w:author="Li Yang" w:date="2023-03-15T19:21:00Z">
              <w:r w:rsidRPr="00FF3F12">
                <w:rPr>
                  <w:rFonts w:ascii="仿宋" w:hAnsi="仿宋" w:cs="Times New Roman" w:hint="eastAsia"/>
                  <w:szCs w:val="21"/>
                </w:rPr>
                <w:t>梳理和修改</w:t>
              </w:r>
            </w:ins>
          </w:p>
        </w:tc>
      </w:tr>
      <w:tr w:rsidR="00D30B45" w:rsidRPr="00FF3F12" w14:paraId="2E3ECDE3" w14:textId="77777777" w:rsidTr="00391C2A">
        <w:tc>
          <w:tcPr>
            <w:tcW w:w="941" w:type="dxa"/>
          </w:tcPr>
          <w:p w14:paraId="375A91D9" w14:textId="71ECA3D4" w:rsidR="00D30B45" w:rsidRPr="00FF3F12" w:rsidRDefault="00D30B45" w:rsidP="00D30B45">
            <w:pPr>
              <w:rPr>
                <w:rFonts w:ascii="仿宋" w:hAnsi="仿宋" w:cs="Times New Roman"/>
                <w:szCs w:val="21"/>
              </w:rPr>
            </w:pPr>
            <w:ins w:id="27" w:author="Li Yang" w:date="2023-03-06T14:03:00Z">
              <w:r w:rsidRPr="00FF3F12">
                <w:rPr>
                  <w:rFonts w:ascii="仿宋" w:hAnsi="仿宋" w:cs="Times New Roman"/>
                  <w:szCs w:val="21"/>
                </w:rPr>
                <w:lastRenderedPageBreak/>
                <w:t>V0.</w:t>
              </w:r>
            </w:ins>
            <w:ins w:id="28" w:author="Li Yang" w:date="2023-03-20T09:42:00Z">
              <w:r>
                <w:rPr>
                  <w:rFonts w:ascii="仿宋" w:hAnsi="仿宋" w:cs="Times New Roman"/>
                  <w:szCs w:val="21"/>
                </w:rPr>
                <w:t>7</w:t>
              </w:r>
            </w:ins>
          </w:p>
        </w:tc>
        <w:tc>
          <w:tcPr>
            <w:tcW w:w="1322" w:type="dxa"/>
          </w:tcPr>
          <w:p w14:paraId="289A1484" w14:textId="27697346" w:rsidR="00D30B45" w:rsidRPr="00FF3F12" w:rsidRDefault="00D30B45" w:rsidP="00D30B45">
            <w:pPr>
              <w:rPr>
                <w:rFonts w:ascii="仿宋" w:hAnsi="仿宋" w:cs="Times New Roman"/>
                <w:szCs w:val="21"/>
              </w:rPr>
            </w:pPr>
            <w:ins w:id="29" w:author="Li Yang" w:date="2023-03-06T14:03:00Z">
              <w:r w:rsidRPr="00FF3F12">
                <w:rPr>
                  <w:rFonts w:ascii="仿宋" w:hAnsi="仿宋" w:cs="Times New Roman"/>
                  <w:szCs w:val="21"/>
                </w:rPr>
                <w:t>2023-3-</w:t>
              </w:r>
            </w:ins>
            <w:ins w:id="30" w:author="Li Yang" w:date="2023-03-20T09:42:00Z">
              <w:r>
                <w:rPr>
                  <w:rFonts w:ascii="仿宋" w:hAnsi="仿宋" w:cs="Times New Roman"/>
                  <w:szCs w:val="21"/>
                </w:rPr>
                <w:t>2</w:t>
              </w:r>
            </w:ins>
            <w:r w:rsidR="00C02908">
              <w:rPr>
                <w:rFonts w:ascii="仿宋" w:hAnsi="仿宋" w:cs="Times New Roman"/>
                <w:szCs w:val="21"/>
              </w:rPr>
              <w:t>2</w:t>
            </w:r>
          </w:p>
        </w:tc>
        <w:tc>
          <w:tcPr>
            <w:tcW w:w="1701" w:type="dxa"/>
          </w:tcPr>
          <w:p w14:paraId="3A11C7E5" w14:textId="2092FFF2" w:rsidR="00D30B45" w:rsidRPr="00FF3F12" w:rsidRDefault="00D30B45" w:rsidP="00D30B45">
            <w:pPr>
              <w:rPr>
                <w:rFonts w:ascii="仿宋" w:hAnsi="仿宋" w:cs="Times New Roman"/>
                <w:szCs w:val="21"/>
              </w:rPr>
            </w:pPr>
            <w:ins w:id="31" w:author="Li Yang" w:date="2023-03-06T14:03:00Z">
              <w:r w:rsidRPr="00FF3F12">
                <w:rPr>
                  <w:rFonts w:ascii="仿宋" w:hAnsi="仿宋" w:cs="Times New Roman" w:hint="eastAsia"/>
                  <w:szCs w:val="21"/>
                </w:rPr>
                <w:t>李杨</w:t>
              </w:r>
            </w:ins>
          </w:p>
        </w:tc>
        <w:tc>
          <w:tcPr>
            <w:tcW w:w="4332" w:type="dxa"/>
          </w:tcPr>
          <w:p w14:paraId="78992D58" w14:textId="77777777" w:rsidR="00D30B45" w:rsidRDefault="00D30B45" w:rsidP="00D30B45">
            <w:pPr>
              <w:rPr>
                <w:ins w:id="32" w:author="Li Yang" w:date="2023-03-20T09:43:00Z"/>
                <w:rFonts w:ascii="仿宋" w:hAnsi="仿宋" w:cs="Times New Roman"/>
                <w:szCs w:val="21"/>
              </w:rPr>
            </w:pPr>
            <w:ins w:id="33" w:author="Li Yang" w:date="2023-03-20T09:42:00Z">
              <w:r>
                <w:rPr>
                  <w:rFonts w:ascii="仿宋" w:hAnsi="仿宋" w:cs="Times New Roman" w:hint="eastAsia"/>
                  <w:szCs w:val="21"/>
                </w:rPr>
                <w:t>1）</w:t>
              </w:r>
              <w:r w:rsidR="00A75A42">
                <w:rPr>
                  <w:rFonts w:ascii="仿宋" w:hAnsi="仿宋" w:cs="Times New Roman" w:hint="eastAsia"/>
                  <w:szCs w:val="21"/>
                </w:rPr>
                <w:t>协议层次中去掉S</w:t>
              </w:r>
              <w:r w:rsidR="00A75A42">
                <w:rPr>
                  <w:rFonts w:ascii="仿宋" w:hAnsi="仿宋" w:cs="Times New Roman"/>
                  <w:szCs w:val="21"/>
                </w:rPr>
                <w:t>EAGP</w:t>
              </w:r>
              <w:r w:rsidR="00A75A42">
                <w:rPr>
                  <w:rFonts w:ascii="仿宋" w:hAnsi="仿宋" w:cs="Times New Roman" w:hint="eastAsia"/>
                  <w:szCs w:val="21"/>
                </w:rPr>
                <w:t>，S</w:t>
              </w:r>
              <w:r w:rsidR="00A75A42">
                <w:rPr>
                  <w:rFonts w:ascii="仿宋" w:hAnsi="仿宋" w:cs="Times New Roman"/>
                  <w:szCs w:val="21"/>
                </w:rPr>
                <w:t>EAGP</w:t>
              </w:r>
              <w:r w:rsidR="00A75A42">
                <w:rPr>
                  <w:rFonts w:ascii="仿宋" w:hAnsi="仿宋" w:cs="Times New Roman" w:hint="eastAsia"/>
                  <w:szCs w:val="21"/>
                </w:rPr>
                <w:t>部分字段更改为公共</w:t>
              </w:r>
            </w:ins>
            <w:ins w:id="34" w:author="Li Yang" w:date="2023-03-20T09:43:00Z">
              <w:r w:rsidR="00A75A42">
                <w:rPr>
                  <w:rFonts w:ascii="仿宋" w:hAnsi="仿宋" w:cs="Times New Roman" w:hint="eastAsia"/>
                  <w:szCs w:val="21"/>
                </w:rPr>
                <w:t>报文头</w:t>
              </w:r>
            </w:ins>
          </w:p>
          <w:p w14:paraId="1C239C3D" w14:textId="77777777" w:rsidR="00A75A42" w:rsidRDefault="00A75A42" w:rsidP="00D30B45">
            <w:pPr>
              <w:rPr>
                <w:ins w:id="35" w:author="Li Yang" w:date="2023-03-20T09:43:00Z"/>
                <w:rFonts w:ascii="仿宋" w:hAnsi="仿宋" w:cs="Times New Roman"/>
                <w:szCs w:val="21"/>
              </w:rPr>
            </w:pPr>
            <w:ins w:id="36" w:author="Li Yang" w:date="2023-03-20T09:43:00Z">
              <w:r>
                <w:rPr>
                  <w:rFonts w:ascii="仿宋" w:hAnsi="仿宋" w:cs="Times New Roman" w:hint="eastAsia"/>
                  <w:szCs w:val="21"/>
                </w:rPr>
                <w:t>2）报文中增加version版本字段</w:t>
              </w:r>
            </w:ins>
          </w:p>
          <w:p w14:paraId="106BDD76" w14:textId="77777777" w:rsidR="00A75A42" w:rsidRDefault="00A75A42" w:rsidP="00D30B45">
            <w:pPr>
              <w:rPr>
                <w:ins w:id="37" w:author="Li Yang" w:date="2023-03-20T09:44:00Z"/>
                <w:rFonts w:ascii="仿宋" w:hAnsi="仿宋" w:cs="Times New Roman"/>
                <w:szCs w:val="21"/>
              </w:rPr>
            </w:pPr>
            <w:ins w:id="38" w:author="Li Yang" w:date="2023-03-20T09:43:00Z">
              <w:r>
                <w:rPr>
                  <w:rFonts w:ascii="仿宋" w:hAnsi="仿宋" w:cs="Times New Roman" w:hint="eastAsia"/>
                  <w:szCs w:val="21"/>
                </w:rPr>
                <w:t>3）对</w:t>
              </w:r>
              <w:r w:rsidRPr="00FF3F12">
                <w:rPr>
                  <w:rFonts w:ascii="仿宋" w:hAnsi="仿宋" w:cs="Times New Roman"/>
                  <w:szCs w:val="21"/>
                </w:rPr>
                <w:t>SEAUP/SEADP/SEASP</w:t>
              </w:r>
            </w:ins>
            <w:ins w:id="39" w:author="Li Yang" w:date="2023-03-20T09:44:00Z">
              <w:r>
                <w:rPr>
                  <w:rFonts w:ascii="仿宋" w:hAnsi="仿宋" w:cs="Times New Roman" w:hint="eastAsia"/>
                  <w:szCs w:val="21"/>
                </w:rPr>
                <w:t>进行梳理和更新</w:t>
              </w:r>
            </w:ins>
          </w:p>
          <w:p w14:paraId="572E8205" w14:textId="3C428461" w:rsidR="00A75A42" w:rsidRPr="00FF3F12" w:rsidRDefault="00A75A42" w:rsidP="00D30B45">
            <w:pPr>
              <w:rPr>
                <w:rFonts w:ascii="仿宋" w:hAnsi="仿宋" w:cs="Times New Roman"/>
                <w:szCs w:val="21"/>
              </w:rPr>
            </w:pPr>
            <w:ins w:id="40" w:author="Li Yang" w:date="2023-03-20T09:44:00Z">
              <w:r>
                <w:rPr>
                  <w:rFonts w:ascii="仿宋" w:hAnsi="仿宋" w:cs="Times New Roman" w:hint="eastAsia"/>
                  <w:szCs w:val="21"/>
                </w:rPr>
                <w:t>4）</w:t>
              </w:r>
            </w:ins>
            <w:ins w:id="41" w:author="Li Yang" w:date="2023-03-20T09:45:00Z">
              <w:r>
                <w:rPr>
                  <w:rFonts w:ascii="仿宋" w:hAnsi="仿宋" w:cs="Times New Roman" w:hint="eastAsia"/>
                  <w:szCs w:val="21"/>
                </w:rPr>
                <w:t>此版本中</w:t>
              </w:r>
            </w:ins>
            <w:ins w:id="42" w:author="Li Yang" w:date="2023-03-20T09:44:00Z">
              <w:r>
                <w:rPr>
                  <w:rFonts w:ascii="仿宋" w:hAnsi="仿宋" w:cs="Times New Roman" w:hint="eastAsia"/>
                  <w:szCs w:val="21"/>
                </w:rPr>
                <w:t>S</w:t>
              </w:r>
              <w:r>
                <w:rPr>
                  <w:rFonts w:ascii="仿宋" w:hAnsi="仿宋" w:cs="Times New Roman"/>
                  <w:szCs w:val="21"/>
                </w:rPr>
                <w:t>EAUP</w:t>
              </w:r>
            </w:ins>
            <w:ins w:id="43" w:author="Li Yang" w:date="2023-03-20T09:45:00Z">
              <w:r>
                <w:rPr>
                  <w:rFonts w:ascii="仿宋" w:hAnsi="仿宋" w:cs="Times New Roman" w:hint="eastAsia"/>
                  <w:szCs w:val="21"/>
                </w:rPr>
                <w:t>设计时，</w:t>
              </w:r>
            </w:ins>
            <w:ins w:id="44" w:author="Li Yang" w:date="2023-03-20T09:44:00Z">
              <w:r>
                <w:rPr>
                  <w:rFonts w:ascii="仿宋" w:hAnsi="仿宋" w:cs="Times New Roman" w:hint="eastAsia"/>
                  <w:szCs w:val="21"/>
                </w:rPr>
                <w:t>数据报</w:t>
              </w:r>
            </w:ins>
            <w:ins w:id="45" w:author="Li Yang" w:date="2023-03-20T09:45:00Z">
              <w:r>
                <w:rPr>
                  <w:rFonts w:ascii="仿宋" w:hAnsi="仿宋" w:cs="Times New Roman" w:hint="eastAsia"/>
                  <w:szCs w:val="21"/>
                </w:rPr>
                <w:t>的长度限制在1个M</w:t>
              </w:r>
              <w:r>
                <w:rPr>
                  <w:rFonts w:ascii="仿宋" w:hAnsi="仿宋" w:cs="Times New Roman"/>
                  <w:szCs w:val="21"/>
                </w:rPr>
                <w:t>TU</w:t>
              </w:r>
              <w:r>
                <w:rPr>
                  <w:rFonts w:ascii="仿宋" w:hAnsi="仿宋" w:cs="Times New Roman" w:hint="eastAsia"/>
                  <w:szCs w:val="21"/>
                </w:rPr>
                <w:t>内</w:t>
              </w:r>
            </w:ins>
          </w:p>
        </w:tc>
      </w:tr>
      <w:tr w:rsidR="005635DF" w:rsidRPr="00FF3F12" w14:paraId="075C91DA" w14:textId="77777777" w:rsidTr="00391C2A">
        <w:tc>
          <w:tcPr>
            <w:tcW w:w="941" w:type="dxa"/>
          </w:tcPr>
          <w:p w14:paraId="1CF724C7" w14:textId="2C2953CA" w:rsidR="005635DF" w:rsidRPr="00E737E6" w:rsidRDefault="005635DF" w:rsidP="005635DF">
            <w:pPr>
              <w:rPr>
                <w:rFonts w:ascii="仿宋" w:hAnsi="仿宋" w:cs="Times New Roman"/>
                <w:szCs w:val="21"/>
              </w:rPr>
            </w:pPr>
            <w:ins w:id="46" w:author="Li Yang" w:date="2023-03-06T14:03:00Z">
              <w:r w:rsidRPr="00FF3F12">
                <w:rPr>
                  <w:rFonts w:ascii="仿宋" w:hAnsi="仿宋" w:cs="Times New Roman"/>
                  <w:szCs w:val="21"/>
                </w:rPr>
                <w:t>V0.</w:t>
              </w:r>
            </w:ins>
            <w:ins w:id="47" w:author="Li Yang" w:date="2023-03-20T09:42:00Z">
              <w:r>
                <w:rPr>
                  <w:rFonts w:ascii="仿宋" w:hAnsi="仿宋" w:cs="Times New Roman"/>
                  <w:szCs w:val="21"/>
                </w:rPr>
                <w:t>7</w:t>
              </w:r>
            </w:ins>
            <w:ins w:id="48" w:author="Li Yang [2]" w:date="2023-04-17T10:36:00Z">
              <w:r w:rsidR="00D273CA">
                <w:rPr>
                  <w:rFonts w:ascii="仿宋" w:hAnsi="仿宋" w:cs="Times New Roman"/>
                  <w:szCs w:val="21"/>
                </w:rPr>
                <w:t>1</w:t>
              </w:r>
            </w:ins>
          </w:p>
        </w:tc>
        <w:tc>
          <w:tcPr>
            <w:tcW w:w="1322" w:type="dxa"/>
          </w:tcPr>
          <w:p w14:paraId="504AA4A2" w14:textId="32594982" w:rsidR="005635DF" w:rsidRPr="00FF3F12" w:rsidRDefault="005635DF" w:rsidP="005635DF">
            <w:pPr>
              <w:rPr>
                <w:rFonts w:ascii="仿宋" w:hAnsi="仿宋" w:cs="Times New Roman"/>
                <w:szCs w:val="21"/>
              </w:rPr>
            </w:pPr>
            <w:ins w:id="49" w:author="Li Yang" w:date="2023-03-06T14:03:00Z">
              <w:r w:rsidRPr="00FF3F12">
                <w:rPr>
                  <w:rFonts w:ascii="仿宋" w:hAnsi="仿宋" w:cs="Times New Roman"/>
                  <w:szCs w:val="21"/>
                </w:rPr>
                <w:t>2023-3-</w:t>
              </w:r>
            </w:ins>
            <w:ins w:id="50" w:author="Li Yang" w:date="2023-03-20T09:42:00Z">
              <w:r>
                <w:rPr>
                  <w:rFonts w:ascii="仿宋" w:hAnsi="仿宋" w:cs="Times New Roman"/>
                  <w:szCs w:val="21"/>
                </w:rPr>
                <w:t>2</w:t>
              </w:r>
            </w:ins>
            <w:r>
              <w:rPr>
                <w:rFonts w:ascii="仿宋" w:hAnsi="仿宋" w:cs="Times New Roman"/>
                <w:szCs w:val="21"/>
              </w:rPr>
              <w:t>7</w:t>
            </w:r>
          </w:p>
        </w:tc>
        <w:tc>
          <w:tcPr>
            <w:tcW w:w="1701" w:type="dxa"/>
          </w:tcPr>
          <w:p w14:paraId="5A9AB97C" w14:textId="41EBA170" w:rsidR="005635DF" w:rsidRPr="00FF3F12" w:rsidRDefault="005635DF" w:rsidP="005635DF">
            <w:pPr>
              <w:rPr>
                <w:rFonts w:ascii="仿宋" w:hAnsi="仿宋" w:cs="Times New Roman"/>
                <w:szCs w:val="21"/>
              </w:rPr>
            </w:pPr>
            <w:ins w:id="51" w:author="Li Yang" w:date="2023-03-06T14:03:00Z">
              <w:r w:rsidRPr="00FF3F12">
                <w:rPr>
                  <w:rFonts w:ascii="仿宋" w:hAnsi="仿宋" w:cs="Times New Roman" w:hint="eastAsia"/>
                  <w:szCs w:val="21"/>
                </w:rPr>
                <w:t>李杨</w:t>
              </w:r>
            </w:ins>
          </w:p>
        </w:tc>
        <w:tc>
          <w:tcPr>
            <w:tcW w:w="4332" w:type="dxa"/>
          </w:tcPr>
          <w:p w14:paraId="6186A029" w14:textId="77777777" w:rsidR="00D273CA" w:rsidRDefault="00D273CA" w:rsidP="00D273CA">
            <w:pPr>
              <w:rPr>
                <w:ins w:id="52" w:author="Li Yang [2]" w:date="2023-04-17T10:36:00Z"/>
                <w:rFonts w:ascii="仿宋" w:hAnsi="仿宋" w:cs="Times New Roman"/>
                <w:szCs w:val="21"/>
              </w:rPr>
            </w:pPr>
            <w:ins w:id="53" w:author="Li Yang [2]" w:date="2023-04-17T10:36:00Z">
              <w:r>
                <w:rPr>
                  <w:rFonts w:ascii="仿宋" w:hAnsi="仿宋" w:cs="Times New Roman" w:hint="eastAsia"/>
                  <w:szCs w:val="21"/>
                </w:rPr>
                <w:t>根据大家反馈意见修改文稿</w:t>
              </w:r>
            </w:ins>
          </w:p>
          <w:p w14:paraId="04BB2628" w14:textId="77777777" w:rsidR="00D273CA" w:rsidRDefault="00D273CA" w:rsidP="00D273CA">
            <w:pPr>
              <w:rPr>
                <w:ins w:id="54" w:author="Li Yang [2]" w:date="2023-04-17T10:36:00Z"/>
                <w:rFonts w:ascii="仿宋" w:hAnsi="仿宋" w:cs="Times New Roman"/>
                <w:szCs w:val="21"/>
              </w:rPr>
            </w:pPr>
            <w:ins w:id="55" w:author="Li Yang [2]" w:date="2023-04-17T10:36:00Z">
              <w:r>
                <w:rPr>
                  <w:rFonts w:ascii="仿宋" w:hAnsi="仿宋" w:cs="Times New Roman" w:hint="eastAsia"/>
                  <w:szCs w:val="21"/>
                </w:rPr>
                <w:t>1）version字段放到type字段之前</w:t>
              </w:r>
            </w:ins>
          </w:p>
          <w:p w14:paraId="1AB3772B" w14:textId="77777777" w:rsidR="00D273CA" w:rsidRDefault="00D273CA" w:rsidP="00D273CA">
            <w:pPr>
              <w:rPr>
                <w:ins w:id="56" w:author="Li Yang [2]" w:date="2023-04-17T10:36:00Z"/>
                <w:rFonts w:ascii="仿宋" w:hAnsi="仿宋" w:cs="Times New Roman"/>
                <w:szCs w:val="21"/>
              </w:rPr>
            </w:pPr>
            <w:ins w:id="57" w:author="Li Yang [2]" w:date="2023-04-17T10:36:00Z">
              <w:r>
                <w:rPr>
                  <w:rFonts w:ascii="仿宋" w:hAnsi="仿宋" w:cs="Times New Roman" w:hint="eastAsia"/>
                  <w:szCs w:val="21"/>
                </w:rPr>
                <w:t>2）</w:t>
              </w:r>
              <w:r w:rsidRPr="005635DF">
                <w:rPr>
                  <w:rFonts w:ascii="仿宋" w:hAnsi="仿宋" w:cs="Times New Roman" w:hint="eastAsia"/>
                  <w:szCs w:val="21"/>
                </w:rPr>
                <w:t>建议一个NACK可以带多个（一段）数据包，而不是每个NACK只带一个包</w:t>
              </w:r>
            </w:ins>
          </w:p>
          <w:p w14:paraId="71EF6DA8" w14:textId="77777777" w:rsidR="00D273CA" w:rsidRDefault="00D273CA" w:rsidP="00D273CA">
            <w:pPr>
              <w:rPr>
                <w:ins w:id="58" w:author="Li Yang [2]" w:date="2023-04-17T10:36:00Z"/>
                <w:rFonts w:ascii="仿宋" w:hAnsi="仿宋" w:cs="Times New Roman"/>
                <w:szCs w:val="21"/>
              </w:rPr>
            </w:pPr>
            <w:ins w:id="59" w:author="Li Yang [2]" w:date="2023-04-17T10:36:00Z">
              <w:r>
                <w:rPr>
                  <w:rFonts w:ascii="仿宋" w:hAnsi="仿宋" w:cs="Times New Roman" w:hint="eastAsia"/>
                  <w:szCs w:val="21"/>
                </w:rPr>
                <w:t>3）需讨论多路径使用</w:t>
              </w:r>
              <w:r w:rsidRPr="005635DF">
                <w:rPr>
                  <w:rFonts w:ascii="仿宋" w:hAnsi="仿宋" w:cs="Times New Roman" w:hint="eastAsia"/>
                  <w:szCs w:val="21"/>
                </w:rPr>
                <w:t>Option A和B</w:t>
              </w:r>
              <w:r>
                <w:rPr>
                  <w:rFonts w:ascii="仿宋" w:hAnsi="仿宋" w:cs="Times New Roman" w:hint="eastAsia"/>
                  <w:szCs w:val="21"/>
                </w:rPr>
                <w:t>后</w:t>
              </w:r>
              <w:r w:rsidRPr="005635DF">
                <w:rPr>
                  <w:rFonts w:ascii="仿宋" w:hAnsi="仿宋" w:cs="Times New Roman" w:hint="eastAsia"/>
                  <w:szCs w:val="21"/>
                </w:rPr>
                <w:t>，</w:t>
              </w:r>
              <w:r>
                <w:rPr>
                  <w:rFonts w:ascii="仿宋" w:hAnsi="仿宋" w:cs="Times New Roman" w:hint="eastAsia"/>
                  <w:szCs w:val="21"/>
                </w:rPr>
                <w:t>无法与</w:t>
              </w:r>
              <w:r w:rsidRPr="005635DF">
                <w:rPr>
                  <w:rFonts w:ascii="仿宋" w:hAnsi="仿宋" w:cs="Times New Roman" w:hint="eastAsia"/>
                  <w:szCs w:val="21"/>
                </w:rPr>
                <w:t>INT的BCD</w:t>
              </w:r>
              <w:r>
                <w:rPr>
                  <w:rFonts w:ascii="仿宋" w:hAnsi="仿宋" w:cs="Times New Roman" w:hint="eastAsia"/>
                  <w:szCs w:val="21"/>
                </w:rPr>
                <w:t>字段一起使用</w:t>
              </w:r>
            </w:ins>
          </w:p>
          <w:p w14:paraId="7CCAB3B1" w14:textId="094EB959" w:rsidR="003811A0" w:rsidRPr="003811A0" w:rsidRDefault="00D273CA" w:rsidP="00D273CA">
            <w:pPr>
              <w:rPr>
                <w:rFonts w:ascii="仿宋" w:hAnsi="仿宋" w:cs="Times New Roman"/>
                <w:szCs w:val="21"/>
              </w:rPr>
            </w:pPr>
            <w:ins w:id="60" w:author="Li Yang [2]" w:date="2023-04-17T10:36:00Z">
              <w:r>
                <w:rPr>
                  <w:rFonts w:ascii="仿宋" w:hAnsi="仿宋" w:cs="Times New Roman" w:hint="eastAsia"/>
                  <w:szCs w:val="21"/>
                </w:rPr>
                <w:t>4）源S</w:t>
              </w:r>
              <w:r>
                <w:rPr>
                  <w:rFonts w:ascii="仿宋" w:hAnsi="仿宋" w:cs="Times New Roman"/>
                  <w:szCs w:val="21"/>
                </w:rPr>
                <w:t>EAID</w:t>
              </w:r>
              <w:r>
                <w:rPr>
                  <w:rFonts w:ascii="仿宋" w:hAnsi="仿宋" w:cs="Times New Roman" w:hint="eastAsia"/>
                  <w:szCs w:val="21"/>
                </w:rPr>
                <w:t>、目的S</w:t>
              </w:r>
              <w:r>
                <w:rPr>
                  <w:rFonts w:ascii="仿宋" w:hAnsi="仿宋" w:cs="Times New Roman"/>
                  <w:szCs w:val="21"/>
                </w:rPr>
                <w:t>EAID</w:t>
              </w:r>
              <w:r>
                <w:rPr>
                  <w:rFonts w:ascii="仿宋" w:hAnsi="仿宋" w:cs="Times New Roman" w:hint="eastAsia"/>
                  <w:szCs w:val="21"/>
                </w:rPr>
                <w:t>传输组合表需要修改，匹配后面S</w:t>
              </w:r>
              <w:r>
                <w:rPr>
                  <w:rFonts w:ascii="仿宋" w:hAnsi="仿宋" w:cs="Times New Roman"/>
                  <w:szCs w:val="21"/>
                </w:rPr>
                <w:t>EAID</w:t>
              </w:r>
              <w:r>
                <w:rPr>
                  <w:rFonts w:ascii="仿宋" w:hAnsi="仿宋" w:cs="Times New Roman" w:hint="eastAsia"/>
                  <w:szCs w:val="21"/>
                </w:rPr>
                <w:t>的类型</w:t>
              </w:r>
            </w:ins>
          </w:p>
        </w:tc>
      </w:tr>
      <w:tr w:rsidR="00D273CA" w:rsidRPr="00FF3F12" w14:paraId="568CCCB3" w14:textId="77777777" w:rsidTr="00391C2A">
        <w:tc>
          <w:tcPr>
            <w:tcW w:w="941" w:type="dxa"/>
          </w:tcPr>
          <w:p w14:paraId="0EF0193D" w14:textId="488038A9" w:rsidR="00D273CA" w:rsidRPr="00FF3F12" w:rsidRDefault="00D273CA" w:rsidP="00D273CA">
            <w:pPr>
              <w:rPr>
                <w:rFonts w:ascii="仿宋" w:hAnsi="仿宋" w:cs="Times New Roman"/>
                <w:szCs w:val="21"/>
              </w:rPr>
            </w:pPr>
            <w:ins w:id="61" w:author="Li Yang" w:date="2023-03-06T14:03:00Z">
              <w:r w:rsidRPr="00FF3F12">
                <w:rPr>
                  <w:rFonts w:ascii="仿宋" w:hAnsi="仿宋" w:cs="Times New Roman"/>
                  <w:szCs w:val="21"/>
                </w:rPr>
                <w:t>V0.</w:t>
              </w:r>
            </w:ins>
            <w:ins w:id="62" w:author="Li Yang" w:date="2023-03-20T09:42:00Z">
              <w:r>
                <w:rPr>
                  <w:rFonts w:ascii="仿宋" w:hAnsi="仿宋" w:cs="Times New Roman"/>
                  <w:szCs w:val="21"/>
                </w:rPr>
                <w:t>7</w:t>
              </w:r>
            </w:ins>
            <w:ins w:id="63" w:author="Li Yang [2]" w:date="2023-04-17T10:36:00Z">
              <w:r>
                <w:rPr>
                  <w:rFonts w:ascii="仿宋" w:hAnsi="仿宋" w:cs="Times New Roman"/>
                  <w:szCs w:val="21"/>
                </w:rPr>
                <w:t>2</w:t>
              </w:r>
            </w:ins>
          </w:p>
        </w:tc>
        <w:tc>
          <w:tcPr>
            <w:tcW w:w="1322" w:type="dxa"/>
          </w:tcPr>
          <w:p w14:paraId="2C04EA64" w14:textId="0F275898" w:rsidR="00D273CA" w:rsidRPr="00FF3F12" w:rsidRDefault="00D273CA" w:rsidP="00D273CA">
            <w:pPr>
              <w:rPr>
                <w:rFonts w:ascii="仿宋" w:hAnsi="仿宋" w:cs="Times New Roman"/>
                <w:szCs w:val="21"/>
              </w:rPr>
            </w:pPr>
            <w:ins w:id="64" w:author="Li Yang" w:date="2023-03-06T14:03:00Z">
              <w:r w:rsidRPr="00FF3F12">
                <w:rPr>
                  <w:rFonts w:ascii="仿宋" w:hAnsi="仿宋" w:cs="Times New Roman"/>
                  <w:szCs w:val="21"/>
                </w:rPr>
                <w:t>2023-</w:t>
              </w:r>
            </w:ins>
            <w:ins w:id="65" w:author="Li Yang [2]" w:date="2023-04-17T10:37:00Z">
              <w:r>
                <w:rPr>
                  <w:rFonts w:ascii="仿宋" w:hAnsi="仿宋" w:cs="Times New Roman"/>
                  <w:szCs w:val="21"/>
                </w:rPr>
                <w:t>4-14</w:t>
              </w:r>
            </w:ins>
          </w:p>
        </w:tc>
        <w:tc>
          <w:tcPr>
            <w:tcW w:w="1701" w:type="dxa"/>
          </w:tcPr>
          <w:p w14:paraId="53A0BEC4" w14:textId="22F902F7" w:rsidR="00D273CA" w:rsidRPr="00FF3F12" w:rsidRDefault="00D273CA" w:rsidP="00D273CA">
            <w:pPr>
              <w:rPr>
                <w:rFonts w:ascii="仿宋" w:hAnsi="仿宋" w:cs="Times New Roman"/>
                <w:szCs w:val="21"/>
              </w:rPr>
            </w:pPr>
            <w:ins w:id="66" w:author="Li Yang" w:date="2023-03-06T14:03:00Z">
              <w:r w:rsidRPr="00FF3F12">
                <w:rPr>
                  <w:rFonts w:ascii="仿宋" w:hAnsi="仿宋" w:cs="Times New Roman" w:hint="eastAsia"/>
                  <w:szCs w:val="21"/>
                </w:rPr>
                <w:t>李杨</w:t>
              </w:r>
            </w:ins>
          </w:p>
        </w:tc>
        <w:tc>
          <w:tcPr>
            <w:tcW w:w="4332" w:type="dxa"/>
          </w:tcPr>
          <w:p w14:paraId="52DF9A1D" w14:textId="5752D2FA" w:rsidR="00D273CA" w:rsidRPr="00D273CA" w:rsidRDefault="00D273CA" w:rsidP="0043005F">
            <w:pPr>
              <w:rPr>
                <w:ins w:id="67" w:author="Li Yang [2]" w:date="2023-04-17T10:37:00Z"/>
                <w:rFonts w:ascii="仿宋" w:hAnsi="仿宋" w:cs="Times New Roman"/>
                <w:szCs w:val="21"/>
              </w:rPr>
            </w:pPr>
            <w:ins w:id="68" w:author="Li Yang [2]" w:date="2023-04-17T10:37:00Z">
              <w:r w:rsidRPr="00D273CA">
                <w:rPr>
                  <w:rFonts w:ascii="仿宋" w:hAnsi="仿宋" w:cs="Times New Roman" w:hint="eastAsia"/>
                  <w:szCs w:val="21"/>
                </w:rPr>
                <w:t>1）</w:t>
              </w:r>
            </w:ins>
            <w:ins w:id="69" w:author="Li Yang [2]" w:date="2023-04-17T10:47:00Z">
              <w:r w:rsidR="0043109E">
                <w:rPr>
                  <w:rFonts w:ascii="仿宋" w:hAnsi="仿宋" w:cs="Times New Roman" w:hint="eastAsia"/>
                  <w:szCs w:val="21"/>
                </w:rPr>
                <w:t>增加</w:t>
              </w:r>
            </w:ins>
            <w:ins w:id="70" w:author="Li Yang [2]" w:date="2023-04-17T10:37:00Z">
              <w:r w:rsidR="0043109E">
                <w:rPr>
                  <w:rFonts w:ascii="仿宋" w:hAnsi="仿宋" w:cs="Times New Roman" w:hint="eastAsia"/>
                  <w:szCs w:val="21"/>
                </w:rPr>
                <w:t>宋磊反馈意见</w:t>
              </w:r>
            </w:ins>
            <w:ins w:id="71" w:author="Li Yang [2]" w:date="2023-04-17T10:47:00Z">
              <w:r w:rsidR="0043109E">
                <w:rPr>
                  <w:rFonts w:ascii="仿宋" w:hAnsi="仿宋" w:cs="Times New Roman" w:hint="eastAsia"/>
                  <w:szCs w:val="21"/>
                </w:rPr>
                <w:t>，</w:t>
              </w:r>
            </w:ins>
            <w:ins w:id="72" w:author="Li Yang [2]" w:date="2023-04-17T10:37:00Z">
              <w:r w:rsidRPr="00D273CA">
                <w:rPr>
                  <w:rFonts w:ascii="仿宋" w:hAnsi="仿宋" w:cs="Times New Roman" w:hint="eastAsia"/>
                  <w:szCs w:val="21"/>
                </w:rPr>
                <w:t>把RSIP拿到IDP层之后，可在</w:t>
              </w:r>
              <w:proofErr w:type="gramStart"/>
              <w:r w:rsidRPr="00D273CA">
                <w:rPr>
                  <w:rFonts w:ascii="仿宋" w:hAnsi="仿宋" w:cs="Times New Roman" w:hint="eastAsia"/>
                  <w:szCs w:val="21"/>
                </w:rPr>
                <w:t>传输层原</w:t>
              </w:r>
              <w:proofErr w:type="gramEnd"/>
              <w:r w:rsidRPr="00D273CA">
                <w:rPr>
                  <w:rFonts w:ascii="仿宋" w:hAnsi="仿宋" w:cs="Times New Roman" w:hint="eastAsia"/>
                  <w:szCs w:val="21"/>
                </w:rPr>
                <w:t>RSIP位置放一个“高可靠传输的流标识”，占用2或者4个字节，方便传输层流表在自己的层次上做匹配</w:t>
              </w:r>
            </w:ins>
            <w:r w:rsidR="0043109E">
              <w:rPr>
                <w:rFonts w:ascii="仿宋" w:hAnsi="仿宋" w:cs="Times New Roman" w:hint="eastAsia"/>
                <w:szCs w:val="21"/>
              </w:rPr>
              <w:t>（</w:t>
            </w:r>
            <w:ins w:id="73" w:author="Li Yang [2]" w:date="2023-04-17T10:47:00Z">
              <w:r w:rsidR="0043109E">
                <w:rPr>
                  <w:rFonts w:ascii="仿宋" w:hAnsi="仿宋" w:cs="Times New Roman" w:hint="eastAsia"/>
                  <w:szCs w:val="21"/>
                </w:rPr>
                <w:t>待讨论</w:t>
              </w:r>
            </w:ins>
            <w:r w:rsidR="0043109E">
              <w:rPr>
                <w:rFonts w:ascii="仿宋" w:hAnsi="仿宋" w:cs="Times New Roman" w:hint="eastAsia"/>
                <w:szCs w:val="21"/>
              </w:rPr>
              <w:t>）</w:t>
            </w:r>
          </w:p>
          <w:p w14:paraId="58C34722" w14:textId="0871868A" w:rsidR="00D273CA" w:rsidRPr="00D273CA" w:rsidRDefault="0043109E" w:rsidP="00D273CA">
            <w:pPr>
              <w:rPr>
                <w:rFonts w:ascii="仿宋" w:hAnsi="仿宋" w:cs="Times New Roman"/>
                <w:szCs w:val="21"/>
              </w:rPr>
            </w:pPr>
            <w:r>
              <w:rPr>
                <w:rFonts w:ascii="仿宋" w:hAnsi="仿宋" w:cs="Times New Roman" w:hint="eastAsia"/>
                <w:szCs w:val="21"/>
              </w:rPr>
              <w:t>2）把</w:t>
            </w:r>
            <w:r w:rsidRPr="001D0B52">
              <w:rPr>
                <w:szCs w:val="21"/>
              </w:rPr>
              <w:t>NeT_defined Fields</w:t>
            </w:r>
            <w:r>
              <w:rPr>
                <w:rFonts w:hint="eastAsia"/>
                <w:szCs w:val="21"/>
              </w:rPr>
              <w:t>字段放到了</w:t>
            </w:r>
            <w:r>
              <w:rPr>
                <w:rFonts w:hint="eastAsia"/>
                <w:szCs w:val="21"/>
              </w:rPr>
              <w:t>preference</w:t>
            </w:r>
            <w:r>
              <w:rPr>
                <w:rFonts w:hint="eastAsia"/>
                <w:szCs w:val="21"/>
              </w:rPr>
              <w:t>字段后面，使得三种传输协议下字段偏移量相同便于处理</w:t>
            </w:r>
          </w:p>
        </w:tc>
      </w:tr>
      <w:tr w:rsidR="006C56BC" w:rsidRPr="00FF3F12" w14:paraId="3EEF61D6" w14:textId="77777777" w:rsidTr="00391C2A">
        <w:tc>
          <w:tcPr>
            <w:tcW w:w="941" w:type="dxa"/>
          </w:tcPr>
          <w:p w14:paraId="6DB47AA2" w14:textId="622C8234" w:rsidR="006C56BC" w:rsidRPr="00FF3F12" w:rsidRDefault="006C56BC" w:rsidP="006C56BC">
            <w:pPr>
              <w:rPr>
                <w:rFonts w:ascii="仿宋" w:hAnsi="仿宋" w:cs="Times New Roman"/>
                <w:szCs w:val="21"/>
              </w:rPr>
            </w:pPr>
            <w:ins w:id="74" w:author="Li Yang" w:date="2023-03-06T14:03:00Z">
              <w:r w:rsidRPr="00FF3F12">
                <w:rPr>
                  <w:rFonts w:ascii="仿宋" w:hAnsi="仿宋" w:cs="Times New Roman"/>
                  <w:szCs w:val="21"/>
                </w:rPr>
                <w:t>V0.</w:t>
              </w:r>
            </w:ins>
            <w:ins w:id="75" w:author="Li Yang" w:date="2023-03-20T09:42:00Z">
              <w:r>
                <w:rPr>
                  <w:rFonts w:ascii="仿宋" w:hAnsi="仿宋" w:cs="Times New Roman"/>
                  <w:szCs w:val="21"/>
                </w:rPr>
                <w:t>7</w:t>
              </w:r>
            </w:ins>
            <w:ins w:id="76" w:author="Li Yang" w:date="2023-05-08T15:53:00Z">
              <w:r>
                <w:rPr>
                  <w:rFonts w:ascii="仿宋" w:hAnsi="仿宋" w:cs="Times New Roman"/>
                  <w:szCs w:val="21"/>
                </w:rPr>
                <w:t>3</w:t>
              </w:r>
            </w:ins>
          </w:p>
        </w:tc>
        <w:tc>
          <w:tcPr>
            <w:tcW w:w="1322" w:type="dxa"/>
          </w:tcPr>
          <w:p w14:paraId="3FD17D68" w14:textId="004D3BB8" w:rsidR="006C56BC" w:rsidRPr="00FF3F12" w:rsidRDefault="006C56BC" w:rsidP="006C56BC">
            <w:pPr>
              <w:rPr>
                <w:rFonts w:ascii="仿宋" w:hAnsi="仿宋" w:cs="Times New Roman"/>
                <w:szCs w:val="21"/>
              </w:rPr>
            </w:pPr>
            <w:ins w:id="77" w:author="Li Yang" w:date="2023-03-06T14:03:00Z">
              <w:r w:rsidRPr="00FF3F12">
                <w:rPr>
                  <w:rFonts w:ascii="仿宋" w:hAnsi="仿宋" w:cs="Times New Roman"/>
                  <w:szCs w:val="21"/>
                </w:rPr>
                <w:t>2023</w:t>
              </w:r>
            </w:ins>
            <w:ins w:id="78" w:author="Li Yang" w:date="2023-05-08T15:54:00Z">
              <w:r w:rsidR="00354A23">
                <w:rPr>
                  <w:rFonts w:ascii="仿宋" w:hAnsi="仿宋" w:cs="Times New Roman"/>
                  <w:szCs w:val="21"/>
                </w:rPr>
                <w:t>-5-</w:t>
              </w:r>
            </w:ins>
            <w:ins w:id="79" w:author="Li Yang" w:date="2023-05-15T13:59:00Z">
              <w:r w:rsidR="00DF1449">
                <w:rPr>
                  <w:rFonts w:ascii="仿宋" w:hAnsi="仿宋" w:cs="Times New Roman"/>
                  <w:szCs w:val="21"/>
                </w:rPr>
                <w:t>15</w:t>
              </w:r>
            </w:ins>
          </w:p>
        </w:tc>
        <w:tc>
          <w:tcPr>
            <w:tcW w:w="1701" w:type="dxa"/>
          </w:tcPr>
          <w:p w14:paraId="62C4CFA1" w14:textId="64BA90E0" w:rsidR="006C56BC" w:rsidRPr="00FF3F12" w:rsidRDefault="00354A23" w:rsidP="006C56BC">
            <w:pPr>
              <w:rPr>
                <w:rFonts w:ascii="仿宋" w:hAnsi="仿宋" w:cs="Times New Roman"/>
                <w:szCs w:val="21"/>
              </w:rPr>
            </w:pPr>
            <w:ins w:id="80" w:author="Li Yang" w:date="2023-05-08T15:54:00Z">
              <w:r>
                <w:rPr>
                  <w:rFonts w:ascii="仿宋" w:hAnsi="仿宋" w:cs="Times New Roman" w:hint="eastAsia"/>
                  <w:szCs w:val="21"/>
                </w:rPr>
                <w:t>李杨</w:t>
              </w:r>
            </w:ins>
          </w:p>
        </w:tc>
        <w:tc>
          <w:tcPr>
            <w:tcW w:w="4332" w:type="dxa"/>
          </w:tcPr>
          <w:p w14:paraId="37EC6C80" w14:textId="77777777" w:rsidR="00354A23" w:rsidRDefault="00354A23" w:rsidP="006C56BC">
            <w:pPr>
              <w:rPr>
                <w:ins w:id="81" w:author="Li Yang" w:date="2023-05-15T13:59:00Z"/>
                <w:rFonts w:ascii="仿宋" w:hAnsi="仿宋" w:cs="Times New Roman"/>
                <w:szCs w:val="21"/>
              </w:rPr>
            </w:pPr>
            <w:ins w:id="82" w:author="Li Yang" w:date="2023-05-08T15:54:00Z">
              <w:r>
                <w:rPr>
                  <w:rFonts w:ascii="仿宋" w:hAnsi="仿宋" w:cs="Times New Roman" w:hint="eastAsia"/>
                  <w:szCs w:val="21"/>
                </w:rPr>
                <w:t>1）将包序号P</w:t>
              </w:r>
              <w:r>
                <w:rPr>
                  <w:rFonts w:ascii="仿宋" w:hAnsi="仿宋" w:cs="Times New Roman"/>
                  <w:szCs w:val="21"/>
                </w:rPr>
                <w:t>N</w:t>
              </w:r>
              <w:r>
                <w:rPr>
                  <w:rFonts w:ascii="仿宋" w:hAnsi="仿宋" w:cs="Times New Roman" w:hint="eastAsia"/>
                  <w:szCs w:val="21"/>
                </w:rPr>
                <w:t>放到了公共报文首部</w:t>
              </w:r>
            </w:ins>
          </w:p>
          <w:p w14:paraId="1F9DB785" w14:textId="77777777" w:rsidR="00DF1449" w:rsidRDefault="00DF1449" w:rsidP="006C56BC">
            <w:pPr>
              <w:rPr>
                <w:ins w:id="83" w:author="Li Yang" w:date="2023-05-15T13:59:00Z"/>
                <w:rFonts w:ascii="仿宋" w:hAnsi="仿宋" w:cs="Times New Roman"/>
                <w:szCs w:val="21"/>
              </w:rPr>
            </w:pPr>
            <w:ins w:id="84" w:author="Li Yang" w:date="2023-05-15T13:59:00Z">
              <w:r>
                <w:rPr>
                  <w:rFonts w:ascii="仿宋" w:hAnsi="仿宋" w:cs="Times New Roman" w:hint="eastAsia"/>
                  <w:szCs w:val="21"/>
                </w:rPr>
                <w:t>2）增加附录9</w:t>
              </w:r>
              <w:r>
                <w:rPr>
                  <w:rFonts w:ascii="仿宋" w:hAnsi="仿宋" w:cs="Times New Roman"/>
                  <w:szCs w:val="21"/>
                </w:rPr>
                <w:t>.4</w:t>
              </w:r>
              <w:r>
                <w:rPr>
                  <w:rFonts w:ascii="仿宋" w:hAnsi="仿宋" w:cs="Times New Roman" w:hint="eastAsia"/>
                  <w:szCs w:val="21"/>
                </w:rPr>
                <w:t>数据报文设计框架</w:t>
              </w:r>
            </w:ins>
          </w:p>
          <w:p w14:paraId="335E2CF4" w14:textId="6233B8F3" w:rsidR="00DF1449" w:rsidRPr="00DF1449" w:rsidRDefault="00DF1449" w:rsidP="006C56BC">
            <w:pPr>
              <w:rPr>
                <w:rFonts w:ascii="仿宋" w:hAnsi="仿宋" w:cs="Times New Roman"/>
                <w:szCs w:val="21"/>
              </w:rPr>
            </w:pPr>
            <w:ins w:id="85" w:author="Li Yang" w:date="2023-05-15T13:59:00Z">
              <w:r>
                <w:rPr>
                  <w:rFonts w:ascii="仿宋" w:hAnsi="仿宋" w:cs="Times New Roman"/>
                  <w:szCs w:val="21"/>
                </w:rPr>
                <w:t>3</w:t>
              </w:r>
              <w:r>
                <w:rPr>
                  <w:rFonts w:ascii="仿宋" w:hAnsi="仿宋" w:cs="Times New Roman" w:hint="eastAsia"/>
                  <w:szCs w:val="21"/>
                </w:rPr>
                <w:t>）修改</w:t>
              </w:r>
            </w:ins>
            <w:ins w:id="86" w:author="Li Yang" w:date="2023-05-15T14:00:00Z">
              <w:r>
                <w:rPr>
                  <w:rFonts w:ascii="仿宋" w:hAnsi="仿宋" w:cs="Times New Roman" w:hint="eastAsia"/>
                  <w:szCs w:val="21"/>
                </w:rPr>
                <w:t>5</w:t>
              </w:r>
              <w:r>
                <w:rPr>
                  <w:rFonts w:ascii="仿宋" w:hAnsi="仿宋" w:cs="Times New Roman"/>
                  <w:szCs w:val="21"/>
                </w:rPr>
                <w:t>.</w:t>
              </w:r>
              <w:r>
                <w:rPr>
                  <w:rFonts w:ascii="仿宋" w:hAnsi="仿宋" w:cs="Times New Roman" w:hint="eastAsia"/>
                  <w:szCs w:val="21"/>
                </w:rPr>
                <w:t>3节中</w:t>
              </w:r>
            </w:ins>
            <w:ins w:id="87" w:author="Li Yang" w:date="2023-05-15T13:59:00Z">
              <w:r>
                <w:rPr>
                  <w:rFonts w:ascii="仿宋" w:hAnsi="仿宋" w:cs="Times New Roman" w:hint="eastAsia"/>
                  <w:szCs w:val="21"/>
                </w:rPr>
                <w:t>N</w:t>
              </w:r>
              <w:r>
                <w:rPr>
                  <w:rFonts w:ascii="仿宋" w:hAnsi="仿宋" w:cs="Times New Roman"/>
                  <w:szCs w:val="21"/>
                </w:rPr>
                <w:t>ACK</w:t>
              </w:r>
              <w:r>
                <w:rPr>
                  <w:rFonts w:ascii="仿宋" w:hAnsi="仿宋" w:cs="Times New Roman" w:hint="eastAsia"/>
                  <w:szCs w:val="21"/>
                </w:rPr>
                <w:t>和</w:t>
              </w:r>
              <w:proofErr w:type="spellStart"/>
              <w:r>
                <w:rPr>
                  <w:rFonts w:ascii="仿宋" w:hAnsi="仿宋" w:cs="Times New Roman" w:hint="eastAsia"/>
                  <w:szCs w:val="21"/>
                </w:rPr>
                <w:t>N</w:t>
              </w:r>
            </w:ins>
            <w:ins w:id="88" w:author="Li Yang" w:date="2023-05-15T14:00:00Z">
              <w:r>
                <w:rPr>
                  <w:rFonts w:ascii="仿宋" w:hAnsi="仿宋" w:cs="Times New Roman"/>
                  <w:szCs w:val="21"/>
                </w:rPr>
                <w:t>ACK_reply</w:t>
              </w:r>
              <w:proofErr w:type="spellEnd"/>
              <w:r>
                <w:rPr>
                  <w:rFonts w:ascii="仿宋" w:hAnsi="仿宋" w:cs="Times New Roman" w:hint="eastAsia"/>
                  <w:szCs w:val="21"/>
                </w:rPr>
                <w:t>格式</w:t>
              </w:r>
            </w:ins>
          </w:p>
        </w:tc>
      </w:tr>
    </w:tbl>
    <w:p w14:paraId="2EC85083" w14:textId="77777777" w:rsidR="00C66EEB" w:rsidRPr="00FF3F12" w:rsidRDefault="00C66EEB">
      <w:pPr>
        <w:widowControl/>
        <w:jc w:val="left"/>
        <w:rPr>
          <w:rFonts w:ascii="仿宋" w:hAnsi="仿宋" w:cs="Times New Roman"/>
        </w:rPr>
        <w:pPrChange w:id="89" w:author="Li Yang" w:date="2023-03-06T18:43:00Z">
          <w:pPr>
            <w:widowControl/>
            <w:ind w:firstLine="420"/>
            <w:jc w:val="left"/>
          </w:pPr>
        </w:pPrChange>
      </w:pPr>
      <w:r w:rsidRPr="00FF3F12">
        <w:rPr>
          <w:rFonts w:ascii="仿宋" w:hAnsi="仿宋" w:cs="Times New Roman"/>
        </w:rPr>
        <w:br w:type="page"/>
      </w:r>
    </w:p>
    <w:p w14:paraId="55C58EF3" w14:textId="5B72904F" w:rsidR="00C66EEB" w:rsidRPr="00FF3F12" w:rsidRDefault="006562FD" w:rsidP="00C66EEB">
      <w:pPr>
        <w:pStyle w:val="1"/>
        <w:numPr>
          <w:ilvl w:val="0"/>
          <w:numId w:val="12"/>
        </w:numPr>
        <w:rPr>
          <w:rFonts w:ascii="仿宋" w:hAnsi="仿宋" w:cs="Times New Roman"/>
        </w:rPr>
      </w:pPr>
      <w:bookmarkStart w:id="90" w:name="_Toc135051842"/>
      <w:r w:rsidRPr="00FF3F12">
        <w:rPr>
          <w:rFonts w:ascii="仿宋" w:hAnsi="仿宋" w:cs="Times New Roman"/>
        </w:rPr>
        <w:lastRenderedPageBreak/>
        <w:t>S</w:t>
      </w:r>
      <w:r w:rsidR="00C66EEB" w:rsidRPr="00FF3F12">
        <w:rPr>
          <w:rFonts w:ascii="仿宋" w:hAnsi="仿宋" w:cs="Times New Roman"/>
        </w:rPr>
        <w:t>E</w:t>
      </w:r>
      <w:r w:rsidRPr="00FF3F12">
        <w:rPr>
          <w:rFonts w:ascii="仿宋" w:hAnsi="仿宋" w:cs="Times New Roman"/>
        </w:rPr>
        <w:t>A</w:t>
      </w:r>
      <w:r w:rsidR="00C66EEB" w:rsidRPr="00FF3F12">
        <w:rPr>
          <w:rFonts w:ascii="仿宋" w:hAnsi="仿宋" w:cs="Times New Roman"/>
        </w:rPr>
        <w:t>ID</w:t>
      </w:r>
      <w:bookmarkEnd w:id="90"/>
    </w:p>
    <w:p w14:paraId="4A245AC2" w14:textId="77777777" w:rsidR="00994364" w:rsidRPr="00FF3F12" w:rsidRDefault="003D6908" w:rsidP="00197962">
      <w:pPr>
        <w:ind w:firstLineChars="200" w:firstLine="420"/>
        <w:rPr>
          <w:rFonts w:ascii="仿宋" w:hAnsi="仿宋" w:cs="Times New Roman"/>
        </w:rPr>
      </w:pPr>
      <w:r w:rsidRPr="00FF3F12">
        <w:rPr>
          <w:rFonts w:ascii="仿宋" w:hAnsi="仿宋" w:cs="Times New Roman"/>
        </w:rPr>
        <w:t>SEA</w:t>
      </w:r>
      <w:r w:rsidR="00C66EEB" w:rsidRPr="00FF3F12">
        <w:rPr>
          <w:rFonts w:ascii="仿宋" w:hAnsi="仿宋" w:cs="Times New Roman"/>
        </w:rPr>
        <w:t>ID</w:t>
      </w:r>
      <w:r w:rsidR="0044683B" w:rsidRPr="00FF3F12">
        <w:rPr>
          <w:rFonts w:ascii="仿宋" w:hAnsi="仿宋" w:cs="Times New Roman" w:hint="eastAsia"/>
        </w:rPr>
        <w:t>：</w:t>
      </w:r>
      <w:r w:rsidR="0024500F" w:rsidRPr="00377AC1">
        <w:rPr>
          <w:rFonts w:ascii="仿宋" w:hAnsi="仿宋" w:cs="Times New Roman"/>
          <w:b/>
          <w:color w:val="C00000"/>
        </w:rPr>
        <w:t>ID</w:t>
      </w:r>
      <w:r w:rsidR="0024500F" w:rsidRPr="00FF3F12">
        <w:rPr>
          <w:rFonts w:ascii="仿宋" w:hAnsi="仿宋" w:cs="Times New Roman"/>
        </w:rPr>
        <w:t xml:space="preserve">entifier in </w:t>
      </w:r>
      <w:r w:rsidR="0024500F" w:rsidRPr="00377AC1">
        <w:rPr>
          <w:rFonts w:ascii="仿宋" w:hAnsi="仿宋" w:cs="Times New Roman"/>
          <w:b/>
          <w:color w:val="C00000"/>
        </w:rPr>
        <w:t>SEA</w:t>
      </w:r>
      <w:r w:rsidR="0024500F" w:rsidRPr="00FF3F12">
        <w:rPr>
          <w:rFonts w:ascii="仿宋" w:hAnsi="仿宋" w:cs="Times New Roman"/>
        </w:rPr>
        <w:t>Net</w:t>
      </w:r>
      <w:r w:rsidR="0024500F" w:rsidRPr="00FF3F12">
        <w:rPr>
          <w:rFonts w:ascii="仿宋" w:hAnsi="仿宋" w:cs="Times New Roman" w:hint="eastAsia"/>
        </w:rPr>
        <w:t>，</w:t>
      </w:r>
      <w:proofErr w:type="gramStart"/>
      <w:r w:rsidR="0065232D" w:rsidRPr="00FF3F12">
        <w:rPr>
          <w:rFonts w:ascii="仿宋" w:hAnsi="仿宋" w:cs="Times New Roman" w:hint="eastAsia"/>
        </w:rPr>
        <w:t>海计算</w:t>
      </w:r>
      <w:proofErr w:type="gramEnd"/>
      <w:r w:rsidR="0065232D" w:rsidRPr="00FF3F12">
        <w:rPr>
          <w:rFonts w:ascii="仿宋" w:hAnsi="仿宋" w:cs="Times New Roman" w:hint="eastAsia"/>
        </w:rPr>
        <w:t>网</w:t>
      </w:r>
      <w:r w:rsidR="0044683B" w:rsidRPr="00FF3F12">
        <w:rPr>
          <w:rFonts w:ascii="仿宋" w:hAnsi="仿宋" w:cs="Times New Roman" w:hint="eastAsia"/>
        </w:rPr>
        <w:t>标识，</w:t>
      </w:r>
      <w:r w:rsidR="00994364" w:rsidRPr="00FF3F12">
        <w:rPr>
          <w:rFonts w:ascii="仿宋" w:hAnsi="仿宋" w:cs="Times New Roman"/>
        </w:rPr>
        <w:t>SEAID</w:t>
      </w:r>
      <w:r w:rsidR="00994364" w:rsidRPr="00FF3F12">
        <w:rPr>
          <w:rFonts w:ascii="仿宋" w:hAnsi="仿宋" w:cs="Times New Roman" w:hint="eastAsia"/>
        </w:rPr>
        <w:t>按</w:t>
      </w:r>
      <w:r w:rsidR="00994364" w:rsidRPr="00FF3F12">
        <w:rPr>
          <w:rFonts w:ascii="仿宋" w:hAnsi="仿宋" w:cs="Times New Roman"/>
        </w:rPr>
        <w:t>类型</w:t>
      </w:r>
      <w:r w:rsidR="00994364" w:rsidRPr="00FF3F12">
        <w:rPr>
          <w:rFonts w:ascii="仿宋" w:hAnsi="仿宋" w:cs="Times New Roman" w:hint="eastAsia"/>
        </w:rPr>
        <w:t>分为：设备、数据、用户和服务四种。</w:t>
      </w:r>
      <w:r w:rsidR="00994364" w:rsidRPr="00FF3F12">
        <w:rPr>
          <w:rFonts w:ascii="仿宋" w:hAnsi="仿宋" w:cs="Times New Roman"/>
        </w:rPr>
        <w:t>SEAID</w:t>
      </w:r>
      <w:r w:rsidR="00994364" w:rsidRPr="00FF3F12">
        <w:rPr>
          <w:rFonts w:ascii="仿宋" w:hAnsi="仿宋" w:cs="Times New Roman" w:hint="eastAsia"/>
        </w:rPr>
        <w:t>包括名称标识（</w:t>
      </w:r>
      <w:r w:rsidR="00994364" w:rsidRPr="00FF3F12">
        <w:rPr>
          <w:rFonts w:ascii="仿宋" w:hAnsi="仿宋" w:cs="Times New Roman"/>
        </w:rPr>
        <w:t>SEAID-n</w:t>
      </w:r>
      <w:r w:rsidR="00994364" w:rsidRPr="00FF3F12">
        <w:rPr>
          <w:rFonts w:ascii="仿宋" w:hAnsi="仿宋" w:cs="Times New Roman" w:hint="eastAsia"/>
        </w:rPr>
        <w:t>）和安全标识（</w:t>
      </w:r>
      <w:r w:rsidR="00994364" w:rsidRPr="00FF3F12">
        <w:rPr>
          <w:rFonts w:ascii="仿宋" w:hAnsi="仿宋" w:cs="Times New Roman"/>
        </w:rPr>
        <w:t>SEAID-s</w:t>
      </w:r>
      <w:r w:rsidR="00994364" w:rsidRPr="00FF3F12">
        <w:rPr>
          <w:rFonts w:ascii="仿宋" w:hAnsi="仿宋" w:cs="Times New Roman" w:hint="eastAsia"/>
        </w:rPr>
        <w:t>）两部分，即：</w:t>
      </w:r>
      <w:r w:rsidR="00994364" w:rsidRPr="00FF3F12">
        <w:rPr>
          <w:rFonts w:ascii="仿宋" w:hAnsi="仿宋" w:cs="Times New Roman"/>
        </w:rPr>
        <w:t>SEAID = [SEAID-n: SEAID-s]</w:t>
      </w:r>
      <w:r w:rsidR="00994364" w:rsidRPr="00FF3F12">
        <w:rPr>
          <w:rFonts w:ascii="仿宋" w:hAnsi="仿宋" w:cs="Times New Roman" w:hint="eastAsia"/>
        </w:rPr>
        <w:t>。</w:t>
      </w:r>
    </w:p>
    <w:p w14:paraId="62816D7F" w14:textId="77777777" w:rsidR="00994364" w:rsidRPr="00FF3F12" w:rsidRDefault="00994364" w:rsidP="00994364">
      <w:pPr>
        <w:ind w:firstLineChars="200" w:firstLine="420"/>
        <w:rPr>
          <w:rFonts w:ascii="仿宋" w:hAnsi="仿宋" w:cs="Times New Roman"/>
        </w:rPr>
      </w:pPr>
      <w:r w:rsidRPr="00FF3F12">
        <w:rPr>
          <w:rFonts w:ascii="仿宋" w:hAnsi="仿宋" w:cs="Times New Roman"/>
        </w:rPr>
        <w:t>SEAID-n</w:t>
      </w:r>
      <w:r w:rsidRPr="00FF3F12">
        <w:rPr>
          <w:rFonts w:ascii="仿宋" w:hAnsi="仿宋" w:cs="Times New Roman" w:hint="eastAsia"/>
        </w:rPr>
        <w:t>：名称标识，</w:t>
      </w:r>
      <w:r w:rsidRPr="00FF3F12">
        <w:rPr>
          <w:rFonts w:ascii="仿宋" w:hAnsi="仿宋" w:cs="Times New Roman"/>
        </w:rPr>
        <w:t>160bits</w:t>
      </w:r>
      <w:r w:rsidRPr="00FF3F12">
        <w:rPr>
          <w:rFonts w:ascii="仿宋" w:hAnsi="仿宋" w:cs="Times New Roman" w:hint="eastAsia"/>
        </w:rPr>
        <w:t>，用于标识</w:t>
      </w:r>
      <w:r w:rsidRPr="00FF3F12">
        <w:rPr>
          <w:rFonts w:ascii="仿宋" w:hAnsi="仿宋" w:cs="Times New Roman"/>
        </w:rPr>
        <w:t>SEANet</w:t>
      </w:r>
      <w:r w:rsidRPr="00FF3F12">
        <w:rPr>
          <w:rFonts w:ascii="仿宋" w:hAnsi="仿宋" w:cs="Times New Roman" w:hint="eastAsia"/>
        </w:rPr>
        <w:t>网络实体的名称。</w:t>
      </w:r>
    </w:p>
    <w:p w14:paraId="1A527DE7" w14:textId="77777777" w:rsidR="00994364" w:rsidRPr="00FF3F12" w:rsidRDefault="00994364" w:rsidP="00994364">
      <w:pPr>
        <w:ind w:firstLineChars="200" w:firstLine="420"/>
        <w:rPr>
          <w:rFonts w:ascii="仿宋" w:hAnsi="仿宋" w:cs="Times New Roman"/>
        </w:rPr>
      </w:pPr>
      <w:r w:rsidRPr="00FF3F12">
        <w:rPr>
          <w:rFonts w:ascii="仿宋" w:hAnsi="仿宋" w:cs="Times New Roman"/>
        </w:rPr>
        <w:t>SEAID-s</w:t>
      </w:r>
      <w:r w:rsidRPr="00FF3F12">
        <w:rPr>
          <w:rFonts w:ascii="仿宋" w:hAnsi="仿宋" w:cs="Times New Roman" w:hint="eastAsia"/>
        </w:rPr>
        <w:t>：安全标识，</w:t>
      </w:r>
      <w:r w:rsidRPr="00FF3F12">
        <w:rPr>
          <w:rFonts w:ascii="仿宋" w:hAnsi="仿宋" w:cs="Times New Roman"/>
        </w:rPr>
        <w:t>256bits</w:t>
      </w:r>
      <w:r w:rsidRPr="00FF3F12">
        <w:rPr>
          <w:rFonts w:ascii="仿宋" w:hAnsi="仿宋" w:cs="Times New Roman" w:hint="eastAsia"/>
        </w:rPr>
        <w:t>，作为</w:t>
      </w:r>
      <w:r w:rsidRPr="00FF3F12">
        <w:rPr>
          <w:rFonts w:ascii="仿宋" w:hAnsi="仿宋" w:cs="Times New Roman"/>
        </w:rPr>
        <w:t>SEANet</w:t>
      </w:r>
      <w:r w:rsidRPr="00FF3F12">
        <w:rPr>
          <w:rFonts w:ascii="仿宋" w:hAnsi="仿宋" w:cs="Times New Roman" w:hint="eastAsia"/>
        </w:rPr>
        <w:t>网络实体的安全指纹。</w:t>
      </w:r>
    </w:p>
    <w:p w14:paraId="78C1A1FC" w14:textId="0755DBD8" w:rsidR="007E17B1" w:rsidRPr="00FF3F12" w:rsidRDefault="007E17B1" w:rsidP="00AD4E7C">
      <w:pPr>
        <w:rPr>
          <w:rFonts w:ascii="仿宋" w:hAnsi="仿宋" w:cs="Times New Roman"/>
        </w:rPr>
      </w:pPr>
    </w:p>
    <w:p w14:paraId="113BE62C" w14:textId="23DD9C23" w:rsidR="007E17B1" w:rsidRPr="00FF3F12" w:rsidRDefault="007E17B1" w:rsidP="00994364">
      <w:pPr>
        <w:ind w:firstLineChars="200" w:firstLine="420"/>
        <w:rPr>
          <w:rFonts w:ascii="仿宋" w:hAnsi="仿宋" w:cs="Times New Roman"/>
        </w:rPr>
      </w:pPr>
      <w:r w:rsidRPr="00FF3F12">
        <w:rPr>
          <w:rFonts w:ascii="仿宋" w:hAnsi="仿宋" w:cs="Times New Roman" w:hint="eastAsia"/>
        </w:rPr>
        <w:t>解析系统维护</w:t>
      </w:r>
      <w:r w:rsidRPr="00FF3F12">
        <w:rPr>
          <w:rFonts w:ascii="仿宋" w:hAnsi="仿宋" w:cs="Times New Roman"/>
        </w:rPr>
        <w:t>SEAID-n</w:t>
      </w:r>
      <w:r w:rsidRPr="00FF3F12">
        <w:rPr>
          <w:rFonts w:ascii="仿宋" w:hAnsi="仿宋" w:cs="Times New Roman" w:hint="eastAsia"/>
        </w:rPr>
        <w:t>、</w:t>
      </w:r>
      <w:r w:rsidRPr="00FF3F12">
        <w:rPr>
          <w:rFonts w:ascii="仿宋" w:hAnsi="仿宋" w:cs="Times New Roman"/>
        </w:rPr>
        <w:t>SEAID-s</w:t>
      </w:r>
      <w:r w:rsidRPr="00FF3F12">
        <w:rPr>
          <w:rFonts w:ascii="仿宋" w:hAnsi="仿宋" w:cs="Times New Roman" w:hint="eastAsia"/>
        </w:rPr>
        <w:t>和</w:t>
      </w:r>
      <w:r w:rsidRPr="00FF3F12">
        <w:rPr>
          <w:rFonts w:ascii="仿宋" w:hAnsi="仿宋" w:cs="Times New Roman"/>
        </w:rPr>
        <w:t>NA</w:t>
      </w:r>
      <w:r w:rsidRPr="00FF3F12">
        <w:rPr>
          <w:rFonts w:ascii="仿宋" w:hAnsi="仿宋" w:cs="Times New Roman" w:hint="eastAsia"/>
        </w:rPr>
        <w:t>（网络地址）的映射关系。</w:t>
      </w:r>
    </w:p>
    <w:p w14:paraId="72477E31" w14:textId="7D644179" w:rsidR="007E17B1" w:rsidRPr="00FF3F12" w:rsidRDefault="00994364" w:rsidP="00994364">
      <w:pPr>
        <w:ind w:firstLineChars="200" w:firstLine="420"/>
        <w:rPr>
          <w:rFonts w:ascii="仿宋" w:hAnsi="仿宋" w:cs="Times New Roman"/>
        </w:rPr>
      </w:pPr>
      <w:r w:rsidRPr="00FF3F12">
        <w:rPr>
          <w:rFonts w:ascii="仿宋" w:hAnsi="仿宋" w:cs="Times New Roman"/>
        </w:rPr>
        <w:t>SEANet</w:t>
      </w:r>
      <w:r w:rsidRPr="00FF3F12">
        <w:rPr>
          <w:rFonts w:ascii="仿宋" w:hAnsi="仿宋" w:cs="Times New Roman" w:hint="eastAsia"/>
        </w:rPr>
        <w:t>报文中</w:t>
      </w:r>
      <w:r w:rsidR="007771E0" w:rsidRPr="00FF3F12">
        <w:rPr>
          <w:rFonts w:ascii="仿宋" w:hAnsi="仿宋" w:cs="Times New Roman" w:hint="eastAsia"/>
        </w:rPr>
        <w:t>的源</w:t>
      </w:r>
      <w:r w:rsidR="007771E0" w:rsidRPr="00FF3F12">
        <w:rPr>
          <w:rFonts w:ascii="仿宋" w:hAnsi="仿宋" w:cs="Times New Roman"/>
        </w:rPr>
        <w:t>ID</w:t>
      </w:r>
      <w:r w:rsidR="007771E0" w:rsidRPr="00FF3F12">
        <w:rPr>
          <w:rFonts w:ascii="仿宋" w:hAnsi="仿宋" w:cs="Times New Roman" w:hint="eastAsia"/>
        </w:rPr>
        <w:t>和目的</w:t>
      </w:r>
      <w:r w:rsidR="007771E0" w:rsidRPr="00FF3F12">
        <w:rPr>
          <w:rFonts w:ascii="仿宋" w:hAnsi="仿宋" w:cs="Times New Roman"/>
        </w:rPr>
        <w:t>ID</w:t>
      </w:r>
      <w:r w:rsidR="00AC5654" w:rsidRPr="00FF3F12">
        <w:rPr>
          <w:rFonts w:ascii="仿宋" w:hAnsi="仿宋" w:cs="Times New Roman" w:hint="eastAsia"/>
        </w:rPr>
        <w:t>字段中携带的</w:t>
      </w:r>
      <w:r w:rsidR="007E17B1" w:rsidRPr="00FF3F12">
        <w:rPr>
          <w:rFonts w:ascii="仿宋" w:hAnsi="仿宋" w:cs="Times New Roman" w:hint="eastAsia"/>
        </w:rPr>
        <w:t>是</w:t>
      </w:r>
      <w:r w:rsidR="007771E0" w:rsidRPr="00FF3F12">
        <w:rPr>
          <w:rFonts w:ascii="仿宋" w:hAnsi="仿宋" w:cs="Times New Roman"/>
        </w:rPr>
        <w:t>SEAID-n</w:t>
      </w:r>
      <w:r w:rsidR="007E17B1" w:rsidRPr="00FF3F12">
        <w:rPr>
          <w:rFonts w:ascii="仿宋" w:hAnsi="仿宋" w:cs="Times New Roman" w:hint="eastAsia"/>
        </w:rPr>
        <w:t>，目前</w:t>
      </w:r>
      <w:r w:rsidR="009C5EB9" w:rsidRPr="00FF3F12">
        <w:rPr>
          <w:rFonts w:ascii="仿宋" w:hAnsi="仿宋" w:cs="Times New Roman" w:hint="eastAsia"/>
        </w:rPr>
        <w:t>使用</w:t>
      </w:r>
      <w:r w:rsidR="007E17B1" w:rsidRPr="00FF3F12">
        <w:rPr>
          <w:rFonts w:ascii="仿宋" w:hAnsi="仿宋" w:cs="Times New Roman" w:hint="eastAsia"/>
        </w:rPr>
        <w:t>固定</w:t>
      </w:r>
      <w:r w:rsidR="007E17B1" w:rsidRPr="00FF3F12">
        <w:rPr>
          <w:rFonts w:ascii="仿宋" w:hAnsi="仿宋" w:cs="Times New Roman"/>
        </w:rPr>
        <w:t>长度20 bytes（160 bits）</w:t>
      </w:r>
      <w:r w:rsidR="00C45EB4" w:rsidRPr="00FF3F12">
        <w:rPr>
          <w:rFonts w:ascii="仿宋" w:hAnsi="仿宋" w:cs="Times New Roman"/>
        </w:rPr>
        <w:t>,可</w:t>
      </w:r>
      <w:r w:rsidR="007E17B1" w:rsidRPr="00FF3F12">
        <w:rPr>
          <w:rFonts w:ascii="仿宋" w:hAnsi="仿宋" w:cs="Times New Roman" w:hint="eastAsia"/>
        </w:rPr>
        <w:t>支持多种长度类型，包括：</w:t>
      </w:r>
      <w:r w:rsidR="007E17B1" w:rsidRPr="00FF3F12">
        <w:rPr>
          <w:rFonts w:ascii="仿宋" w:hAnsi="仿宋" w:cs="Times New Roman"/>
        </w:rPr>
        <w:t>1byte，2bytes</w:t>
      </w:r>
      <w:r w:rsidR="007E17B1" w:rsidRPr="00FF3F12">
        <w:rPr>
          <w:rFonts w:ascii="仿宋" w:hAnsi="仿宋" w:cs="Times New Roman" w:hint="eastAsia"/>
        </w:rPr>
        <w:t>，</w:t>
      </w:r>
      <w:r w:rsidR="007E17B1" w:rsidRPr="00FF3F12">
        <w:rPr>
          <w:rFonts w:ascii="仿宋" w:hAnsi="仿宋" w:cs="Times New Roman"/>
        </w:rPr>
        <w:t>4bytes</w:t>
      </w:r>
      <w:r w:rsidR="007E17B1" w:rsidRPr="00FF3F12">
        <w:rPr>
          <w:rFonts w:ascii="仿宋" w:hAnsi="仿宋" w:cs="Times New Roman" w:hint="eastAsia"/>
        </w:rPr>
        <w:t>，</w:t>
      </w:r>
      <w:r w:rsidR="007E17B1" w:rsidRPr="00FF3F12">
        <w:rPr>
          <w:rFonts w:ascii="仿宋" w:hAnsi="仿宋" w:cs="Times New Roman"/>
        </w:rPr>
        <w:t>8bytes</w:t>
      </w:r>
      <w:r w:rsidR="007E17B1" w:rsidRPr="00FF3F12">
        <w:rPr>
          <w:rFonts w:ascii="仿宋" w:hAnsi="仿宋" w:cs="Times New Roman" w:hint="eastAsia"/>
        </w:rPr>
        <w:t>，</w:t>
      </w:r>
      <w:r w:rsidR="007E17B1" w:rsidRPr="00FF3F12">
        <w:rPr>
          <w:rFonts w:ascii="仿宋" w:hAnsi="仿宋" w:cs="Times New Roman"/>
        </w:rPr>
        <w:t>…</w:t>
      </w:r>
      <w:r w:rsidR="007E17B1" w:rsidRPr="00FF3F12">
        <w:rPr>
          <w:rFonts w:ascii="仿宋" w:hAnsi="仿宋" w:cs="Times New Roman" w:hint="eastAsia"/>
        </w:rPr>
        <w:t>，</w:t>
      </w:r>
      <w:r w:rsidR="007E17B1" w:rsidRPr="00FF3F12">
        <w:rPr>
          <w:rFonts w:ascii="仿宋" w:hAnsi="仿宋" w:cs="Times New Roman"/>
        </w:rPr>
        <w:t>32bytes等。</w:t>
      </w:r>
      <w:r w:rsidR="00392D59" w:rsidRPr="00FF3F12">
        <w:rPr>
          <w:rFonts w:ascii="仿宋" w:hAnsi="仿宋" w:cs="Times New Roman"/>
        </w:rPr>
        <w:t>SEAID-s</w:t>
      </w:r>
      <w:r w:rsidR="00392D59" w:rsidRPr="00FF3F12">
        <w:rPr>
          <w:rFonts w:ascii="仿宋" w:hAnsi="仿宋" w:cs="Times New Roman" w:hint="eastAsia"/>
        </w:rPr>
        <w:t>可以在</w:t>
      </w:r>
      <w:r w:rsidR="007E17B1" w:rsidRPr="00FF3F12">
        <w:rPr>
          <w:rFonts w:ascii="仿宋" w:hAnsi="仿宋" w:cs="Times New Roman"/>
        </w:rPr>
        <w:t>SEANet报文的可选字段中携带。</w:t>
      </w:r>
    </w:p>
    <w:p w14:paraId="204C3338" w14:textId="77777777" w:rsidR="00197962" w:rsidRPr="00FF3F12" w:rsidRDefault="00197962" w:rsidP="00994364">
      <w:pPr>
        <w:ind w:firstLineChars="200" w:firstLine="420"/>
        <w:rPr>
          <w:rFonts w:ascii="仿宋" w:hAnsi="仿宋" w:cs="Times New Roman"/>
          <w:color w:val="FF0000"/>
        </w:rPr>
      </w:pPr>
    </w:p>
    <w:p w14:paraId="5337FCDA" w14:textId="6C8A9633" w:rsidR="0077502A" w:rsidRPr="00FF3F12" w:rsidRDefault="00995C8A">
      <w:pPr>
        <w:ind w:firstLineChars="200" w:firstLine="420"/>
        <w:rPr>
          <w:rFonts w:ascii="仿宋" w:hAnsi="仿宋" w:cs="Times New Roman"/>
        </w:rPr>
      </w:pPr>
      <w:r w:rsidRPr="00FF3F12">
        <w:rPr>
          <w:rFonts w:ascii="仿宋" w:hAnsi="仿宋" w:cs="Times New Roman" w:hint="eastAsia"/>
        </w:rPr>
        <w:t>源</w:t>
      </w:r>
      <w:r w:rsidR="009565A6" w:rsidRPr="00FF3F12">
        <w:rPr>
          <w:rFonts w:ascii="仿宋" w:hAnsi="仿宋" w:cs="Times New Roman"/>
        </w:rPr>
        <w:t>S</w:t>
      </w:r>
      <w:r w:rsidR="00A87B14" w:rsidRPr="00FF3F12">
        <w:rPr>
          <w:rFonts w:ascii="仿宋" w:hAnsi="仿宋" w:cs="Times New Roman"/>
        </w:rPr>
        <w:t>E</w:t>
      </w:r>
      <w:r w:rsidR="009565A6" w:rsidRPr="00FF3F12">
        <w:rPr>
          <w:rFonts w:ascii="仿宋" w:hAnsi="仿宋" w:cs="Times New Roman"/>
        </w:rPr>
        <w:t>A</w:t>
      </w:r>
      <w:r w:rsidR="00A87B14" w:rsidRPr="00FF3F12">
        <w:rPr>
          <w:rFonts w:ascii="仿宋" w:hAnsi="仿宋" w:cs="Times New Roman"/>
        </w:rPr>
        <w:t>ID</w:t>
      </w:r>
      <w:r w:rsidRPr="00FF3F12">
        <w:rPr>
          <w:rFonts w:ascii="仿宋" w:hAnsi="仿宋" w:cs="Times New Roman" w:hint="eastAsia"/>
        </w:rPr>
        <w:t>和目的</w:t>
      </w:r>
      <w:r w:rsidR="009565A6" w:rsidRPr="00FF3F12">
        <w:rPr>
          <w:rFonts w:ascii="仿宋" w:hAnsi="仿宋" w:cs="Times New Roman"/>
        </w:rPr>
        <w:t>S</w:t>
      </w:r>
      <w:r w:rsidR="00A87B14" w:rsidRPr="00FF3F12">
        <w:rPr>
          <w:rFonts w:ascii="仿宋" w:hAnsi="仿宋" w:cs="Times New Roman"/>
        </w:rPr>
        <w:t>E</w:t>
      </w:r>
      <w:r w:rsidR="009565A6" w:rsidRPr="00FF3F12">
        <w:rPr>
          <w:rFonts w:ascii="仿宋" w:hAnsi="仿宋" w:cs="Times New Roman"/>
        </w:rPr>
        <w:t>A</w:t>
      </w:r>
      <w:r w:rsidR="00A87B14" w:rsidRPr="00FF3F12">
        <w:rPr>
          <w:rFonts w:ascii="仿宋" w:hAnsi="仿宋" w:cs="Times New Roman"/>
        </w:rPr>
        <w:t>ID</w:t>
      </w:r>
      <w:r w:rsidR="00352497" w:rsidRPr="00FF3F12">
        <w:rPr>
          <w:rFonts w:ascii="仿宋" w:hAnsi="仿宋" w:cs="Times New Roman" w:hint="eastAsia"/>
        </w:rPr>
        <w:t>传输</w:t>
      </w:r>
      <w:r w:rsidRPr="00FF3F12">
        <w:rPr>
          <w:rFonts w:ascii="仿宋" w:hAnsi="仿宋" w:cs="Times New Roman" w:hint="eastAsia"/>
        </w:rPr>
        <w:t>组合</w:t>
      </w:r>
      <w:r w:rsidR="00A87B14" w:rsidRPr="00FF3F12">
        <w:rPr>
          <w:rFonts w:ascii="仿宋" w:hAnsi="仿宋" w:cs="Times New Roman" w:hint="eastAsia"/>
        </w:rPr>
        <w:t>情况</w:t>
      </w:r>
      <w:r w:rsidRPr="00FF3F12">
        <w:rPr>
          <w:rFonts w:ascii="仿宋" w:hAnsi="仿宋" w:cs="Times New Roman" w:hint="eastAsia"/>
        </w:rPr>
        <w:t>包括</w:t>
      </w:r>
      <w:r w:rsidR="00A87B14" w:rsidRPr="00FF3F12">
        <w:rPr>
          <w:rFonts w:ascii="仿宋" w:hAnsi="仿宋" w:cs="Times New Roman"/>
        </w:rPr>
        <w:t>：</w:t>
      </w:r>
    </w:p>
    <w:tbl>
      <w:tblPr>
        <w:tblStyle w:val="a3"/>
        <w:tblW w:w="4525" w:type="pct"/>
        <w:jc w:val="center"/>
        <w:tblLook w:val="04A0" w:firstRow="1" w:lastRow="0" w:firstColumn="1" w:lastColumn="0" w:noHBand="0" w:noVBand="1"/>
      </w:tblPr>
      <w:tblGrid>
        <w:gridCol w:w="1555"/>
        <w:gridCol w:w="1559"/>
        <w:gridCol w:w="4394"/>
      </w:tblGrid>
      <w:tr w:rsidR="00BA4BE8" w:rsidRPr="00FF3F12" w14:paraId="0C3A33FF" w14:textId="77777777" w:rsidTr="00C8096C">
        <w:trPr>
          <w:jc w:val="center"/>
        </w:trPr>
        <w:tc>
          <w:tcPr>
            <w:tcW w:w="1036" w:type="pct"/>
            <w:vAlign w:val="center"/>
          </w:tcPr>
          <w:p w14:paraId="68503E2D" w14:textId="4929BF3A" w:rsidR="00BA4BE8" w:rsidRPr="00FF3F12" w:rsidRDefault="00BA4BE8" w:rsidP="003C6E50">
            <w:pPr>
              <w:jc w:val="center"/>
              <w:rPr>
                <w:rFonts w:ascii="仿宋" w:hAnsi="仿宋" w:cs="Times New Roman"/>
                <w:szCs w:val="21"/>
              </w:rPr>
            </w:pPr>
            <w:r w:rsidRPr="00FF3F12">
              <w:rPr>
                <w:rFonts w:ascii="仿宋" w:hAnsi="仿宋" w:cs="Times New Roman" w:hint="eastAsia"/>
                <w:b/>
                <w:szCs w:val="21"/>
              </w:rPr>
              <w:t>源</w:t>
            </w:r>
            <w:r w:rsidR="00A16D1D" w:rsidRPr="00FF3F12">
              <w:rPr>
                <w:rFonts w:ascii="仿宋" w:hAnsi="仿宋" w:cs="Times New Roman"/>
                <w:b/>
                <w:szCs w:val="21"/>
              </w:rPr>
              <w:t>SEA</w:t>
            </w:r>
            <w:r w:rsidRPr="00FF3F12">
              <w:rPr>
                <w:rFonts w:ascii="仿宋" w:hAnsi="仿宋" w:cs="Times New Roman"/>
                <w:b/>
                <w:szCs w:val="21"/>
              </w:rPr>
              <w:t>ID</w:t>
            </w:r>
          </w:p>
        </w:tc>
        <w:tc>
          <w:tcPr>
            <w:tcW w:w="1038" w:type="pct"/>
            <w:vAlign w:val="center"/>
          </w:tcPr>
          <w:p w14:paraId="696E3064" w14:textId="383748E8" w:rsidR="00BA4BE8" w:rsidRPr="00FF3F12" w:rsidRDefault="00BA4BE8" w:rsidP="003C6E50">
            <w:pPr>
              <w:jc w:val="center"/>
              <w:rPr>
                <w:rFonts w:ascii="仿宋" w:hAnsi="仿宋" w:cs="Times New Roman"/>
                <w:szCs w:val="21"/>
              </w:rPr>
            </w:pPr>
            <w:r w:rsidRPr="00FF3F12">
              <w:rPr>
                <w:rFonts w:ascii="仿宋" w:hAnsi="仿宋" w:cs="Times New Roman" w:hint="eastAsia"/>
                <w:b/>
                <w:szCs w:val="21"/>
              </w:rPr>
              <w:t>目的</w:t>
            </w:r>
            <w:r w:rsidR="00A16D1D" w:rsidRPr="00FF3F12">
              <w:rPr>
                <w:rFonts w:ascii="仿宋" w:hAnsi="仿宋" w:cs="Times New Roman"/>
                <w:b/>
                <w:szCs w:val="21"/>
              </w:rPr>
              <w:t>SEA</w:t>
            </w:r>
            <w:r w:rsidRPr="00FF3F12">
              <w:rPr>
                <w:rFonts w:ascii="仿宋" w:hAnsi="仿宋" w:cs="Times New Roman"/>
                <w:b/>
                <w:szCs w:val="21"/>
              </w:rPr>
              <w:t>ID</w:t>
            </w:r>
          </w:p>
        </w:tc>
        <w:tc>
          <w:tcPr>
            <w:tcW w:w="2926" w:type="pct"/>
            <w:vAlign w:val="center"/>
          </w:tcPr>
          <w:p w14:paraId="434369AF" w14:textId="77777777" w:rsidR="00BA4BE8" w:rsidRPr="00FF3F12" w:rsidRDefault="00BA4BE8" w:rsidP="00257845">
            <w:pPr>
              <w:rPr>
                <w:rFonts w:ascii="仿宋" w:hAnsi="仿宋" w:cs="Times New Roman"/>
                <w:szCs w:val="21"/>
              </w:rPr>
            </w:pPr>
            <w:r w:rsidRPr="00FF3F12">
              <w:rPr>
                <w:rFonts w:ascii="仿宋" w:hAnsi="仿宋" w:cs="Times New Roman" w:hint="eastAsia"/>
                <w:b/>
                <w:szCs w:val="21"/>
              </w:rPr>
              <w:t>场景示例</w:t>
            </w:r>
          </w:p>
        </w:tc>
      </w:tr>
      <w:tr w:rsidR="00BA4BE8" w:rsidRPr="00FF3F12" w14:paraId="33BD6078" w14:textId="77777777" w:rsidTr="00C8096C">
        <w:trPr>
          <w:jc w:val="center"/>
        </w:trPr>
        <w:tc>
          <w:tcPr>
            <w:tcW w:w="1036" w:type="pct"/>
            <w:vAlign w:val="center"/>
          </w:tcPr>
          <w:p w14:paraId="2FE973D0" w14:textId="1C9FA441" w:rsidR="00BA4BE8" w:rsidRPr="00FF3F12" w:rsidRDefault="00BA4BE8" w:rsidP="00A16D1D">
            <w:pPr>
              <w:jc w:val="center"/>
              <w:rPr>
                <w:rFonts w:ascii="仿宋" w:hAnsi="仿宋" w:cs="Times New Roman"/>
                <w:szCs w:val="21"/>
              </w:rPr>
            </w:pPr>
            <w:r w:rsidRPr="00FF3F12">
              <w:rPr>
                <w:rFonts w:ascii="仿宋" w:hAnsi="仿宋" w:cs="Times New Roman" w:hint="eastAsia"/>
                <w:szCs w:val="21"/>
              </w:rPr>
              <w:t>数据</w:t>
            </w:r>
            <w:r w:rsidR="00C8096C">
              <w:rPr>
                <w:rFonts w:ascii="仿宋" w:hAnsi="仿宋" w:cs="Times New Roman" w:hint="eastAsia"/>
                <w:szCs w:val="21"/>
              </w:rPr>
              <w:t>标识</w:t>
            </w:r>
          </w:p>
        </w:tc>
        <w:tc>
          <w:tcPr>
            <w:tcW w:w="1038" w:type="pct"/>
            <w:vAlign w:val="center"/>
          </w:tcPr>
          <w:p w14:paraId="2A0CB28E" w14:textId="51C30EBC" w:rsidR="00BA4BE8" w:rsidRPr="00FF3F12" w:rsidRDefault="00EA0857" w:rsidP="00A16D1D">
            <w:pPr>
              <w:jc w:val="center"/>
              <w:rPr>
                <w:rFonts w:ascii="仿宋" w:hAnsi="仿宋" w:cs="Times New Roman"/>
                <w:szCs w:val="21"/>
              </w:rPr>
            </w:pPr>
            <w:r>
              <w:rPr>
                <w:rFonts w:ascii="仿宋" w:hAnsi="仿宋" w:cs="Times New Roman" w:hint="eastAsia"/>
                <w:szCs w:val="21"/>
              </w:rPr>
              <w:t>传输</w:t>
            </w:r>
            <w:r w:rsidR="00BA4BE8" w:rsidRPr="00FF3F12">
              <w:rPr>
                <w:rFonts w:ascii="仿宋" w:hAnsi="仿宋" w:cs="Times New Roman" w:hint="eastAsia"/>
                <w:szCs w:val="21"/>
              </w:rPr>
              <w:t>服务</w:t>
            </w:r>
            <w:r w:rsidR="00C8096C">
              <w:rPr>
                <w:rFonts w:ascii="仿宋" w:hAnsi="仿宋" w:cs="Times New Roman" w:hint="eastAsia"/>
                <w:szCs w:val="21"/>
              </w:rPr>
              <w:t>标识</w:t>
            </w:r>
          </w:p>
        </w:tc>
        <w:tc>
          <w:tcPr>
            <w:tcW w:w="2926" w:type="pct"/>
          </w:tcPr>
          <w:p w14:paraId="442AA9B5" w14:textId="61B204F6" w:rsidR="00BA4BE8" w:rsidRPr="00FF3F12" w:rsidRDefault="00BF3C2A" w:rsidP="00257845">
            <w:pPr>
              <w:rPr>
                <w:rFonts w:ascii="仿宋" w:hAnsi="仿宋" w:cs="Times New Roman"/>
                <w:szCs w:val="21"/>
              </w:rPr>
            </w:pPr>
            <w:r>
              <w:rPr>
                <w:rFonts w:ascii="仿宋" w:hAnsi="仿宋" w:cs="Times New Roman" w:hint="eastAsia"/>
                <w:szCs w:val="21"/>
              </w:rPr>
              <w:t>N</w:t>
            </w:r>
            <w:r>
              <w:rPr>
                <w:rFonts w:ascii="仿宋" w:hAnsi="仿宋" w:cs="Times New Roman"/>
                <w:szCs w:val="21"/>
              </w:rPr>
              <w:t>DC</w:t>
            </w:r>
            <w:r w:rsidR="004841BF">
              <w:rPr>
                <w:rFonts w:ascii="仿宋" w:hAnsi="仿宋" w:cs="Times New Roman" w:hint="eastAsia"/>
                <w:szCs w:val="21"/>
              </w:rPr>
              <w:t>（Named</w:t>
            </w:r>
            <w:r w:rsidR="004841BF">
              <w:rPr>
                <w:rFonts w:ascii="仿宋" w:hAnsi="仿宋" w:cs="Times New Roman"/>
                <w:szCs w:val="21"/>
              </w:rPr>
              <w:t xml:space="preserve"> Data Chunk</w:t>
            </w:r>
            <w:r w:rsidR="004841BF">
              <w:rPr>
                <w:rFonts w:ascii="仿宋" w:hAnsi="仿宋" w:cs="Times New Roman" w:hint="eastAsia"/>
                <w:szCs w:val="21"/>
              </w:rPr>
              <w:t>）</w:t>
            </w:r>
            <w:r w:rsidR="00BA4BE8" w:rsidRPr="00FF3F12">
              <w:rPr>
                <w:rFonts w:ascii="仿宋" w:hAnsi="仿宋" w:cs="Times New Roman"/>
                <w:szCs w:val="21"/>
              </w:rPr>
              <w:t>传输-</w:t>
            </w:r>
            <w:r w:rsidR="00B9764B" w:rsidRPr="00FF3F12">
              <w:rPr>
                <w:rFonts w:ascii="仿宋" w:hAnsi="仿宋" w:cs="Times New Roman" w:hint="eastAsia"/>
                <w:szCs w:val="21"/>
              </w:rPr>
              <w:t>发送</w:t>
            </w:r>
            <w:r w:rsidR="00BA4BE8" w:rsidRPr="00FF3F12">
              <w:rPr>
                <w:rFonts w:ascii="仿宋" w:hAnsi="仿宋" w:cs="Times New Roman" w:hint="eastAsia"/>
                <w:szCs w:val="21"/>
              </w:rPr>
              <w:t>数据</w:t>
            </w:r>
          </w:p>
        </w:tc>
      </w:tr>
      <w:tr w:rsidR="00BA4BE8" w:rsidRPr="00FF3F12" w14:paraId="13B2D006" w14:textId="77777777" w:rsidTr="00C8096C">
        <w:trPr>
          <w:jc w:val="center"/>
        </w:trPr>
        <w:tc>
          <w:tcPr>
            <w:tcW w:w="1036" w:type="pct"/>
            <w:vAlign w:val="center"/>
          </w:tcPr>
          <w:p w14:paraId="032A9BA9" w14:textId="21350B89" w:rsidR="00BA4BE8" w:rsidRPr="00FF3F12" w:rsidRDefault="00EA0857" w:rsidP="00A16D1D">
            <w:pPr>
              <w:jc w:val="center"/>
              <w:rPr>
                <w:rFonts w:ascii="仿宋" w:hAnsi="仿宋" w:cs="Times New Roman"/>
                <w:szCs w:val="21"/>
              </w:rPr>
            </w:pPr>
            <w:r>
              <w:rPr>
                <w:rFonts w:ascii="仿宋" w:hAnsi="仿宋" w:cs="Times New Roman" w:hint="eastAsia"/>
                <w:szCs w:val="21"/>
              </w:rPr>
              <w:t>传输</w:t>
            </w:r>
            <w:r w:rsidR="00BA4BE8" w:rsidRPr="00FF3F12">
              <w:rPr>
                <w:rFonts w:ascii="仿宋" w:hAnsi="仿宋" w:cs="Times New Roman" w:hint="eastAsia"/>
                <w:szCs w:val="21"/>
              </w:rPr>
              <w:t>服务</w:t>
            </w:r>
            <w:r w:rsidR="00C8096C">
              <w:rPr>
                <w:rFonts w:ascii="仿宋" w:hAnsi="仿宋" w:cs="Times New Roman" w:hint="eastAsia"/>
                <w:szCs w:val="21"/>
              </w:rPr>
              <w:t>标识</w:t>
            </w:r>
          </w:p>
        </w:tc>
        <w:tc>
          <w:tcPr>
            <w:tcW w:w="1038" w:type="pct"/>
            <w:vAlign w:val="center"/>
          </w:tcPr>
          <w:p w14:paraId="14A2617D" w14:textId="43193649" w:rsidR="00BA4BE8" w:rsidRPr="00FF3F12" w:rsidRDefault="00BA4BE8" w:rsidP="00A16D1D">
            <w:pPr>
              <w:jc w:val="center"/>
              <w:rPr>
                <w:rFonts w:ascii="仿宋" w:hAnsi="仿宋" w:cs="Times New Roman"/>
                <w:szCs w:val="21"/>
              </w:rPr>
            </w:pPr>
            <w:r w:rsidRPr="00FF3F12">
              <w:rPr>
                <w:rFonts w:ascii="仿宋" w:hAnsi="仿宋" w:cs="Times New Roman" w:hint="eastAsia"/>
                <w:szCs w:val="21"/>
              </w:rPr>
              <w:t>数据</w:t>
            </w:r>
            <w:r w:rsidR="00C8096C">
              <w:rPr>
                <w:rFonts w:ascii="仿宋" w:hAnsi="仿宋" w:cs="Times New Roman" w:hint="eastAsia"/>
                <w:szCs w:val="21"/>
              </w:rPr>
              <w:t>标识</w:t>
            </w:r>
          </w:p>
        </w:tc>
        <w:tc>
          <w:tcPr>
            <w:tcW w:w="2926" w:type="pct"/>
          </w:tcPr>
          <w:p w14:paraId="3482A9A4" w14:textId="0A9EAAC6" w:rsidR="00BA4BE8" w:rsidRPr="00FF3F12" w:rsidRDefault="004841BF" w:rsidP="00257845">
            <w:pPr>
              <w:rPr>
                <w:rFonts w:ascii="仿宋" w:hAnsi="仿宋" w:cs="Times New Roman"/>
                <w:szCs w:val="21"/>
              </w:rPr>
            </w:pPr>
            <w:r>
              <w:rPr>
                <w:rFonts w:ascii="仿宋" w:hAnsi="仿宋" w:cs="Times New Roman" w:hint="eastAsia"/>
                <w:szCs w:val="21"/>
              </w:rPr>
              <w:t>N</w:t>
            </w:r>
            <w:r>
              <w:rPr>
                <w:rFonts w:ascii="仿宋" w:hAnsi="仿宋" w:cs="Times New Roman"/>
                <w:szCs w:val="21"/>
              </w:rPr>
              <w:t>DC</w:t>
            </w:r>
            <w:r w:rsidR="00352497" w:rsidRPr="00FF3F12">
              <w:rPr>
                <w:rFonts w:ascii="仿宋" w:hAnsi="仿宋" w:cs="Times New Roman"/>
                <w:szCs w:val="21"/>
              </w:rPr>
              <w:t>传输-请求数据</w:t>
            </w:r>
          </w:p>
        </w:tc>
      </w:tr>
      <w:tr w:rsidR="00513D18" w:rsidRPr="00FF3F12" w14:paraId="35A06F78" w14:textId="77777777" w:rsidTr="00C8096C">
        <w:trPr>
          <w:jc w:val="center"/>
        </w:trPr>
        <w:tc>
          <w:tcPr>
            <w:tcW w:w="1036" w:type="pct"/>
            <w:vAlign w:val="center"/>
          </w:tcPr>
          <w:p w14:paraId="0D10E8CF" w14:textId="2BC8B1C3" w:rsidR="00513D18" w:rsidRPr="00FF3F12" w:rsidRDefault="00513D18" w:rsidP="00513D18">
            <w:pPr>
              <w:jc w:val="center"/>
              <w:rPr>
                <w:rFonts w:ascii="仿宋" w:hAnsi="仿宋" w:cs="Times New Roman"/>
                <w:szCs w:val="21"/>
              </w:rPr>
            </w:pPr>
            <w:r>
              <w:rPr>
                <w:rFonts w:ascii="仿宋" w:hAnsi="仿宋" w:cs="Times New Roman" w:hint="eastAsia"/>
                <w:szCs w:val="21"/>
              </w:rPr>
              <w:t>传输服务</w:t>
            </w:r>
            <w:r w:rsidR="00C8096C">
              <w:rPr>
                <w:rFonts w:ascii="仿宋" w:hAnsi="仿宋" w:cs="Times New Roman" w:hint="eastAsia"/>
                <w:szCs w:val="21"/>
              </w:rPr>
              <w:t>标识</w:t>
            </w:r>
          </w:p>
        </w:tc>
        <w:tc>
          <w:tcPr>
            <w:tcW w:w="1038" w:type="pct"/>
            <w:vAlign w:val="center"/>
          </w:tcPr>
          <w:p w14:paraId="5CBFFB5B" w14:textId="39446F41" w:rsidR="00513D18" w:rsidRPr="00FF3F12" w:rsidRDefault="00513D18" w:rsidP="00513D18">
            <w:pPr>
              <w:jc w:val="center"/>
              <w:rPr>
                <w:rFonts w:ascii="仿宋" w:hAnsi="仿宋" w:cs="Times New Roman"/>
                <w:szCs w:val="21"/>
              </w:rPr>
            </w:pPr>
            <w:r>
              <w:rPr>
                <w:rFonts w:ascii="仿宋" w:hAnsi="仿宋" w:cs="Times New Roman" w:hint="eastAsia"/>
                <w:szCs w:val="21"/>
              </w:rPr>
              <w:t>传输服务</w:t>
            </w:r>
            <w:r w:rsidR="00C8096C">
              <w:rPr>
                <w:rFonts w:ascii="仿宋" w:hAnsi="仿宋" w:cs="Times New Roman" w:hint="eastAsia"/>
                <w:szCs w:val="21"/>
              </w:rPr>
              <w:t>标识</w:t>
            </w:r>
          </w:p>
        </w:tc>
        <w:tc>
          <w:tcPr>
            <w:tcW w:w="2926" w:type="pct"/>
          </w:tcPr>
          <w:p w14:paraId="4C1AA7B4" w14:textId="531DC6CE" w:rsidR="00513D18" w:rsidRPr="00FF3F12" w:rsidRDefault="00513D18" w:rsidP="00513D18">
            <w:pPr>
              <w:rPr>
                <w:rFonts w:ascii="仿宋" w:hAnsi="仿宋" w:cs="Times New Roman"/>
                <w:szCs w:val="21"/>
              </w:rPr>
            </w:pPr>
            <w:r w:rsidRPr="00FF3F12">
              <w:rPr>
                <w:rFonts w:ascii="仿宋" w:hAnsi="仿宋" w:cs="Times New Roman" w:hint="eastAsia"/>
                <w:szCs w:val="21"/>
              </w:rPr>
              <w:t>端到端传输</w:t>
            </w:r>
          </w:p>
        </w:tc>
      </w:tr>
      <w:tr w:rsidR="00513D18" w:rsidRPr="00FF3F12" w14:paraId="771D40D2" w14:textId="77777777" w:rsidTr="00C8096C">
        <w:trPr>
          <w:jc w:val="center"/>
        </w:trPr>
        <w:tc>
          <w:tcPr>
            <w:tcW w:w="1036" w:type="pct"/>
            <w:vAlign w:val="center"/>
          </w:tcPr>
          <w:p w14:paraId="6FADD333" w14:textId="361F4C78" w:rsidR="00513D18" w:rsidRPr="00FF3F12" w:rsidRDefault="00007868" w:rsidP="00513D18">
            <w:pPr>
              <w:jc w:val="center"/>
              <w:rPr>
                <w:rFonts w:ascii="仿宋" w:hAnsi="仿宋" w:cs="Times New Roman"/>
                <w:szCs w:val="21"/>
              </w:rPr>
            </w:pPr>
            <w:r>
              <w:rPr>
                <w:rFonts w:ascii="仿宋" w:hAnsi="仿宋" w:cs="Times New Roman" w:hint="eastAsia"/>
                <w:szCs w:val="21"/>
              </w:rPr>
              <w:t>传输</w:t>
            </w:r>
            <w:r w:rsidR="00513D18" w:rsidRPr="00FF3F12">
              <w:rPr>
                <w:rFonts w:ascii="仿宋" w:hAnsi="仿宋" w:cs="Times New Roman" w:hint="eastAsia"/>
                <w:szCs w:val="21"/>
              </w:rPr>
              <w:t>服务</w:t>
            </w:r>
            <w:r w:rsidR="00C8096C">
              <w:rPr>
                <w:rFonts w:ascii="仿宋" w:hAnsi="仿宋" w:cs="Times New Roman" w:hint="eastAsia"/>
                <w:szCs w:val="21"/>
              </w:rPr>
              <w:t>标识</w:t>
            </w:r>
          </w:p>
        </w:tc>
        <w:tc>
          <w:tcPr>
            <w:tcW w:w="1038" w:type="pct"/>
            <w:vAlign w:val="center"/>
          </w:tcPr>
          <w:p w14:paraId="7A8C3BD7" w14:textId="116CD733" w:rsidR="00513D18" w:rsidRPr="00FF3F12" w:rsidRDefault="00513D18" w:rsidP="00513D18">
            <w:pPr>
              <w:jc w:val="center"/>
              <w:rPr>
                <w:rFonts w:ascii="仿宋" w:hAnsi="仿宋" w:cs="Times New Roman"/>
                <w:szCs w:val="21"/>
              </w:rPr>
            </w:pPr>
            <w:r>
              <w:rPr>
                <w:rFonts w:ascii="仿宋" w:hAnsi="仿宋" w:cs="Times New Roman" w:hint="eastAsia"/>
                <w:szCs w:val="21"/>
              </w:rPr>
              <w:t>组播</w:t>
            </w:r>
            <w:r w:rsidRPr="00FF3F12">
              <w:rPr>
                <w:rFonts w:ascii="仿宋" w:hAnsi="仿宋" w:cs="Times New Roman" w:hint="eastAsia"/>
                <w:szCs w:val="21"/>
              </w:rPr>
              <w:t>服务</w:t>
            </w:r>
            <w:r w:rsidR="00C8096C">
              <w:rPr>
                <w:rFonts w:ascii="仿宋" w:hAnsi="仿宋" w:cs="Times New Roman" w:hint="eastAsia"/>
                <w:szCs w:val="21"/>
              </w:rPr>
              <w:t>标识</w:t>
            </w:r>
          </w:p>
        </w:tc>
        <w:tc>
          <w:tcPr>
            <w:tcW w:w="2926" w:type="pct"/>
          </w:tcPr>
          <w:p w14:paraId="70E0B218" w14:textId="122033E4" w:rsidR="00513D18" w:rsidRPr="00FF3F12" w:rsidRDefault="00513D18" w:rsidP="00513D18">
            <w:pPr>
              <w:rPr>
                <w:rFonts w:ascii="仿宋" w:hAnsi="仿宋" w:cs="Times New Roman"/>
                <w:szCs w:val="21"/>
              </w:rPr>
            </w:pPr>
            <w:r w:rsidRPr="00FF3F12">
              <w:rPr>
                <w:rFonts w:ascii="仿宋" w:hAnsi="仿宋" w:cs="Times New Roman" w:hint="eastAsia"/>
                <w:szCs w:val="21"/>
              </w:rPr>
              <w:t>组播</w:t>
            </w:r>
          </w:p>
        </w:tc>
      </w:tr>
    </w:tbl>
    <w:p w14:paraId="4F6DBB7F" w14:textId="232F8B56" w:rsidR="00C66EEB" w:rsidRPr="00FF3F12" w:rsidRDefault="00C66EEB" w:rsidP="00C66EEB">
      <w:pPr>
        <w:pStyle w:val="1"/>
        <w:numPr>
          <w:ilvl w:val="0"/>
          <w:numId w:val="12"/>
        </w:numPr>
        <w:rPr>
          <w:rFonts w:ascii="仿宋" w:hAnsi="仿宋" w:cs="Times New Roman"/>
        </w:rPr>
      </w:pPr>
      <w:bookmarkStart w:id="91" w:name="_Toc64645368"/>
      <w:bookmarkStart w:id="92" w:name="_Toc135051843"/>
      <w:r w:rsidRPr="00FF3F12">
        <w:rPr>
          <w:rFonts w:ascii="仿宋" w:hAnsi="仿宋" w:cs="Times New Roman"/>
        </w:rPr>
        <w:t>SEAN</w:t>
      </w:r>
      <w:bookmarkEnd w:id="91"/>
      <w:r w:rsidR="00461056" w:rsidRPr="00FF3F12">
        <w:rPr>
          <w:rFonts w:ascii="仿宋" w:hAnsi="仿宋" w:cs="Times New Roman"/>
        </w:rPr>
        <w:t>et</w:t>
      </w:r>
      <w:r w:rsidRPr="00FF3F12">
        <w:rPr>
          <w:rFonts w:ascii="仿宋" w:hAnsi="仿宋" w:cs="Times New Roman"/>
        </w:rPr>
        <w:t>协议</w:t>
      </w:r>
      <w:proofErr w:type="gramStart"/>
      <w:r w:rsidRPr="00FF3F12">
        <w:rPr>
          <w:rFonts w:ascii="仿宋" w:hAnsi="仿宋" w:cs="Times New Roman"/>
        </w:rPr>
        <w:t>栈</w:t>
      </w:r>
      <w:bookmarkEnd w:id="92"/>
      <w:proofErr w:type="gramEnd"/>
    </w:p>
    <w:p w14:paraId="5923C1DA" w14:textId="61A0ED7A" w:rsidR="00C22A4F" w:rsidRPr="00FF3F12" w:rsidRDefault="0047587F" w:rsidP="00C22A4F">
      <w:pPr>
        <w:jc w:val="center"/>
        <w:rPr>
          <w:rFonts w:ascii="仿宋" w:hAnsi="仿宋" w:cs="Times New Roman"/>
        </w:rPr>
      </w:pPr>
      <w:r w:rsidRPr="00915C0F">
        <w:rPr>
          <w:rFonts w:ascii="仿宋" w:hAnsi="仿宋" w:cs="Times New Roman"/>
        </w:rPr>
        <w:object w:dxaOrig="12671" w:dyaOrig="5861" w14:anchorId="3E86E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88pt" o:ole="">
            <v:imagedata r:id="rId8" o:title=""/>
          </v:shape>
          <o:OLEObject Type="Embed" ProgID="Visio.Drawing.15" ShapeID="_x0000_i1025" DrawAspect="Content" ObjectID="_1745846768" r:id="rId9"/>
        </w:object>
      </w:r>
    </w:p>
    <w:p w14:paraId="4BD0A269" w14:textId="77EF59A5" w:rsidR="00C22A4F" w:rsidRPr="00FF3F12" w:rsidRDefault="00E94CDD" w:rsidP="00C22A4F">
      <w:pPr>
        <w:pStyle w:val="ac"/>
        <w:jc w:val="center"/>
        <w:rPr>
          <w:rFonts w:ascii="仿宋" w:eastAsia="仿宋" w:hAnsi="仿宋" w:cs="Times New Roman"/>
          <w:sz w:val="21"/>
          <w:szCs w:val="21"/>
        </w:rPr>
      </w:pPr>
      <w:r w:rsidRPr="00FF3F12">
        <w:rPr>
          <w:rFonts w:ascii="仿宋" w:eastAsia="仿宋" w:hAnsi="仿宋" w:cs="Times New Roman" w:hint="eastAsia"/>
          <w:szCs w:val="21"/>
        </w:rPr>
        <w:t>图</w:t>
      </w:r>
      <w:r w:rsidRPr="00FF3F12">
        <w:rPr>
          <w:rFonts w:ascii="仿宋" w:eastAsia="仿宋" w:hAnsi="仿宋" w:cs="Times New Roman"/>
          <w:szCs w:val="21"/>
        </w:rPr>
        <w:t xml:space="preserve"> </w:t>
      </w:r>
      <w:r w:rsidRPr="00915C0F">
        <w:rPr>
          <w:rFonts w:ascii="仿宋" w:eastAsia="仿宋" w:hAnsi="仿宋" w:cs="Times New Roman"/>
          <w:szCs w:val="21"/>
        </w:rPr>
        <w:fldChar w:fldCharType="begin"/>
      </w:r>
      <w:r w:rsidRPr="00FF3F12">
        <w:rPr>
          <w:rFonts w:ascii="仿宋" w:eastAsia="仿宋" w:hAnsi="仿宋" w:cs="Times New Roman"/>
          <w:szCs w:val="21"/>
        </w:rPr>
        <w:instrText xml:space="preserve"> SEQ </w:instrText>
      </w:r>
      <w:r w:rsidRPr="00FF3F12">
        <w:rPr>
          <w:rFonts w:ascii="仿宋" w:eastAsia="仿宋" w:hAnsi="仿宋" w:cs="Times New Roman" w:hint="eastAsia"/>
          <w:szCs w:val="21"/>
        </w:rPr>
        <w:instrText>图</w:instrText>
      </w:r>
      <w:r w:rsidRPr="00FF3F12">
        <w:rPr>
          <w:rFonts w:ascii="仿宋" w:eastAsia="仿宋" w:hAnsi="仿宋" w:cs="Times New Roman"/>
          <w:szCs w:val="21"/>
        </w:rPr>
        <w:instrText xml:space="preserve"> \* ARABIC </w:instrText>
      </w:r>
      <w:r w:rsidRPr="00915C0F">
        <w:rPr>
          <w:rFonts w:ascii="仿宋" w:eastAsia="仿宋" w:hAnsi="仿宋" w:cs="Times New Roman"/>
          <w:szCs w:val="21"/>
        </w:rPr>
        <w:fldChar w:fldCharType="separate"/>
      </w:r>
      <w:r w:rsidR="0079115A">
        <w:rPr>
          <w:rFonts w:ascii="仿宋" w:eastAsia="仿宋" w:hAnsi="仿宋" w:cs="Times New Roman"/>
          <w:noProof/>
          <w:szCs w:val="21"/>
        </w:rPr>
        <w:t>1</w:t>
      </w:r>
      <w:r w:rsidRPr="00915C0F">
        <w:rPr>
          <w:rFonts w:ascii="仿宋" w:eastAsia="仿宋" w:hAnsi="仿宋" w:cs="Times New Roman"/>
          <w:szCs w:val="21"/>
        </w:rPr>
        <w:fldChar w:fldCharType="end"/>
      </w:r>
      <w:r w:rsidRPr="00FF3F12">
        <w:rPr>
          <w:rFonts w:ascii="仿宋" w:eastAsia="仿宋" w:hAnsi="仿宋" w:cs="Times New Roman"/>
          <w:szCs w:val="21"/>
        </w:rPr>
        <w:t xml:space="preserve"> </w:t>
      </w:r>
      <w:r w:rsidR="00C22A4F" w:rsidRPr="00FF3F12">
        <w:rPr>
          <w:rFonts w:ascii="仿宋" w:eastAsia="仿宋" w:hAnsi="仿宋" w:cs="Times New Roman"/>
          <w:sz w:val="21"/>
          <w:szCs w:val="21"/>
        </w:rPr>
        <w:t xml:space="preserve"> SEAN</w:t>
      </w:r>
      <w:r w:rsidR="0001485D" w:rsidRPr="00FF3F12">
        <w:rPr>
          <w:rFonts w:ascii="仿宋" w:eastAsia="仿宋" w:hAnsi="仿宋" w:cs="Times New Roman"/>
          <w:sz w:val="21"/>
          <w:szCs w:val="21"/>
        </w:rPr>
        <w:t>et</w:t>
      </w:r>
      <w:r w:rsidR="00C22A4F" w:rsidRPr="00FF3F12">
        <w:rPr>
          <w:rFonts w:ascii="仿宋" w:eastAsia="仿宋" w:hAnsi="仿宋" w:cs="Times New Roman"/>
          <w:sz w:val="21"/>
          <w:szCs w:val="21"/>
        </w:rPr>
        <w:t>协议栈</w:t>
      </w:r>
    </w:p>
    <w:p w14:paraId="0AE2EC11" w14:textId="77777777" w:rsidR="00C22A4F" w:rsidRPr="00FF3F12" w:rsidRDefault="00C22A4F" w:rsidP="007E7274">
      <w:pPr>
        <w:rPr>
          <w:rFonts w:ascii="仿宋" w:hAnsi="仿宋" w:cs="Times New Roman"/>
          <w:szCs w:val="21"/>
        </w:rPr>
      </w:pPr>
    </w:p>
    <w:p w14:paraId="2AD825A4" w14:textId="1C3BF8D7" w:rsidR="0090005D" w:rsidRPr="00FF3F12" w:rsidRDefault="00C66EEB">
      <w:pPr>
        <w:ind w:firstLineChars="200" w:firstLine="420"/>
        <w:rPr>
          <w:rFonts w:ascii="仿宋" w:hAnsi="仿宋" w:cs="Times New Roman"/>
          <w:szCs w:val="21"/>
        </w:rPr>
      </w:pPr>
      <w:r w:rsidRPr="00FF3F12">
        <w:rPr>
          <w:rFonts w:ascii="仿宋" w:hAnsi="仿宋" w:cs="Times New Roman"/>
          <w:szCs w:val="21"/>
        </w:rPr>
        <w:t>SEAN</w:t>
      </w:r>
      <w:r w:rsidR="00461056" w:rsidRPr="00FF3F12">
        <w:rPr>
          <w:rFonts w:ascii="仿宋" w:hAnsi="仿宋" w:cs="Times New Roman"/>
          <w:szCs w:val="21"/>
        </w:rPr>
        <w:t>et</w:t>
      </w:r>
      <w:r w:rsidRPr="00FF3F12">
        <w:rPr>
          <w:rFonts w:ascii="仿宋" w:hAnsi="仿宋" w:cs="Times New Roman" w:hint="eastAsia"/>
          <w:szCs w:val="21"/>
        </w:rPr>
        <w:t>协议栈的示意如图</w:t>
      </w:r>
      <w:r w:rsidR="00C22A4F" w:rsidRPr="00FF3F12">
        <w:rPr>
          <w:rFonts w:ascii="仿宋" w:hAnsi="仿宋" w:cs="Times New Roman"/>
          <w:szCs w:val="21"/>
        </w:rPr>
        <w:t>1</w:t>
      </w:r>
      <w:r w:rsidRPr="00FF3F12">
        <w:rPr>
          <w:rFonts w:ascii="仿宋" w:hAnsi="仿宋" w:cs="Times New Roman" w:hint="eastAsia"/>
          <w:szCs w:val="21"/>
        </w:rPr>
        <w:t>所示。</w:t>
      </w:r>
    </w:p>
    <w:p w14:paraId="59377CF6" w14:textId="03305A0A" w:rsidR="00F66FA3" w:rsidRPr="008F67EC" w:rsidRDefault="00C66EEB" w:rsidP="008F67EC">
      <w:pPr>
        <w:pStyle w:val="ab"/>
        <w:numPr>
          <w:ilvl w:val="0"/>
          <w:numId w:val="24"/>
        </w:numPr>
        <w:ind w:firstLineChars="0"/>
        <w:rPr>
          <w:ins w:id="93" w:author="Li Yang" w:date="2023-03-06T15:25:00Z"/>
          <w:rFonts w:ascii="仿宋" w:hAnsi="仿宋" w:cs="Times New Roman"/>
          <w:szCs w:val="21"/>
        </w:rPr>
      </w:pPr>
      <w:r w:rsidRPr="00FF3F12">
        <w:rPr>
          <w:rFonts w:ascii="仿宋" w:hAnsi="仿宋" w:cs="Times New Roman"/>
          <w:sz w:val="21"/>
          <w:szCs w:val="21"/>
        </w:rPr>
        <w:t>IDP</w:t>
      </w:r>
      <w:r w:rsidR="00F66FA3" w:rsidRPr="00FF3F12">
        <w:rPr>
          <w:rFonts w:ascii="仿宋" w:hAnsi="仿宋" w:cs="Times New Roman" w:hint="eastAsia"/>
          <w:sz w:val="21"/>
          <w:szCs w:val="21"/>
        </w:rPr>
        <w:t>（</w:t>
      </w:r>
      <w:r w:rsidR="00F66FA3" w:rsidRPr="008F67EC">
        <w:rPr>
          <w:rFonts w:ascii="仿宋" w:hAnsi="仿宋" w:cs="Times New Roman"/>
          <w:color w:val="C00000"/>
          <w:sz w:val="21"/>
          <w:szCs w:val="21"/>
        </w:rPr>
        <w:t>ID</w:t>
      </w:r>
      <w:r w:rsidR="00F66FA3" w:rsidRPr="00FF3F12">
        <w:rPr>
          <w:rFonts w:ascii="仿宋" w:hAnsi="仿宋" w:cs="Times New Roman"/>
          <w:sz w:val="21"/>
          <w:szCs w:val="21"/>
        </w:rPr>
        <w:t xml:space="preserve"> </w:t>
      </w:r>
      <w:r w:rsidR="00F66FA3" w:rsidRPr="008F67EC">
        <w:rPr>
          <w:rFonts w:ascii="仿宋" w:hAnsi="仿宋" w:cs="Times New Roman"/>
          <w:color w:val="C00000"/>
          <w:sz w:val="21"/>
          <w:szCs w:val="21"/>
        </w:rPr>
        <w:t>P</w:t>
      </w:r>
      <w:r w:rsidR="00F66FA3" w:rsidRPr="00FF3F12">
        <w:rPr>
          <w:rFonts w:ascii="仿宋" w:hAnsi="仿宋" w:cs="Times New Roman"/>
          <w:sz w:val="21"/>
          <w:szCs w:val="21"/>
        </w:rPr>
        <w:t>rotocol）：</w:t>
      </w:r>
      <w:r w:rsidRPr="00FF3F12">
        <w:rPr>
          <w:rFonts w:ascii="仿宋" w:hAnsi="仿宋" w:cs="Times New Roman" w:hint="eastAsia"/>
          <w:sz w:val="21"/>
          <w:szCs w:val="21"/>
        </w:rPr>
        <w:t>位于网络层</w:t>
      </w:r>
      <w:r w:rsidR="0090005D" w:rsidRPr="00FF3F12">
        <w:rPr>
          <w:rFonts w:ascii="仿宋" w:hAnsi="仿宋" w:cs="Times New Roman" w:hint="eastAsia"/>
          <w:sz w:val="21"/>
          <w:szCs w:val="21"/>
        </w:rPr>
        <w:t>，是一个处理机制，</w:t>
      </w:r>
      <w:r w:rsidR="007504AC" w:rsidRPr="00FF3F12">
        <w:rPr>
          <w:rFonts w:ascii="仿宋" w:hAnsi="仿宋" w:cs="Times New Roman" w:hint="eastAsia"/>
          <w:sz w:val="21"/>
          <w:szCs w:val="21"/>
        </w:rPr>
        <w:t>负责基于</w:t>
      </w:r>
      <w:r w:rsidR="00D74F0C" w:rsidRPr="00FF3F12">
        <w:rPr>
          <w:rFonts w:ascii="仿宋" w:hAnsi="仿宋" w:cs="Times New Roman"/>
          <w:sz w:val="21"/>
          <w:szCs w:val="21"/>
        </w:rPr>
        <w:t>SEA</w:t>
      </w:r>
      <w:r w:rsidR="007504AC" w:rsidRPr="00FF3F12">
        <w:rPr>
          <w:rFonts w:ascii="仿宋" w:hAnsi="仿宋" w:cs="Times New Roman"/>
          <w:sz w:val="21"/>
          <w:szCs w:val="21"/>
        </w:rPr>
        <w:t>ID</w:t>
      </w:r>
      <w:r w:rsidR="0080073B" w:rsidRPr="00FF3F12">
        <w:rPr>
          <w:rFonts w:ascii="仿宋" w:hAnsi="仿宋" w:cs="Times New Roman" w:hint="eastAsia"/>
          <w:sz w:val="21"/>
          <w:szCs w:val="21"/>
        </w:rPr>
        <w:t>的</w:t>
      </w:r>
      <w:r w:rsidR="007504AC" w:rsidRPr="00FF3F12">
        <w:rPr>
          <w:rFonts w:ascii="仿宋" w:hAnsi="仿宋" w:cs="Times New Roman" w:hint="eastAsia"/>
          <w:sz w:val="21"/>
          <w:szCs w:val="21"/>
        </w:rPr>
        <w:t>地址变换。</w:t>
      </w:r>
      <w:r w:rsidR="007504AC" w:rsidRPr="00FF3F12" w:rsidDel="007504AC">
        <w:rPr>
          <w:rFonts w:ascii="仿宋" w:hAnsi="仿宋" w:cs="Times New Roman"/>
          <w:sz w:val="21"/>
          <w:szCs w:val="21"/>
        </w:rPr>
        <w:t xml:space="preserve"> </w:t>
      </w:r>
      <w:del w:id="94" w:author="Li Yang" w:date="2023-03-21T15:51:00Z">
        <w:r w:rsidR="0090005D" w:rsidRPr="008F67EC" w:rsidDel="008F67EC">
          <w:rPr>
            <w:rFonts w:ascii="仿宋" w:hAnsi="仿宋" w:cs="Times New Roman"/>
            <w:sz w:val="21"/>
            <w:szCs w:val="21"/>
          </w:rPr>
          <w:delText>SEA</w:delText>
        </w:r>
        <w:r w:rsidR="00E52F5F" w:rsidRPr="008F67EC" w:rsidDel="008F67EC">
          <w:rPr>
            <w:rFonts w:ascii="仿宋" w:hAnsi="仿宋" w:cs="Times New Roman"/>
            <w:sz w:val="21"/>
            <w:szCs w:val="21"/>
          </w:rPr>
          <w:delText>G</w:delText>
        </w:r>
        <w:r w:rsidR="0090005D" w:rsidRPr="008F67EC" w:rsidDel="008F67EC">
          <w:rPr>
            <w:rFonts w:ascii="仿宋" w:hAnsi="仿宋" w:cs="Times New Roman"/>
            <w:sz w:val="21"/>
            <w:szCs w:val="21"/>
          </w:rPr>
          <w:delText>P</w:delText>
        </w:r>
        <w:r w:rsidR="00DF67F8" w:rsidRPr="008F67EC" w:rsidDel="008F67EC">
          <w:rPr>
            <w:rFonts w:ascii="仿宋" w:hAnsi="仿宋" w:cs="Times New Roman" w:hint="eastAsia"/>
            <w:sz w:val="21"/>
            <w:szCs w:val="21"/>
          </w:rPr>
          <w:delText>（</w:delText>
        </w:r>
        <w:r w:rsidR="00CD1A36" w:rsidRPr="008F67EC" w:rsidDel="008F67EC">
          <w:rPr>
            <w:rFonts w:ascii="仿宋" w:hAnsi="仿宋" w:cs="Times New Roman"/>
            <w:color w:val="C00000"/>
            <w:sz w:val="21"/>
            <w:szCs w:val="21"/>
          </w:rPr>
          <w:delText>SEA</w:delText>
        </w:r>
        <w:r w:rsidR="00CD1A36" w:rsidRPr="008F67EC" w:rsidDel="008F67EC">
          <w:rPr>
            <w:rFonts w:ascii="仿宋" w:hAnsi="仿宋" w:cs="Times New Roman"/>
            <w:sz w:val="21"/>
            <w:szCs w:val="21"/>
          </w:rPr>
          <w:delText>Net</w:delText>
        </w:r>
        <w:r w:rsidR="00DF67F8" w:rsidRPr="008F67EC" w:rsidDel="008F67EC">
          <w:rPr>
            <w:rFonts w:ascii="仿宋" w:hAnsi="仿宋" w:cs="Times New Roman"/>
            <w:color w:val="000000" w:themeColor="text1"/>
            <w:sz w:val="21"/>
            <w:szCs w:val="21"/>
          </w:rPr>
          <w:delText xml:space="preserve"> </w:delText>
        </w:r>
      </w:del>
      <w:del w:id="95" w:author="Li Yang" w:date="2023-03-15T09:18:00Z">
        <w:r w:rsidR="00E52F5F" w:rsidRPr="008F67EC" w:rsidDel="000F0278">
          <w:rPr>
            <w:rFonts w:ascii="仿宋" w:hAnsi="仿宋" w:cs="Times New Roman"/>
            <w:color w:val="000000" w:themeColor="text1"/>
            <w:sz w:val="21"/>
            <w:szCs w:val="21"/>
          </w:rPr>
          <w:delText>Data</w:delText>
        </w:r>
      </w:del>
      <w:del w:id="96" w:author="Li Yang" w:date="2023-03-21T15:51:00Z">
        <w:r w:rsidR="00E52F5F" w:rsidRPr="008F67EC" w:rsidDel="008F67EC">
          <w:rPr>
            <w:rFonts w:ascii="仿宋" w:hAnsi="仿宋" w:cs="Times New Roman"/>
            <w:color w:val="C00000"/>
            <w:sz w:val="21"/>
            <w:szCs w:val="21"/>
          </w:rPr>
          <w:delText>G</w:delText>
        </w:r>
      </w:del>
      <w:del w:id="97" w:author="Li Yang" w:date="2023-03-15T09:18:00Z">
        <w:r w:rsidR="00E52F5F" w:rsidRPr="008F67EC" w:rsidDel="000F0278">
          <w:rPr>
            <w:rFonts w:ascii="仿宋" w:hAnsi="仿宋" w:cs="Times New Roman"/>
            <w:color w:val="000000" w:themeColor="text1"/>
            <w:sz w:val="21"/>
            <w:szCs w:val="21"/>
          </w:rPr>
          <w:delText>ram</w:delText>
        </w:r>
      </w:del>
      <w:del w:id="98" w:author="Li Yang" w:date="2023-03-21T15:51:00Z">
        <w:r w:rsidR="00372426" w:rsidRPr="008F67EC" w:rsidDel="008F67EC">
          <w:rPr>
            <w:rFonts w:ascii="仿宋" w:hAnsi="仿宋" w:cs="Times New Roman"/>
            <w:sz w:val="21"/>
            <w:szCs w:val="21"/>
          </w:rPr>
          <w:delText xml:space="preserve"> </w:delText>
        </w:r>
        <w:r w:rsidR="00F66FA3" w:rsidRPr="008F67EC" w:rsidDel="008F67EC">
          <w:rPr>
            <w:rFonts w:ascii="仿宋" w:hAnsi="仿宋" w:cs="Times New Roman"/>
            <w:color w:val="C00000"/>
            <w:sz w:val="21"/>
            <w:szCs w:val="21"/>
          </w:rPr>
          <w:delText>P</w:delText>
        </w:r>
        <w:r w:rsidR="00F66FA3" w:rsidRPr="008F67EC" w:rsidDel="008F67EC">
          <w:rPr>
            <w:rFonts w:ascii="仿宋" w:hAnsi="仿宋" w:cs="Times New Roman"/>
            <w:sz w:val="21"/>
            <w:szCs w:val="21"/>
          </w:rPr>
          <w:delText>rotocol</w:delText>
        </w:r>
        <w:r w:rsidR="00F66FA3" w:rsidRPr="008F67EC" w:rsidDel="008F67EC">
          <w:rPr>
            <w:rFonts w:ascii="仿宋" w:hAnsi="仿宋" w:cs="Times New Roman" w:hint="eastAsia"/>
            <w:sz w:val="21"/>
            <w:szCs w:val="21"/>
          </w:rPr>
          <w:delText>）：</w:delText>
        </w:r>
        <w:r w:rsidRPr="008F67EC" w:rsidDel="008F67EC">
          <w:rPr>
            <w:rFonts w:ascii="仿宋" w:hAnsi="仿宋" w:cs="Times New Roman" w:hint="eastAsia"/>
            <w:sz w:val="21"/>
            <w:szCs w:val="21"/>
          </w:rPr>
          <w:delText>位于传输层，</w:delText>
        </w:r>
      </w:del>
      <w:del w:id="99" w:author="Li Yang" w:date="2023-03-06T15:00:00Z">
        <w:r w:rsidR="00DA30C5" w:rsidRPr="008F67EC" w:rsidDel="004B4106">
          <w:rPr>
            <w:rFonts w:ascii="仿宋" w:hAnsi="仿宋" w:cs="Times New Roman" w:hint="eastAsia"/>
            <w:sz w:val="21"/>
            <w:szCs w:val="21"/>
          </w:rPr>
          <w:delText>是</w:delText>
        </w:r>
      </w:del>
      <w:del w:id="100" w:author="Li Yang" w:date="2023-03-16T09:15:00Z">
        <w:r w:rsidR="00065AD1" w:rsidRPr="008F67EC" w:rsidDel="00C65935">
          <w:rPr>
            <w:rFonts w:ascii="仿宋" w:hAnsi="仿宋" w:cs="Times New Roman" w:hint="eastAsia"/>
            <w:sz w:val="21"/>
            <w:szCs w:val="21"/>
          </w:rPr>
          <w:delText>以数据报</w:delText>
        </w:r>
      </w:del>
      <w:del w:id="101" w:author="Li Yang" w:date="2023-03-06T14:45:00Z">
        <w:r w:rsidR="00065AD1" w:rsidRPr="008F67EC" w:rsidDel="00730C8B">
          <w:rPr>
            <w:rFonts w:ascii="仿宋" w:hAnsi="仿宋" w:cs="Times New Roman" w:hint="eastAsia"/>
            <w:sz w:val="21"/>
            <w:szCs w:val="21"/>
          </w:rPr>
          <w:delText>（</w:delText>
        </w:r>
        <w:r w:rsidR="00065AD1" w:rsidRPr="008F67EC" w:rsidDel="00730C8B">
          <w:rPr>
            <w:rFonts w:ascii="仿宋" w:hAnsi="仿宋" w:cs="Times New Roman"/>
            <w:sz w:val="21"/>
            <w:szCs w:val="21"/>
          </w:rPr>
          <w:delText>datagram）</w:delText>
        </w:r>
      </w:del>
      <w:del w:id="102" w:author="Li Yang" w:date="2023-03-16T09:15:00Z">
        <w:r w:rsidR="00065AD1" w:rsidRPr="008F67EC" w:rsidDel="00C65935">
          <w:rPr>
            <w:rFonts w:ascii="仿宋" w:hAnsi="仿宋" w:cs="Times New Roman" w:hint="eastAsia"/>
            <w:sz w:val="21"/>
            <w:szCs w:val="21"/>
          </w:rPr>
          <w:delText>为基本</w:delText>
        </w:r>
      </w:del>
      <w:del w:id="103" w:author="Li Yang" w:date="2023-03-06T15:03:00Z">
        <w:r w:rsidR="00065AD1" w:rsidRPr="008F67EC" w:rsidDel="004B4106">
          <w:rPr>
            <w:rFonts w:ascii="仿宋" w:hAnsi="仿宋" w:cs="Times New Roman" w:hint="eastAsia"/>
            <w:sz w:val="21"/>
            <w:szCs w:val="21"/>
          </w:rPr>
          <w:delText>传输</w:delText>
        </w:r>
      </w:del>
      <w:del w:id="104" w:author="Li Yang" w:date="2023-03-16T09:15:00Z">
        <w:r w:rsidR="00065AD1" w:rsidRPr="008F67EC" w:rsidDel="00C65935">
          <w:rPr>
            <w:rFonts w:ascii="仿宋" w:hAnsi="仿宋" w:cs="Times New Roman" w:hint="eastAsia"/>
            <w:sz w:val="21"/>
            <w:szCs w:val="21"/>
          </w:rPr>
          <w:delText>单元的传输</w:delText>
        </w:r>
      </w:del>
      <w:del w:id="105" w:author="Li Yang" w:date="2023-03-06T15:02:00Z">
        <w:r w:rsidR="00DA30C5" w:rsidRPr="008F67EC" w:rsidDel="004B4106">
          <w:rPr>
            <w:rFonts w:ascii="仿宋" w:hAnsi="仿宋" w:cs="Times New Roman" w:hint="eastAsia"/>
            <w:sz w:val="21"/>
            <w:szCs w:val="21"/>
          </w:rPr>
          <w:delText>层协议；</w:delText>
        </w:r>
      </w:del>
      <w:del w:id="106" w:author="Li Yang" w:date="2023-03-09T14:47:00Z">
        <w:r w:rsidR="00DA30C5" w:rsidRPr="008F67EC" w:rsidDel="006E3EB7">
          <w:rPr>
            <w:rFonts w:ascii="仿宋" w:hAnsi="仿宋" w:cs="Times New Roman" w:hint="eastAsia"/>
            <w:sz w:val="21"/>
            <w:szCs w:val="21"/>
          </w:rPr>
          <w:delText>无连接、</w:delText>
        </w:r>
        <w:r w:rsidR="00FE008A" w:rsidRPr="008F67EC" w:rsidDel="006E3EB7">
          <w:rPr>
            <w:rFonts w:ascii="仿宋" w:hAnsi="仿宋" w:cs="Times New Roman" w:hint="eastAsia"/>
            <w:sz w:val="21"/>
            <w:szCs w:val="21"/>
          </w:rPr>
          <w:delText>不</w:delText>
        </w:r>
        <w:r w:rsidR="0080073B" w:rsidRPr="008F67EC" w:rsidDel="006E3EB7">
          <w:rPr>
            <w:rFonts w:ascii="仿宋" w:hAnsi="仿宋" w:cs="Times New Roman" w:hint="eastAsia"/>
            <w:sz w:val="21"/>
            <w:szCs w:val="21"/>
          </w:rPr>
          <w:delText>支持</w:delText>
        </w:r>
        <w:r w:rsidR="00362C34" w:rsidRPr="008F67EC" w:rsidDel="006E3EB7">
          <w:rPr>
            <w:rFonts w:ascii="仿宋" w:hAnsi="仿宋" w:cs="Times New Roman" w:hint="eastAsia"/>
            <w:sz w:val="21"/>
            <w:szCs w:val="21"/>
          </w:rPr>
          <w:delText>流量控制</w:delText>
        </w:r>
        <w:r w:rsidR="00DA30C5" w:rsidRPr="008F67EC" w:rsidDel="006E3EB7">
          <w:rPr>
            <w:rFonts w:ascii="仿宋" w:hAnsi="仿宋" w:cs="Times New Roman" w:hint="eastAsia"/>
            <w:sz w:val="21"/>
            <w:szCs w:val="21"/>
          </w:rPr>
          <w:delText>和拥塞控制</w:delText>
        </w:r>
      </w:del>
      <w:del w:id="107" w:author="Li Yang" w:date="2023-03-16T09:15:00Z">
        <w:r w:rsidR="00DA30C5" w:rsidRPr="008F67EC" w:rsidDel="00C65935">
          <w:rPr>
            <w:rFonts w:ascii="仿宋" w:hAnsi="仿宋" w:cs="Times New Roman" w:hint="eastAsia"/>
            <w:sz w:val="21"/>
            <w:szCs w:val="21"/>
          </w:rPr>
          <w:delText>，</w:delText>
        </w:r>
      </w:del>
      <w:del w:id="108" w:author="Li Yang" w:date="2023-03-21T15:51:00Z">
        <w:r w:rsidR="00065AD1" w:rsidRPr="008F67EC" w:rsidDel="008F67EC">
          <w:rPr>
            <w:rFonts w:ascii="仿宋" w:hAnsi="仿宋" w:cs="Times New Roman" w:hint="eastAsia"/>
            <w:sz w:val="21"/>
            <w:szCs w:val="21"/>
          </w:rPr>
          <w:delText>是</w:delText>
        </w:r>
        <w:r w:rsidR="007504AC" w:rsidRPr="008F67EC" w:rsidDel="008F67EC">
          <w:rPr>
            <w:rFonts w:ascii="仿宋" w:hAnsi="仿宋" w:cs="Times New Roman"/>
            <w:sz w:val="21"/>
            <w:szCs w:val="21"/>
          </w:rPr>
          <w:delText>SEANet网络</w:delText>
        </w:r>
        <w:r w:rsidR="00065AD1" w:rsidRPr="008F67EC" w:rsidDel="008F67EC">
          <w:rPr>
            <w:rFonts w:ascii="仿宋" w:hAnsi="仿宋" w:cs="Times New Roman" w:hint="eastAsia"/>
            <w:sz w:val="21"/>
            <w:szCs w:val="21"/>
          </w:rPr>
          <w:delText>的</w:delText>
        </w:r>
        <w:r w:rsidR="007504AC" w:rsidRPr="008F67EC" w:rsidDel="008F67EC">
          <w:rPr>
            <w:rFonts w:ascii="仿宋" w:hAnsi="仿宋" w:cs="Times New Roman" w:hint="eastAsia"/>
            <w:sz w:val="21"/>
            <w:szCs w:val="21"/>
          </w:rPr>
          <w:delText>基础传输协议</w:delText>
        </w:r>
        <w:r w:rsidRPr="008F67EC" w:rsidDel="008F67EC">
          <w:rPr>
            <w:rFonts w:ascii="仿宋" w:hAnsi="仿宋" w:cs="Times New Roman" w:hint="eastAsia"/>
            <w:sz w:val="21"/>
            <w:szCs w:val="21"/>
          </w:rPr>
          <w:delText>。</w:delText>
        </w:r>
      </w:del>
    </w:p>
    <w:p w14:paraId="664ACD2C" w14:textId="7883B799" w:rsidR="00225886" w:rsidRPr="00FF3F12" w:rsidRDefault="00225886">
      <w:pPr>
        <w:pStyle w:val="ab"/>
        <w:numPr>
          <w:ilvl w:val="0"/>
          <w:numId w:val="24"/>
        </w:numPr>
        <w:ind w:firstLineChars="0"/>
        <w:rPr>
          <w:ins w:id="109" w:author="Li Yang" w:date="2023-03-06T14:58:00Z"/>
          <w:rFonts w:ascii="仿宋" w:hAnsi="仿宋" w:cs="Times New Roman"/>
          <w:sz w:val="21"/>
          <w:szCs w:val="21"/>
        </w:rPr>
      </w:pPr>
      <w:ins w:id="110" w:author="Li Yang" w:date="2023-03-06T15:25:00Z">
        <w:r w:rsidRPr="00FF3F12">
          <w:rPr>
            <w:rFonts w:ascii="仿宋" w:hAnsi="仿宋" w:cs="Times New Roman"/>
            <w:sz w:val="21"/>
            <w:szCs w:val="21"/>
          </w:rPr>
          <w:t>SEADP</w:t>
        </w:r>
        <w:r w:rsidRPr="00FF3F12">
          <w:rPr>
            <w:rFonts w:ascii="仿宋" w:hAnsi="仿宋" w:cs="Times New Roman" w:hint="eastAsia"/>
            <w:sz w:val="21"/>
            <w:szCs w:val="21"/>
          </w:rPr>
          <w:t>（</w:t>
        </w:r>
        <w:r w:rsidRPr="00FF3F12">
          <w:rPr>
            <w:rFonts w:ascii="仿宋" w:hAnsi="仿宋" w:cs="Times New Roman"/>
            <w:color w:val="C00000"/>
            <w:sz w:val="21"/>
            <w:szCs w:val="21"/>
          </w:rPr>
          <w:t>SEA</w:t>
        </w:r>
        <w:r w:rsidRPr="00FF3F12">
          <w:rPr>
            <w:rFonts w:ascii="仿宋" w:hAnsi="仿宋" w:cs="Times New Roman"/>
            <w:sz w:val="21"/>
            <w:szCs w:val="21"/>
          </w:rPr>
          <w:t xml:space="preserve">Net </w:t>
        </w:r>
        <w:r w:rsidRPr="00FF3F12">
          <w:rPr>
            <w:rFonts w:ascii="仿宋" w:hAnsi="仿宋" w:cs="Times New Roman"/>
            <w:color w:val="C00000"/>
            <w:sz w:val="21"/>
            <w:szCs w:val="21"/>
          </w:rPr>
          <w:t>D</w:t>
        </w:r>
        <w:r w:rsidRPr="00FF3F12">
          <w:rPr>
            <w:rFonts w:ascii="仿宋" w:hAnsi="仿宋" w:cs="Times New Roman"/>
            <w:sz w:val="21"/>
            <w:szCs w:val="21"/>
          </w:rPr>
          <w:t>ata</w:t>
        </w:r>
      </w:ins>
      <w:ins w:id="111" w:author="Li Yang" w:date="2023-03-09T14:49:00Z">
        <w:r w:rsidR="006E3EB7" w:rsidRPr="00FF3F12">
          <w:rPr>
            <w:rFonts w:ascii="仿宋" w:hAnsi="仿宋" w:cs="Times New Roman"/>
            <w:sz w:val="21"/>
            <w:szCs w:val="21"/>
          </w:rPr>
          <w:t xml:space="preserve"> c</w:t>
        </w:r>
      </w:ins>
      <w:ins w:id="112" w:author="Li Yang" w:date="2023-03-06T16:47:00Z">
        <w:r w:rsidR="001E0497" w:rsidRPr="00FF3F12">
          <w:rPr>
            <w:rFonts w:ascii="仿宋" w:hAnsi="仿宋" w:cs="Times New Roman"/>
            <w:sz w:val="21"/>
            <w:szCs w:val="21"/>
          </w:rPr>
          <w:t xml:space="preserve">hunk </w:t>
        </w:r>
      </w:ins>
      <w:ins w:id="113" w:author="Li Yang" w:date="2023-03-06T15:25:00Z">
        <w:r w:rsidRPr="00FF3F12">
          <w:rPr>
            <w:rFonts w:ascii="仿宋" w:hAnsi="仿宋" w:cs="Times New Roman"/>
            <w:color w:val="C00000"/>
            <w:sz w:val="21"/>
            <w:szCs w:val="21"/>
          </w:rPr>
          <w:t>P</w:t>
        </w:r>
        <w:r w:rsidRPr="00FF3F12">
          <w:rPr>
            <w:rFonts w:ascii="仿宋" w:hAnsi="仿宋" w:cs="Times New Roman"/>
            <w:sz w:val="21"/>
            <w:szCs w:val="21"/>
          </w:rPr>
          <w:t>rotocol</w:t>
        </w:r>
        <w:r w:rsidRPr="00FF3F12">
          <w:rPr>
            <w:rFonts w:ascii="仿宋" w:hAnsi="仿宋" w:cs="Times New Roman" w:hint="eastAsia"/>
            <w:sz w:val="21"/>
            <w:szCs w:val="21"/>
          </w:rPr>
          <w:t>）</w:t>
        </w:r>
        <w:r w:rsidRPr="00FF3F12">
          <w:rPr>
            <w:rFonts w:ascii="仿宋" w:hAnsi="仿宋" w:cs="Times New Roman"/>
            <w:sz w:val="21"/>
            <w:szCs w:val="21"/>
          </w:rPr>
          <w:t>: 位于传输层，</w:t>
        </w:r>
        <w:r w:rsidRPr="00FF3F12">
          <w:rPr>
            <w:rFonts w:ascii="仿宋" w:hAnsi="仿宋" w:cs="Times New Roman" w:hint="eastAsia"/>
            <w:sz w:val="21"/>
            <w:szCs w:val="21"/>
          </w:rPr>
          <w:t>是一种</w:t>
        </w:r>
      </w:ins>
      <w:ins w:id="114" w:author="Li Yang" w:date="2023-03-06T16:05:00Z">
        <w:r w:rsidR="007C2D1B" w:rsidRPr="00FF3F12">
          <w:rPr>
            <w:rFonts w:ascii="仿宋" w:hAnsi="仿宋" w:cs="Times New Roman" w:hint="eastAsia"/>
            <w:sz w:val="21"/>
            <w:szCs w:val="21"/>
          </w:rPr>
          <w:t>面向</w:t>
        </w:r>
      </w:ins>
      <w:ins w:id="115" w:author="Li Yang" w:date="2023-03-06T15:25:00Z">
        <w:r w:rsidRPr="00FF3F12">
          <w:rPr>
            <w:rFonts w:ascii="仿宋" w:hAnsi="仿宋" w:cs="Times New Roman" w:hint="eastAsia"/>
            <w:sz w:val="21"/>
            <w:szCs w:val="21"/>
          </w:rPr>
          <w:t>数据块的网络增强的传输层协议；支持“推”和“拉”两种传输模式，支持数据块网内缓存，支</w:t>
        </w:r>
        <w:r w:rsidRPr="00FF3F12">
          <w:rPr>
            <w:rFonts w:ascii="仿宋" w:hAnsi="仿宋" w:cs="Times New Roman" w:hint="eastAsia"/>
            <w:sz w:val="21"/>
            <w:szCs w:val="21"/>
          </w:rPr>
          <w:lastRenderedPageBreak/>
          <w:t>持流量控制和拥塞控制、支持可靠传输，支持利用网络的能力对传输过程进行增强。</w:t>
        </w:r>
      </w:ins>
    </w:p>
    <w:p w14:paraId="6FD95F60" w14:textId="2F4582E0" w:rsidR="006321B4" w:rsidRPr="00FF3F12" w:rsidRDefault="006321B4">
      <w:pPr>
        <w:pStyle w:val="ab"/>
        <w:numPr>
          <w:ilvl w:val="0"/>
          <w:numId w:val="24"/>
        </w:numPr>
        <w:ind w:firstLineChars="0"/>
        <w:rPr>
          <w:rFonts w:ascii="仿宋" w:hAnsi="仿宋" w:cs="Times New Roman"/>
          <w:sz w:val="21"/>
          <w:szCs w:val="21"/>
        </w:rPr>
      </w:pPr>
      <w:ins w:id="116" w:author="Li Yang" w:date="2023-03-06T14:58:00Z">
        <w:r w:rsidRPr="00FF3F12">
          <w:rPr>
            <w:rFonts w:ascii="仿宋" w:hAnsi="仿宋" w:cs="Times New Roman"/>
            <w:sz w:val="21"/>
            <w:szCs w:val="21"/>
          </w:rPr>
          <w:t>SEA</w:t>
        </w:r>
      </w:ins>
      <w:ins w:id="117" w:author="Li Yang" w:date="2023-03-09T14:49:00Z">
        <w:r w:rsidR="006E3EB7" w:rsidRPr="00FF3F12">
          <w:rPr>
            <w:rFonts w:ascii="仿宋" w:hAnsi="仿宋" w:cs="Times New Roman"/>
            <w:sz w:val="21"/>
            <w:szCs w:val="21"/>
          </w:rPr>
          <w:t>U</w:t>
        </w:r>
      </w:ins>
      <w:ins w:id="118" w:author="Li Yang" w:date="2023-03-06T14:58:00Z">
        <w:r w:rsidRPr="00FF3F12">
          <w:rPr>
            <w:rFonts w:ascii="仿宋" w:hAnsi="仿宋" w:cs="Times New Roman"/>
            <w:sz w:val="21"/>
            <w:szCs w:val="21"/>
          </w:rPr>
          <w:t>P</w:t>
        </w:r>
        <w:r w:rsidRPr="00FF3F12">
          <w:rPr>
            <w:rFonts w:ascii="仿宋" w:hAnsi="仿宋" w:cs="Times New Roman" w:hint="eastAsia"/>
            <w:sz w:val="21"/>
            <w:szCs w:val="21"/>
          </w:rPr>
          <w:t>（</w:t>
        </w:r>
        <w:r w:rsidRPr="00FF3F12">
          <w:rPr>
            <w:rFonts w:ascii="仿宋" w:hAnsi="仿宋" w:cs="Times New Roman"/>
            <w:color w:val="C00000"/>
            <w:sz w:val="21"/>
            <w:szCs w:val="21"/>
          </w:rPr>
          <w:t>SEA</w:t>
        </w:r>
        <w:r w:rsidRPr="00FF3F12">
          <w:rPr>
            <w:rFonts w:ascii="仿宋" w:hAnsi="仿宋" w:cs="Times New Roman"/>
            <w:sz w:val="21"/>
            <w:szCs w:val="21"/>
          </w:rPr>
          <w:t xml:space="preserve">Net </w:t>
        </w:r>
      </w:ins>
      <w:ins w:id="119" w:author="Li Yang" w:date="2023-03-09T14:50:00Z">
        <w:r w:rsidR="006E3EB7" w:rsidRPr="00FF3F12">
          <w:rPr>
            <w:rFonts w:ascii="仿宋" w:hAnsi="仿宋" w:cs="Times New Roman"/>
            <w:color w:val="FF0000"/>
            <w:sz w:val="21"/>
            <w:szCs w:val="21"/>
          </w:rPr>
          <w:t>U</w:t>
        </w:r>
        <w:r w:rsidR="006E3EB7" w:rsidRPr="00FF3F12">
          <w:rPr>
            <w:rFonts w:ascii="仿宋" w:hAnsi="仿宋" w:cs="Times New Roman"/>
            <w:sz w:val="21"/>
            <w:szCs w:val="21"/>
          </w:rPr>
          <w:t xml:space="preserve">ser </w:t>
        </w:r>
      </w:ins>
      <w:ins w:id="120" w:author="Li Yang" w:date="2023-03-06T14:58:00Z">
        <w:r w:rsidRPr="00FF3F12">
          <w:rPr>
            <w:rFonts w:ascii="仿宋" w:hAnsi="仿宋" w:cs="Times New Roman"/>
            <w:sz w:val="21"/>
            <w:szCs w:val="21"/>
          </w:rPr>
          <w:t>d</w:t>
        </w:r>
        <w:r w:rsidRPr="00FF3F12">
          <w:rPr>
            <w:rFonts w:ascii="仿宋" w:hAnsi="仿宋" w:cs="Times New Roman"/>
            <w:color w:val="000000" w:themeColor="text1"/>
            <w:sz w:val="21"/>
            <w:szCs w:val="21"/>
          </w:rPr>
          <w:t>atagram</w:t>
        </w:r>
        <w:r w:rsidRPr="00FF3F12">
          <w:rPr>
            <w:rFonts w:ascii="仿宋" w:hAnsi="仿宋" w:cs="Times New Roman"/>
            <w:color w:val="C00000"/>
            <w:sz w:val="21"/>
            <w:szCs w:val="21"/>
          </w:rPr>
          <w:t xml:space="preserve"> P</w:t>
        </w:r>
        <w:r w:rsidRPr="00FF3F12">
          <w:rPr>
            <w:rFonts w:ascii="仿宋" w:hAnsi="仿宋" w:cs="Times New Roman"/>
            <w:sz w:val="21"/>
            <w:szCs w:val="21"/>
          </w:rPr>
          <w:t>rotocol</w:t>
        </w:r>
        <w:r w:rsidRPr="00FF3F12">
          <w:rPr>
            <w:rFonts w:ascii="仿宋" w:hAnsi="仿宋" w:cs="Times New Roman" w:hint="eastAsia"/>
            <w:sz w:val="21"/>
            <w:szCs w:val="21"/>
          </w:rPr>
          <w:t>）</w:t>
        </w:r>
        <w:r w:rsidRPr="00FF3F12">
          <w:rPr>
            <w:rFonts w:ascii="仿宋" w:hAnsi="仿宋" w:cs="Times New Roman"/>
            <w:sz w:val="21"/>
            <w:szCs w:val="21"/>
          </w:rPr>
          <w:t>: 位于传输层，</w:t>
        </w:r>
        <w:r w:rsidRPr="00FF3F12">
          <w:rPr>
            <w:rFonts w:ascii="仿宋" w:hAnsi="仿宋" w:cs="Times New Roman" w:hint="eastAsia"/>
            <w:sz w:val="21"/>
            <w:szCs w:val="21"/>
          </w:rPr>
          <w:t>是一种</w:t>
        </w:r>
      </w:ins>
      <w:ins w:id="121" w:author="Li Yang" w:date="2023-03-06T14:59:00Z">
        <w:r w:rsidR="004B4106" w:rsidRPr="00FF3F12">
          <w:rPr>
            <w:rFonts w:ascii="仿宋" w:hAnsi="仿宋" w:cs="Times New Roman" w:hint="eastAsia"/>
            <w:sz w:val="21"/>
            <w:szCs w:val="21"/>
          </w:rPr>
          <w:t>面向</w:t>
        </w:r>
      </w:ins>
      <w:ins w:id="122" w:author="Li Yang" w:date="2023-03-06T14:58:00Z">
        <w:r w:rsidRPr="00FF3F12">
          <w:rPr>
            <w:rFonts w:ascii="仿宋" w:hAnsi="仿宋" w:cs="Times New Roman" w:hint="eastAsia"/>
            <w:sz w:val="21"/>
            <w:szCs w:val="21"/>
          </w:rPr>
          <w:t>数据报的网络增强的传输层协议，支持利用网络的能力对传输过程进行增强。</w:t>
        </w:r>
        <w:r w:rsidRPr="00FF3F12" w:rsidDel="00D67E0C">
          <w:rPr>
            <w:rFonts w:ascii="仿宋" w:hAnsi="仿宋" w:cs="Times New Roman"/>
            <w:szCs w:val="21"/>
          </w:rPr>
          <w:t xml:space="preserve"> </w:t>
        </w:r>
      </w:ins>
    </w:p>
    <w:p w14:paraId="16A8CE57" w14:textId="47283147" w:rsidR="00C22A4F" w:rsidRPr="00FF3F12" w:rsidRDefault="00C22A4F" w:rsidP="00C22A4F">
      <w:pPr>
        <w:pStyle w:val="ab"/>
        <w:numPr>
          <w:ilvl w:val="0"/>
          <w:numId w:val="24"/>
        </w:numPr>
        <w:ind w:firstLineChars="0"/>
        <w:rPr>
          <w:rFonts w:ascii="仿宋" w:hAnsi="仿宋" w:cs="Times New Roman"/>
          <w:sz w:val="21"/>
          <w:szCs w:val="21"/>
        </w:rPr>
      </w:pPr>
      <w:r w:rsidRPr="00FF3F12">
        <w:rPr>
          <w:rFonts w:ascii="仿宋" w:hAnsi="仿宋" w:cs="Times New Roman"/>
          <w:sz w:val="21"/>
          <w:szCs w:val="21"/>
        </w:rPr>
        <w:t>SEASP</w:t>
      </w:r>
      <w:r w:rsidRPr="00FF3F12">
        <w:rPr>
          <w:rFonts w:ascii="仿宋" w:hAnsi="仿宋" w:cs="Times New Roman" w:hint="eastAsia"/>
          <w:sz w:val="21"/>
          <w:szCs w:val="21"/>
        </w:rPr>
        <w:t>（</w:t>
      </w:r>
      <w:r w:rsidRPr="00FF3F12">
        <w:rPr>
          <w:rFonts w:ascii="仿宋" w:hAnsi="仿宋" w:cs="Times New Roman"/>
          <w:color w:val="C00000"/>
          <w:sz w:val="21"/>
          <w:szCs w:val="21"/>
        </w:rPr>
        <w:t>SEA</w:t>
      </w:r>
      <w:r w:rsidRPr="00FF3F12">
        <w:rPr>
          <w:rFonts w:ascii="仿宋" w:hAnsi="仿宋" w:cs="Times New Roman"/>
          <w:sz w:val="21"/>
          <w:szCs w:val="21"/>
        </w:rPr>
        <w:t xml:space="preserve">Net </w:t>
      </w:r>
      <w:r w:rsidRPr="00FF3F12">
        <w:rPr>
          <w:rFonts w:ascii="仿宋" w:hAnsi="仿宋" w:cs="Times New Roman"/>
          <w:color w:val="C00000"/>
          <w:sz w:val="21"/>
          <w:szCs w:val="21"/>
        </w:rPr>
        <w:t>S</w:t>
      </w:r>
      <w:r w:rsidRPr="00FF3F12">
        <w:rPr>
          <w:rFonts w:ascii="仿宋" w:hAnsi="仿宋" w:cs="Times New Roman"/>
          <w:sz w:val="21"/>
          <w:szCs w:val="21"/>
        </w:rPr>
        <w:t xml:space="preserve">ervice connection </w:t>
      </w:r>
      <w:r w:rsidRPr="00FF3F12">
        <w:rPr>
          <w:rFonts w:ascii="仿宋" w:hAnsi="仿宋" w:cs="Times New Roman"/>
          <w:color w:val="C00000"/>
          <w:sz w:val="21"/>
          <w:szCs w:val="21"/>
        </w:rPr>
        <w:t>P</w:t>
      </w:r>
      <w:r w:rsidRPr="00FF3F12">
        <w:rPr>
          <w:rFonts w:ascii="仿宋" w:hAnsi="仿宋" w:cs="Times New Roman"/>
          <w:sz w:val="21"/>
          <w:szCs w:val="21"/>
        </w:rPr>
        <w:t>rotocol</w:t>
      </w:r>
      <w:r w:rsidRPr="00FF3F12">
        <w:rPr>
          <w:rFonts w:ascii="仿宋" w:hAnsi="仿宋" w:cs="Times New Roman" w:hint="eastAsia"/>
          <w:sz w:val="21"/>
          <w:szCs w:val="21"/>
        </w:rPr>
        <w:t>）</w:t>
      </w:r>
      <w:r w:rsidRPr="00FF3F12">
        <w:rPr>
          <w:rFonts w:ascii="仿宋" w:hAnsi="仿宋" w:cs="Times New Roman"/>
          <w:sz w:val="21"/>
          <w:szCs w:val="21"/>
        </w:rPr>
        <w:t xml:space="preserve">: </w:t>
      </w:r>
      <w:r w:rsidRPr="00FF3F12">
        <w:rPr>
          <w:rFonts w:ascii="仿宋" w:hAnsi="仿宋" w:cs="Times New Roman" w:hint="eastAsia"/>
          <w:sz w:val="21"/>
          <w:szCs w:val="21"/>
        </w:rPr>
        <w:t>位于传输层，</w:t>
      </w:r>
      <w:del w:id="123" w:author="Li Yang" w:date="2023-03-06T14:22:00Z">
        <w:r w:rsidRPr="00FF3F12" w:rsidDel="004C6542">
          <w:rPr>
            <w:rFonts w:ascii="仿宋" w:hAnsi="仿宋" w:cs="Times New Roman"/>
            <w:sz w:val="21"/>
            <w:szCs w:val="21"/>
          </w:rPr>
          <w:delText>SEASP</w:delText>
        </w:r>
      </w:del>
      <w:r w:rsidRPr="00FF3F12">
        <w:rPr>
          <w:rFonts w:ascii="仿宋" w:hAnsi="仿宋" w:cs="Times New Roman" w:hint="eastAsia"/>
          <w:sz w:val="21"/>
          <w:szCs w:val="21"/>
        </w:rPr>
        <w:t>是一种</w:t>
      </w:r>
      <w:del w:id="124" w:author="Li Yang" w:date="2023-03-21T15:55:00Z">
        <w:r w:rsidRPr="00FF3F12" w:rsidDel="00DC54C7">
          <w:rPr>
            <w:rFonts w:ascii="仿宋" w:hAnsi="仿宋" w:cs="Times New Roman" w:hint="eastAsia"/>
            <w:sz w:val="21"/>
            <w:szCs w:val="21"/>
          </w:rPr>
          <w:delText>基于</w:delText>
        </w:r>
        <w:r w:rsidRPr="00FF3F12" w:rsidDel="00DC54C7">
          <w:rPr>
            <w:rFonts w:ascii="仿宋" w:hAnsi="仿宋" w:cs="Times New Roman"/>
            <w:sz w:val="21"/>
            <w:szCs w:val="21"/>
          </w:rPr>
          <w:delText>SEAGP</w:delText>
        </w:r>
        <w:r w:rsidRPr="00FF3F12" w:rsidDel="00DC54C7">
          <w:rPr>
            <w:rFonts w:ascii="仿宋" w:hAnsi="仿宋" w:cs="Times New Roman" w:hint="eastAsia"/>
            <w:sz w:val="21"/>
            <w:szCs w:val="21"/>
          </w:rPr>
          <w:delText>的、</w:delText>
        </w:r>
      </w:del>
      <w:r w:rsidRPr="00FF3F12">
        <w:rPr>
          <w:rFonts w:ascii="仿宋" w:hAnsi="仿宋" w:cs="Times New Roman" w:hint="eastAsia"/>
          <w:sz w:val="21"/>
          <w:szCs w:val="21"/>
        </w:rPr>
        <w:t>面向字节流的</w:t>
      </w:r>
      <w:ins w:id="125" w:author="Li Yang" w:date="2023-03-06T14:24:00Z">
        <w:r w:rsidR="004C6542" w:rsidRPr="00FF3F12">
          <w:rPr>
            <w:rFonts w:ascii="仿宋" w:hAnsi="仿宋" w:cs="Times New Roman" w:hint="eastAsia"/>
            <w:sz w:val="21"/>
            <w:szCs w:val="21"/>
          </w:rPr>
          <w:t>网络增强的</w:t>
        </w:r>
      </w:ins>
      <w:r w:rsidRPr="00FF3F12">
        <w:rPr>
          <w:rFonts w:ascii="仿宋" w:hAnsi="仿宋" w:cs="Times New Roman" w:hint="eastAsia"/>
          <w:sz w:val="21"/>
          <w:szCs w:val="21"/>
        </w:rPr>
        <w:t>传输层</w:t>
      </w:r>
      <w:del w:id="126" w:author="Li Yang" w:date="2023-03-06T14:23:00Z">
        <w:r w:rsidRPr="00FF3F12" w:rsidDel="004C6542">
          <w:rPr>
            <w:rFonts w:ascii="仿宋" w:hAnsi="仿宋" w:cs="Times New Roman" w:hint="eastAsia"/>
            <w:sz w:val="21"/>
            <w:szCs w:val="21"/>
          </w:rPr>
          <w:delText>通信</w:delText>
        </w:r>
      </w:del>
      <w:r w:rsidRPr="00FF3F12">
        <w:rPr>
          <w:rFonts w:ascii="仿宋" w:hAnsi="仿宋" w:cs="Times New Roman" w:hint="eastAsia"/>
          <w:sz w:val="21"/>
          <w:szCs w:val="21"/>
        </w:rPr>
        <w:t>协议</w:t>
      </w:r>
      <w:del w:id="127" w:author="Li Yang" w:date="2023-03-06T14:29:00Z">
        <w:r w:rsidRPr="00FF3F12" w:rsidDel="00B55C14">
          <w:rPr>
            <w:rFonts w:ascii="仿宋" w:hAnsi="仿宋" w:cs="Times New Roman" w:hint="eastAsia"/>
            <w:sz w:val="21"/>
            <w:szCs w:val="21"/>
          </w:rPr>
          <w:delText>，</w:delText>
        </w:r>
      </w:del>
      <w:ins w:id="128" w:author="Li Yang" w:date="2023-03-06T14:29:00Z">
        <w:r w:rsidR="00B55C14" w:rsidRPr="00FF3F12">
          <w:rPr>
            <w:rFonts w:ascii="仿宋" w:hAnsi="仿宋" w:cs="Times New Roman" w:hint="eastAsia"/>
            <w:sz w:val="21"/>
            <w:szCs w:val="21"/>
          </w:rPr>
          <w:t>；</w:t>
        </w:r>
      </w:ins>
      <w:r w:rsidRPr="00FF3F12">
        <w:rPr>
          <w:rFonts w:ascii="仿宋" w:hAnsi="仿宋" w:cs="Times New Roman" w:hint="eastAsia"/>
          <w:sz w:val="21"/>
          <w:szCs w:val="21"/>
        </w:rPr>
        <w:t>支持流量控制和拥塞控制、支持可靠传输</w:t>
      </w:r>
      <w:ins w:id="129" w:author="Li Yang" w:date="2023-03-06T14:27:00Z">
        <w:r w:rsidR="004C6542" w:rsidRPr="00FF3F12">
          <w:rPr>
            <w:rFonts w:ascii="仿宋" w:hAnsi="仿宋" w:cs="Times New Roman" w:hint="eastAsia"/>
            <w:sz w:val="21"/>
            <w:szCs w:val="21"/>
          </w:rPr>
          <w:t>，支持</w:t>
        </w:r>
      </w:ins>
      <w:del w:id="130" w:author="Li Yang" w:date="2023-03-06T14:27:00Z">
        <w:r w:rsidRPr="00FF3F12" w:rsidDel="004C6542">
          <w:rPr>
            <w:rFonts w:ascii="仿宋" w:hAnsi="仿宋" w:cs="Times New Roman" w:hint="eastAsia"/>
            <w:sz w:val="21"/>
            <w:szCs w:val="21"/>
          </w:rPr>
          <w:delText>。</w:delText>
        </w:r>
      </w:del>
      <w:ins w:id="131" w:author="Li Yang" w:date="2023-03-06T14:27:00Z">
        <w:r w:rsidR="004C6542" w:rsidRPr="00FF3F12">
          <w:rPr>
            <w:rFonts w:ascii="仿宋" w:hAnsi="仿宋" w:cs="Times New Roman" w:hint="eastAsia"/>
            <w:sz w:val="21"/>
            <w:szCs w:val="21"/>
          </w:rPr>
          <w:t>利用网络的能力对传输过程进行增强。</w:t>
        </w:r>
      </w:ins>
    </w:p>
    <w:p w14:paraId="68C02801" w14:textId="10B5D123" w:rsidR="00F66FA3" w:rsidRPr="00FF3F12" w:rsidDel="00225886" w:rsidRDefault="00F66FA3" w:rsidP="00B836BD">
      <w:pPr>
        <w:pStyle w:val="ab"/>
        <w:numPr>
          <w:ilvl w:val="0"/>
          <w:numId w:val="24"/>
        </w:numPr>
        <w:ind w:firstLineChars="0"/>
        <w:rPr>
          <w:del w:id="132" w:author="Li Yang" w:date="2023-03-06T15:25:00Z"/>
          <w:rFonts w:ascii="仿宋" w:hAnsi="仿宋" w:cs="Times New Roman"/>
          <w:sz w:val="21"/>
          <w:szCs w:val="21"/>
        </w:rPr>
      </w:pPr>
      <w:del w:id="133" w:author="Li Yang" w:date="2023-03-06T15:25:00Z">
        <w:r w:rsidRPr="00FF3F12" w:rsidDel="00225886">
          <w:rPr>
            <w:rFonts w:ascii="仿宋" w:hAnsi="仿宋" w:cs="Times New Roman"/>
            <w:szCs w:val="21"/>
          </w:rPr>
          <w:delText>SEADP</w:delText>
        </w:r>
        <w:r w:rsidR="00DF67F8" w:rsidRPr="00FF3F12" w:rsidDel="00225886">
          <w:rPr>
            <w:rFonts w:ascii="仿宋" w:hAnsi="仿宋" w:cs="Times New Roman" w:hint="eastAsia"/>
            <w:szCs w:val="21"/>
          </w:rPr>
          <w:delText>（</w:delText>
        </w:r>
        <w:r w:rsidR="00DF67F8" w:rsidRPr="00FF3F12" w:rsidDel="00225886">
          <w:rPr>
            <w:rFonts w:ascii="仿宋" w:hAnsi="仿宋" w:cs="Times New Roman"/>
            <w:color w:val="C00000"/>
            <w:szCs w:val="21"/>
          </w:rPr>
          <w:delText>SEA</w:delText>
        </w:r>
        <w:r w:rsidR="00DF67F8" w:rsidRPr="00FF3F12" w:rsidDel="00225886">
          <w:rPr>
            <w:rFonts w:ascii="仿宋" w:hAnsi="仿宋" w:cs="Times New Roman"/>
            <w:szCs w:val="21"/>
          </w:rPr>
          <w:delText xml:space="preserve">Net </w:delText>
        </w:r>
        <w:r w:rsidR="009C12C5" w:rsidRPr="00FF3F12" w:rsidDel="00225886">
          <w:rPr>
            <w:rFonts w:ascii="仿宋" w:hAnsi="仿宋" w:cs="Times New Roman"/>
            <w:color w:val="C00000"/>
            <w:szCs w:val="21"/>
          </w:rPr>
          <w:delText>D</w:delText>
        </w:r>
        <w:r w:rsidR="00DF67F8" w:rsidRPr="00FF3F12" w:rsidDel="00225886">
          <w:rPr>
            <w:rFonts w:ascii="仿宋" w:hAnsi="仿宋" w:cs="Times New Roman"/>
            <w:szCs w:val="21"/>
          </w:rPr>
          <w:delText>ata</w:delText>
        </w:r>
        <w:r w:rsidR="009C12C5" w:rsidRPr="00FF3F12" w:rsidDel="00225886">
          <w:rPr>
            <w:rFonts w:ascii="仿宋" w:hAnsi="仿宋" w:cs="Times New Roman"/>
            <w:szCs w:val="21"/>
          </w:rPr>
          <w:delText xml:space="preserve"> </w:delText>
        </w:r>
        <w:r w:rsidR="009C12C5" w:rsidRPr="00FF3F12" w:rsidDel="00225886">
          <w:rPr>
            <w:rFonts w:ascii="仿宋" w:hAnsi="仿宋" w:cs="Times New Roman"/>
            <w:color w:val="C00000"/>
            <w:szCs w:val="21"/>
          </w:rPr>
          <w:delText>P</w:delText>
        </w:r>
        <w:r w:rsidR="009C12C5" w:rsidRPr="00FF3F12" w:rsidDel="00225886">
          <w:rPr>
            <w:rFonts w:ascii="仿宋" w:hAnsi="仿宋" w:cs="Times New Roman"/>
            <w:szCs w:val="21"/>
          </w:rPr>
          <w:delText>rotocol</w:delText>
        </w:r>
        <w:r w:rsidR="00DF67F8" w:rsidRPr="00FF3F12" w:rsidDel="00225886">
          <w:rPr>
            <w:rFonts w:ascii="仿宋" w:hAnsi="仿宋" w:cs="Times New Roman" w:hint="eastAsia"/>
            <w:szCs w:val="21"/>
          </w:rPr>
          <w:delText>）</w:delText>
        </w:r>
        <w:r w:rsidR="009C12C5" w:rsidRPr="00FF3F12" w:rsidDel="00225886">
          <w:rPr>
            <w:rFonts w:ascii="仿宋" w:hAnsi="仿宋" w:cs="Times New Roman"/>
            <w:szCs w:val="21"/>
          </w:rPr>
          <w:delText>:</w:delText>
        </w:r>
        <w:r w:rsidR="00D67E0C" w:rsidRPr="00FF3F12" w:rsidDel="00225886">
          <w:rPr>
            <w:rFonts w:ascii="仿宋" w:hAnsi="仿宋" w:cs="Times New Roman"/>
            <w:szCs w:val="21"/>
          </w:rPr>
          <w:delText xml:space="preserve"> </w:delText>
        </w:r>
        <w:bookmarkStart w:id="134" w:name="_Hlk113035533"/>
        <w:r w:rsidR="00D67E0C" w:rsidRPr="00FF3F12" w:rsidDel="00225886">
          <w:rPr>
            <w:rFonts w:ascii="仿宋" w:hAnsi="仿宋" w:cs="Times New Roman"/>
            <w:szCs w:val="21"/>
          </w:rPr>
          <w:delText>位于传输层，</w:delText>
        </w:r>
        <w:r w:rsidR="00217A6A" w:rsidRPr="00FF3F12" w:rsidDel="00225886">
          <w:rPr>
            <w:rFonts w:ascii="仿宋" w:hAnsi="仿宋" w:cs="Times New Roman" w:hint="eastAsia"/>
            <w:szCs w:val="21"/>
          </w:rPr>
          <w:delText>是</w:delText>
        </w:r>
        <w:r w:rsidR="003E079D" w:rsidRPr="00FF3F12" w:rsidDel="00225886">
          <w:rPr>
            <w:rFonts w:ascii="仿宋" w:hAnsi="仿宋" w:cs="Times New Roman" w:hint="eastAsia"/>
            <w:szCs w:val="21"/>
          </w:rPr>
          <w:delText>基于</w:delText>
        </w:r>
        <w:r w:rsidR="003E079D" w:rsidRPr="00FF3F12" w:rsidDel="00225886">
          <w:rPr>
            <w:rFonts w:ascii="仿宋" w:hAnsi="仿宋" w:cs="Times New Roman"/>
            <w:szCs w:val="21"/>
          </w:rPr>
          <w:delText>SEAGP的</w:delText>
        </w:r>
      </w:del>
      <w:del w:id="135" w:author="Li Yang" w:date="2023-03-06T14:29:00Z">
        <w:r w:rsidR="0017529A" w:rsidRPr="00FF3F12" w:rsidDel="00B55C14">
          <w:rPr>
            <w:rFonts w:ascii="仿宋" w:hAnsi="仿宋" w:cs="Times New Roman" w:hint="eastAsia"/>
            <w:szCs w:val="21"/>
          </w:rPr>
          <w:delText>，</w:delText>
        </w:r>
      </w:del>
      <w:del w:id="136" w:author="Li Yang" w:date="2023-03-06T14:59:00Z">
        <w:r w:rsidR="00EF184A" w:rsidRPr="00FF3F12" w:rsidDel="004B4106">
          <w:rPr>
            <w:rFonts w:ascii="仿宋" w:hAnsi="仿宋" w:cs="Times New Roman" w:hint="eastAsia"/>
            <w:szCs w:val="21"/>
          </w:rPr>
          <w:delText>以</w:delText>
        </w:r>
      </w:del>
      <w:del w:id="137" w:author="Li Yang" w:date="2023-03-06T15:25:00Z">
        <w:r w:rsidR="00EF184A" w:rsidRPr="00FF3F12" w:rsidDel="00225886">
          <w:rPr>
            <w:rFonts w:ascii="仿宋" w:hAnsi="仿宋" w:cs="Times New Roman" w:hint="eastAsia"/>
            <w:szCs w:val="21"/>
          </w:rPr>
          <w:delText>数据块</w:delText>
        </w:r>
      </w:del>
      <w:del w:id="138" w:author="Li Yang" w:date="2023-03-06T14:22:00Z">
        <w:r w:rsidR="00065AD1" w:rsidRPr="00FF3F12" w:rsidDel="004C6542">
          <w:rPr>
            <w:rFonts w:ascii="仿宋" w:hAnsi="仿宋" w:cs="Times New Roman" w:hint="eastAsia"/>
            <w:szCs w:val="21"/>
          </w:rPr>
          <w:delText>（</w:delText>
        </w:r>
        <w:r w:rsidR="00065AD1" w:rsidRPr="00FF3F12" w:rsidDel="004C6542">
          <w:rPr>
            <w:rFonts w:ascii="仿宋" w:hAnsi="仿宋" w:cs="Times New Roman"/>
            <w:szCs w:val="21"/>
          </w:rPr>
          <w:delText>chunk）</w:delText>
        </w:r>
      </w:del>
      <w:del w:id="139" w:author="Li Yang" w:date="2023-03-06T14:59:00Z">
        <w:r w:rsidR="00EF184A" w:rsidRPr="00FF3F12" w:rsidDel="004B4106">
          <w:rPr>
            <w:rFonts w:ascii="仿宋" w:hAnsi="仿宋" w:cs="Times New Roman" w:hint="eastAsia"/>
            <w:szCs w:val="21"/>
          </w:rPr>
          <w:delText>为基本</w:delText>
        </w:r>
        <w:r w:rsidR="00BB36FA" w:rsidRPr="00FF3F12" w:rsidDel="004B4106">
          <w:rPr>
            <w:rFonts w:ascii="仿宋" w:hAnsi="仿宋" w:cs="Times New Roman" w:hint="eastAsia"/>
            <w:szCs w:val="21"/>
          </w:rPr>
          <w:delText>传输</w:delText>
        </w:r>
        <w:r w:rsidR="00EF184A" w:rsidRPr="00FF3F12" w:rsidDel="004B4106">
          <w:rPr>
            <w:rFonts w:ascii="仿宋" w:hAnsi="仿宋" w:cs="Times New Roman" w:hint="eastAsia"/>
            <w:szCs w:val="21"/>
          </w:rPr>
          <w:delText>单元</w:delText>
        </w:r>
      </w:del>
      <w:del w:id="140" w:author="Li Yang" w:date="2023-03-06T14:23:00Z">
        <w:r w:rsidR="00A579FE" w:rsidRPr="00FF3F12" w:rsidDel="004C6542">
          <w:rPr>
            <w:rFonts w:ascii="仿宋" w:hAnsi="仿宋" w:cs="Times New Roman" w:hint="eastAsia"/>
            <w:szCs w:val="21"/>
          </w:rPr>
          <w:delText>，</w:delText>
        </w:r>
        <w:r w:rsidR="00E64A1E" w:rsidRPr="00FF3F12" w:rsidDel="004C6542">
          <w:rPr>
            <w:rFonts w:ascii="仿宋" w:hAnsi="仿宋" w:cs="Times New Roman" w:hint="eastAsia"/>
            <w:szCs w:val="21"/>
          </w:rPr>
          <w:delText>基于拉模式</w:delText>
        </w:r>
      </w:del>
      <w:del w:id="141" w:author="Li Yang" w:date="2023-03-06T15:25:00Z">
        <w:r w:rsidR="00E64A1E" w:rsidRPr="00FF3F12" w:rsidDel="00225886">
          <w:rPr>
            <w:rFonts w:ascii="仿宋" w:hAnsi="仿宋" w:cs="Times New Roman" w:hint="eastAsia"/>
            <w:szCs w:val="21"/>
          </w:rPr>
          <w:delText>的</w:delText>
        </w:r>
        <w:r w:rsidR="00D67E0C" w:rsidRPr="00FF3F12" w:rsidDel="00225886">
          <w:rPr>
            <w:rFonts w:ascii="仿宋" w:hAnsi="仿宋" w:cs="Times New Roman" w:hint="eastAsia"/>
            <w:szCs w:val="21"/>
          </w:rPr>
          <w:delText>传输</w:delText>
        </w:r>
        <w:r w:rsidR="00CB0750" w:rsidRPr="00FF3F12" w:rsidDel="00225886">
          <w:rPr>
            <w:rFonts w:ascii="仿宋" w:hAnsi="仿宋" w:cs="Times New Roman" w:hint="eastAsia"/>
            <w:szCs w:val="21"/>
          </w:rPr>
          <w:delText>层协议</w:delText>
        </w:r>
        <w:r w:rsidR="00E14771" w:rsidRPr="00FF3F12" w:rsidDel="00225886">
          <w:rPr>
            <w:rFonts w:ascii="仿宋" w:hAnsi="仿宋" w:cs="Times New Roman" w:hint="eastAsia"/>
            <w:szCs w:val="21"/>
          </w:rPr>
          <w:delText>；</w:delText>
        </w:r>
        <w:r w:rsidR="00E64A1E" w:rsidRPr="00FF3F12" w:rsidDel="00225886">
          <w:rPr>
            <w:rFonts w:ascii="仿宋" w:hAnsi="仿宋" w:cs="Times New Roman" w:hint="eastAsia"/>
            <w:szCs w:val="21"/>
          </w:rPr>
          <w:delText>支持数据块网内缓存</w:delText>
        </w:r>
        <w:r w:rsidR="007F0959" w:rsidRPr="00FF3F12" w:rsidDel="00225886">
          <w:rPr>
            <w:rFonts w:ascii="仿宋" w:hAnsi="仿宋" w:cs="Times New Roman" w:hint="eastAsia"/>
            <w:szCs w:val="21"/>
          </w:rPr>
          <w:delText>，</w:delText>
        </w:r>
        <w:r w:rsidR="00CB0750" w:rsidRPr="00FF3F12" w:rsidDel="00225886">
          <w:rPr>
            <w:rFonts w:ascii="仿宋" w:hAnsi="仿宋" w:cs="Times New Roman" w:hint="eastAsia"/>
            <w:szCs w:val="21"/>
          </w:rPr>
          <w:delText>支持</w:delText>
        </w:r>
      </w:del>
      <w:del w:id="142" w:author="Li Yang" w:date="2023-03-06T14:23:00Z">
        <w:r w:rsidR="00C86160" w:rsidRPr="00FF3F12" w:rsidDel="004C6542">
          <w:rPr>
            <w:rFonts w:ascii="仿宋" w:hAnsi="仿宋" w:cs="Times New Roman" w:hint="eastAsia"/>
            <w:szCs w:val="21"/>
          </w:rPr>
          <w:delText>接收者驱动的</w:delText>
        </w:r>
      </w:del>
      <w:del w:id="143" w:author="Li Yang" w:date="2023-03-06T15:25:00Z">
        <w:r w:rsidR="00362C34" w:rsidRPr="00FF3F12" w:rsidDel="00225886">
          <w:rPr>
            <w:rFonts w:ascii="仿宋" w:hAnsi="仿宋" w:cs="Times New Roman" w:hint="eastAsia"/>
            <w:szCs w:val="21"/>
          </w:rPr>
          <w:delText>流量控制和</w:delText>
        </w:r>
        <w:r w:rsidR="00CB0750" w:rsidRPr="00FF3F12" w:rsidDel="00225886">
          <w:rPr>
            <w:rFonts w:ascii="仿宋" w:hAnsi="仿宋" w:cs="Times New Roman" w:hint="eastAsia"/>
            <w:szCs w:val="21"/>
          </w:rPr>
          <w:delText>拥塞控制、支持可靠传输</w:delText>
        </w:r>
        <w:r w:rsidR="00D67E0C" w:rsidRPr="00FF3F12" w:rsidDel="00225886">
          <w:rPr>
            <w:rFonts w:ascii="仿宋" w:hAnsi="仿宋" w:cs="Times New Roman" w:hint="eastAsia"/>
            <w:szCs w:val="21"/>
          </w:rPr>
          <w:delText>。</w:delText>
        </w:r>
        <w:bookmarkEnd w:id="134"/>
      </w:del>
    </w:p>
    <w:p w14:paraId="0047854A" w14:textId="24FE0A45" w:rsidR="00197962" w:rsidRPr="00FF3F12" w:rsidDel="006321B4" w:rsidRDefault="00F66FA3" w:rsidP="00C22A4F">
      <w:pPr>
        <w:pStyle w:val="ab"/>
        <w:numPr>
          <w:ilvl w:val="0"/>
          <w:numId w:val="24"/>
        </w:numPr>
        <w:ind w:firstLineChars="0"/>
        <w:rPr>
          <w:del w:id="144" w:author="Li Yang" w:date="2023-03-06T14:58:00Z"/>
          <w:rFonts w:ascii="仿宋" w:hAnsi="仿宋" w:cs="Times New Roman"/>
          <w:sz w:val="21"/>
          <w:szCs w:val="21"/>
        </w:rPr>
      </w:pPr>
      <w:del w:id="145" w:author="Li Yang" w:date="2023-03-06T14:58:00Z">
        <w:r w:rsidRPr="00FF3F12" w:rsidDel="006321B4">
          <w:rPr>
            <w:rFonts w:ascii="仿宋" w:hAnsi="仿宋" w:cs="Times New Roman"/>
            <w:szCs w:val="21"/>
          </w:rPr>
          <w:delText>SEA</w:delText>
        </w:r>
        <w:r w:rsidR="00E52F5F" w:rsidRPr="00FF3F12" w:rsidDel="006321B4">
          <w:rPr>
            <w:rFonts w:ascii="仿宋" w:hAnsi="仿宋" w:cs="Times New Roman"/>
            <w:szCs w:val="21"/>
          </w:rPr>
          <w:delText>T</w:delText>
        </w:r>
        <w:r w:rsidRPr="00FF3F12" w:rsidDel="006321B4">
          <w:rPr>
            <w:rFonts w:ascii="仿宋" w:hAnsi="仿宋" w:cs="Times New Roman"/>
            <w:szCs w:val="21"/>
          </w:rPr>
          <w:delText>P</w:delText>
        </w:r>
        <w:r w:rsidR="009C12C5" w:rsidRPr="00FF3F12" w:rsidDel="006321B4">
          <w:rPr>
            <w:rFonts w:ascii="仿宋" w:hAnsi="仿宋" w:cs="Times New Roman" w:hint="eastAsia"/>
            <w:szCs w:val="21"/>
          </w:rPr>
          <w:delText>（</w:delText>
        </w:r>
        <w:r w:rsidR="009C12C5" w:rsidRPr="00FF3F12" w:rsidDel="006321B4">
          <w:rPr>
            <w:rFonts w:ascii="仿宋" w:hAnsi="仿宋" w:cs="Times New Roman"/>
            <w:color w:val="C00000"/>
            <w:szCs w:val="21"/>
          </w:rPr>
          <w:delText>SEA</w:delText>
        </w:r>
        <w:r w:rsidR="009C12C5" w:rsidRPr="00FF3F12" w:rsidDel="006321B4">
          <w:rPr>
            <w:rFonts w:ascii="仿宋" w:hAnsi="仿宋" w:cs="Times New Roman"/>
            <w:szCs w:val="21"/>
          </w:rPr>
          <w:delText xml:space="preserve">Net </w:delText>
        </w:r>
        <w:r w:rsidR="00E52F5F" w:rsidRPr="00FF3F12" w:rsidDel="006321B4">
          <w:rPr>
            <w:rFonts w:ascii="仿宋" w:hAnsi="仿宋" w:cs="Times New Roman"/>
            <w:color w:val="C00000"/>
            <w:szCs w:val="21"/>
          </w:rPr>
          <w:delText>T</w:delText>
        </w:r>
        <w:r w:rsidR="00E52F5F" w:rsidRPr="00FF3F12" w:rsidDel="006321B4">
          <w:rPr>
            <w:rFonts w:ascii="仿宋" w:hAnsi="仿宋" w:cs="Times New Roman"/>
            <w:szCs w:val="21"/>
          </w:rPr>
          <w:delText xml:space="preserve">ransmission </w:delText>
        </w:r>
        <w:r w:rsidR="009C12C5" w:rsidRPr="00FF3F12" w:rsidDel="006321B4">
          <w:rPr>
            <w:rFonts w:ascii="仿宋" w:hAnsi="仿宋" w:cs="Times New Roman"/>
            <w:color w:val="C00000"/>
            <w:szCs w:val="21"/>
          </w:rPr>
          <w:delText>P</w:delText>
        </w:r>
        <w:r w:rsidR="009C12C5" w:rsidRPr="00FF3F12" w:rsidDel="006321B4">
          <w:rPr>
            <w:rFonts w:ascii="仿宋" w:hAnsi="仿宋" w:cs="Times New Roman"/>
            <w:szCs w:val="21"/>
          </w:rPr>
          <w:delText>rotocol</w:delText>
        </w:r>
        <w:r w:rsidR="009C12C5" w:rsidRPr="00FF3F12" w:rsidDel="006321B4">
          <w:rPr>
            <w:rFonts w:ascii="仿宋" w:hAnsi="仿宋" w:cs="Times New Roman" w:hint="eastAsia"/>
            <w:szCs w:val="21"/>
          </w:rPr>
          <w:delText>）</w:delText>
        </w:r>
        <w:r w:rsidR="009C12C5" w:rsidRPr="00FF3F12" w:rsidDel="006321B4">
          <w:rPr>
            <w:rFonts w:ascii="仿宋" w:hAnsi="仿宋" w:cs="Times New Roman"/>
            <w:szCs w:val="21"/>
          </w:rPr>
          <w:delText>:</w:delText>
        </w:r>
        <w:r w:rsidR="00D67E0C" w:rsidRPr="00FF3F12" w:rsidDel="006321B4">
          <w:rPr>
            <w:rFonts w:ascii="仿宋" w:hAnsi="仿宋" w:cs="Times New Roman"/>
            <w:szCs w:val="21"/>
          </w:rPr>
          <w:delText xml:space="preserve"> 位于传输层，</w:delText>
        </w:r>
        <w:r w:rsidR="00217A6A" w:rsidRPr="00FF3F12" w:rsidDel="006321B4">
          <w:rPr>
            <w:rFonts w:ascii="仿宋" w:hAnsi="仿宋" w:cs="Times New Roman" w:hint="eastAsia"/>
            <w:szCs w:val="21"/>
          </w:rPr>
          <w:delText>是</w:delText>
        </w:r>
        <w:r w:rsidR="003E079D" w:rsidRPr="00FF3F12" w:rsidDel="006321B4">
          <w:rPr>
            <w:rFonts w:ascii="仿宋" w:hAnsi="仿宋" w:cs="Times New Roman" w:hint="eastAsia"/>
            <w:szCs w:val="21"/>
          </w:rPr>
          <w:delText>基于</w:delText>
        </w:r>
        <w:r w:rsidR="003E079D" w:rsidRPr="00FF3F12" w:rsidDel="006321B4">
          <w:rPr>
            <w:rFonts w:ascii="仿宋" w:hAnsi="仿宋" w:cs="Times New Roman"/>
            <w:szCs w:val="21"/>
          </w:rPr>
          <w:delText>SEAGP的</w:delText>
        </w:r>
      </w:del>
      <w:del w:id="146" w:author="Li Yang" w:date="2023-03-06T14:31:00Z">
        <w:r w:rsidR="0017529A" w:rsidRPr="00FF3F12" w:rsidDel="00B55C14">
          <w:rPr>
            <w:rFonts w:ascii="仿宋" w:hAnsi="仿宋" w:cs="Times New Roman" w:hint="eastAsia"/>
            <w:szCs w:val="21"/>
          </w:rPr>
          <w:delText>，</w:delText>
        </w:r>
      </w:del>
      <w:del w:id="147" w:author="Li Yang" w:date="2023-03-06T14:58:00Z">
        <w:r w:rsidR="00FF7CE9" w:rsidRPr="00FF3F12" w:rsidDel="006321B4">
          <w:rPr>
            <w:rFonts w:ascii="仿宋" w:hAnsi="仿宋" w:cs="Times New Roman" w:hint="eastAsia"/>
            <w:szCs w:val="21"/>
          </w:rPr>
          <w:delText>以</w:delText>
        </w:r>
      </w:del>
      <w:del w:id="148" w:author="Li Yang" w:date="2023-03-06T14:31:00Z">
        <w:r w:rsidR="00FF7CE9" w:rsidRPr="00FF3F12" w:rsidDel="00B55C14">
          <w:rPr>
            <w:rFonts w:ascii="仿宋" w:hAnsi="仿宋" w:cs="Times New Roman" w:hint="eastAsia"/>
            <w:szCs w:val="21"/>
          </w:rPr>
          <w:delText>数据块</w:delText>
        </w:r>
        <w:r w:rsidR="00065AD1" w:rsidRPr="00FF3F12" w:rsidDel="00B55C14">
          <w:rPr>
            <w:rFonts w:ascii="仿宋" w:hAnsi="仿宋" w:cs="Times New Roman" w:hint="eastAsia"/>
            <w:szCs w:val="21"/>
          </w:rPr>
          <w:delText>（</w:delText>
        </w:r>
        <w:r w:rsidR="00065AD1" w:rsidRPr="00FF3F12" w:rsidDel="00B55C14">
          <w:rPr>
            <w:rFonts w:ascii="仿宋" w:hAnsi="仿宋" w:cs="Times New Roman"/>
            <w:szCs w:val="21"/>
          </w:rPr>
          <w:delText>chunk）</w:delText>
        </w:r>
      </w:del>
      <w:del w:id="149" w:author="Li Yang" w:date="2023-03-06T14:58:00Z">
        <w:r w:rsidR="00FF7CE9" w:rsidRPr="00FF3F12" w:rsidDel="006321B4">
          <w:rPr>
            <w:rFonts w:ascii="仿宋" w:hAnsi="仿宋" w:cs="Times New Roman" w:hint="eastAsia"/>
            <w:szCs w:val="21"/>
          </w:rPr>
          <w:delText>为基本</w:delText>
        </w:r>
        <w:r w:rsidR="00582DB6" w:rsidRPr="00FF3F12" w:rsidDel="006321B4">
          <w:rPr>
            <w:rFonts w:ascii="仿宋" w:hAnsi="仿宋" w:cs="Times New Roman" w:hint="eastAsia"/>
            <w:szCs w:val="21"/>
          </w:rPr>
          <w:delText>传输</w:delText>
        </w:r>
        <w:r w:rsidR="00FF7CE9" w:rsidRPr="00FF3F12" w:rsidDel="006321B4">
          <w:rPr>
            <w:rFonts w:ascii="仿宋" w:hAnsi="仿宋" w:cs="Times New Roman" w:hint="eastAsia"/>
            <w:szCs w:val="21"/>
          </w:rPr>
          <w:delText>单元</w:delText>
        </w:r>
      </w:del>
      <w:del w:id="150" w:author="Li Yang" w:date="2023-03-06T14:31:00Z">
        <w:r w:rsidR="00A579FE" w:rsidRPr="00FF3F12" w:rsidDel="00B55C14">
          <w:rPr>
            <w:rFonts w:ascii="仿宋" w:hAnsi="仿宋" w:cs="Times New Roman" w:hint="eastAsia"/>
            <w:szCs w:val="21"/>
          </w:rPr>
          <w:delText>，</w:delText>
        </w:r>
      </w:del>
      <w:del w:id="151" w:author="Li Yang" w:date="2023-03-06T14:32:00Z">
        <w:r w:rsidR="00E64A1E" w:rsidRPr="00FF3F12" w:rsidDel="00B55C14">
          <w:rPr>
            <w:rFonts w:ascii="仿宋" w:hAnsi="仿宋" w:cs="Times New Roman" w:hint="eastAsia"/>
            <w:szCs w:val="21"/>
          </w:rPr>
          <w:delText>基于</w:delText>
        </w:r>
        <w:r w:rsidR="00903E64" w:rsidRPr="00FF3F12" w:rsidDel="00B55C14">
          <w:rPr>
            <w:rFonts w:ascii="仿宋" w:hAnsi="仿宋" w:cs="Times New Roman" w:hint="eastAsia"/>
            <w:szCs w:val="21"/>
          </w:rPr>
          <w:delText>推模式的</w:delText>
        </w:r>
        <w:r w:rsidR="00217A6A" w:rsidRPr="00FF3F12" w:rsidDel="00B55C14">
          <w:rPr>
            <w:rFonts w:ascii="仿宋" w:hAnsi="仿宋" w:cs="Times New Roman" w:hint="eastAsia"/>
            <w:szCs w:val="21"/>
          </w:rPr>
          <w:delText>传输层协议</w:delText>
        </w:r>
        <w:r w:rsidR="00903E64" w:rsidRPr="00FF3F12" w:rsidDel="00B55C14">
          <w:rPr>
            <w:rFonts w:ascii="仿宋" w:hAnsi="仿宋" w:cs="Times New Roman" w:hint="eastAsia"/>
            <w:szCs w:val="21"/>
          </w:rPr>
          <w:delText>；</w:delText>
        </w:r>
        <w:r w:rsidR="00636DDE" w:rsidRPr="00FF3F12" w:rsidDel="00B55C14">
          <w:rPr>
            <w:rFonts w:ascii="仿宋" w:hAnsi="仿宋" w:cs="Times New Roman" w:hint="eastAsia"/>
            <w:szCs w:val="21"/>
          </w:rPr>
          <w:delText>支持数据块网内缓存</w:delText>
        </w:r>
        <w:r w:rsidR="007F0959" w:rsidRPr="00FF3F12" w:rsidDel="00B55C14">
          <w:rPr>
            <w:rFonts w:ascii="仿宋" w:hAnsi="仿宋" w:cs="Times New Roman" w:hint="eastAsia"/>
            <w:szCs w:val="21"/>
          </w:rPr>
          <w:delText>，</w:delText>
        </w:r>
        <w:r w:rsidR="007A1D46" w:rsidRPr="00FF3F12" w:rsidDel="00B55C14">
          <w:rPr>
            <w:rFonts w:ascii="仿宋" w:hAnsi="仿宋" w:cs="Times New Roman" w:hint="eastAsia"/>
            <w:szCs w:val="21"/>
          </w:rPr>
          <w:delText>支持</w:delText>
        </w:r>
        <w:r w:rsidR="00A10FCF" w:rsidRPr="00FF3F12" w:rsidDel="00B55C14">
          <w:rPr>
            <w:rFonts w:ascii="仿宋" w:hAnsi="仿宋" w:cs="Times New Roman" w:hint="eastAsia"/>
            <w:szCs w:val="21"/>
          </w:rPr>
          <w:delText>发送者驱动的</w:delText>
        </w:r>
        <w:r w:rsidR="007A1D46" w:rsidRPr="00FF3F12" w:rsidDel="00B55C14">
          <w:rPr>
            <w:rFonts w:ascii="仿宋" w:hAnsi="仿宋" w:cs="Times New Roman" w:hint="eastAsia"/>
            <w:szCs w:val="21"/>
          </w:rPr>
          <w:delText>流量控制</w:delText>
        </w:r>
        <w:r w:rsidR="00903E64" w:rsidRPr="00FF3F12" w:rsidDel="00B55C14">
          <w:rPr>
            <w:rFonts w:ascii="仿宋" w:hAnsi="仿宋" w:cs="Times New Roman" w:hint="eastAsia"/>
            <w:szCs w:val="21"/>
          </w:rPr>
          <w:delText>和拥塞控制</w:delText>
        </w:r>
      </w:del>
      <w:del w:id="152" w:author="Li Yang" w:date="2023-03-06T14:58:00Z">
        <w:r w:rsidR="00636DDE" w:rsidRPr="00FF3F12" w:rsidDel="006321B4">
          <w:rPr>
            <w:rFonts w:ascii="仿宋" w:hAnsi="仿宋" w:cs="Times New Roman" w:hint="eastAsia"/>
            <w:szCs w:val="21"/>
          </w:rPr>
          <w:delText>。</w:delText>
        </w:r>
        <w:r w:rsidR="00636DDE" w:rsidRPr="00FF3F12" w:rsidDel="006321B4">
          <w:rPr>
            <w:rFonts w:ascii="仿宋" w:hAnsi="仿宋" w:cs="Times New Roman"/>
            <w:szCs w:val="21"/>
          </w:rPr>
          <w:delText xml:space="preserve"> </w:delText>
        </w:r>
      </w:del>
    </w:p>
    <w:p w14:paraId="5CEAB9E9" w14:textId="0DB3F90F" w:rsidR="005E74BD" w:rsidRPr="00FF3F12" w:rsidRDefault="005E74BD" w:rsidP="00C22A4F">
      <w:pPr>
        <w:pStyle w:val="ab"/>
        <w:numPr>
          <w:ilvl w:val="0"/>
          <w:numId w:val="24"/>
        </w:numPr>
        <w:ind w:firstLineChars="0"/>
        <w:rPr>
          <w:rFonts w:ascii="仿宋" w:hAnsi="仿宋" w:cs="Times New Roman"/>
          <w:sz w:val="21"/>
          <w:szCs w:val="21"/>
        </w:rPr>
      </w:pPr>
      <w:r w:rsidRPr="00FF3F12">
        <w:rPr>
          <w:rFonts w:ascii="仿宋" w:hAnsi="仿宋" w:cs="Times New Roman" w:hint="eastAsia"/>
          <w:sz w:val="21"/>
          <w:szCs w:val="21"/>
        </w:rPr>
        <w:t>安全协议：待设计。</w:t>
      </w:r>
    </w:p>
    <w:p w14:paraId="4C6672DD" w14:textId="02CE7539" w:rsidR="00E07A6A" w:rsidRPr="00FF3F12" w:rsidRDefault="000C58E5" w:rsidP="000C58E5">
      <w:pPr>
        <w:ind w:left="420" w:firstLineChars="200" w:firstLine="420"/>
        <w:rPr>
          <w:rFonts w:ascii="仿宋" w:hAnsi="仿宋" w:cs="Times New Roman"/>
          <w:color w:val="FF0000"/>
          <w:szCs w:val="21"/>
          <w:u w:val="single"/>
        </w:rPr>
      </w:pPr>
      <w:ins w:id="153" w:author="Li Yang" w:date="2023-03-09T14:52:00Z">
        <w:r w:rsidRPr="00FF3F12">
          <w:rPr>
            <w:rFonts w:ascii="仿宋" w:hAnsi="仿宋" w:cs="Times New Roman" w:hint="eastAsia"/>
            <w:color w:val="FF0000"/>
            <w:szCs w:val="21"/>
            <w:u w:val="single"/>
          </w:rPr>
          <w:t>备注：后续补充</w:t>
        </w:r>
        <w:r w:rsidRPr="00FF3F12">
          <w:rPr>
            <w:rFonts w:ascii="仿宋" w:hAnsi="仿宋" w:cs="Times New Roman"/>
            <w:color w:val="FF0000"/>
            <w:szCs w:val="21"/>
            <w:u w:val="single"/>
          </w:rPr>
          <w:t>SCMP</w:t>
        </w:r>
      </w:ins>
      <w:ins w:id="154" w:author="Li Yang" w:date="2023-03-13T18:05:00Z">
        <w:r w:rsidR="00EA6A26" w:rsidRPr="00FF3F12">
          <w:rPr>
            <w:rFonts w:ascii="仿宋" w:hAnsi="仿宋" w:cs="Times New Roman" w:hint="eastAsia"/>
            <w:color w:val="FF0000"/>
            <w:szCs w:val="21"/>
            <w:u w:val="single"/>
          </w:rPr>
          <w:t>（</w:t>
        </w:r>
        <w:r w:rsidR="00EA6A26" w:rsidRPr="00FF3F12">
          <w:rPr>
            <w:rFonts w:ascii="仿宋" w:hAnsi="仿宋" w:cs="Times New Roman"/>
            <w:color w:val="FF0000"/>
            <w:szCs w:val="21"/>
            <w:u w:val="single"/>
          </w:rPr>
          <w:t xml:space="preserve">SEANet Control Message </w:t>
        </w:r>
      </w:ins>
      <w:ins w:id="155" w:author="Li Yang" w:date="2023-03-13T18:06:00Z">
        <w:r w:rsidR="00EA6A26" w:rsidRPr="00FF3F12">
          <w:rPr>
            <w:rFonts w:ascii="仿宋" w:hAnsi="仿宋" w:cs="Times New Roman"/>
            <w:color w:val="FF0000"/>
            <w:szCs w:val="21"/>
            <w:u w:val="single"/>
          </w:rPr>
          <w:t>Protocol</w:t>
        </w:r>
      </w:ins>
      <w:ins w:id="156" w:author="Li Yang" w:date="2023-03-13T18:05:00Z">
        <w:r w:rsidR="00EA6A26" w:rsidRPr="00FF3F12">
          <w:rPr>
            <w:rFonts w:ascii="仿宋" w:hAnsi="仿宋" w:cs="Times New Roman" w:hint="eastAsia"/>
            <w:color w:val="FF0000"/>
            <w:szCs w:val="21"/>
            <w:u w:val="single"/>
          </w:rPr>
          <w:t>）</w:t>
        </w:r>
      </w:ins>
      <w:ins w:id="157" w:author="Li Yang" w:date="2023-03-09T14:52:00Z">
        <w:r w:rsidRPr="00FF3F12">
          <w:rPr>
            <w:rFonts w:ascii="仿宋" w:hAnsi="仿宋" w:cs="Times New Roman" w:hint="eastAsia"/>
            <w:color w:val="FF0000"/>
            <w:szCs w:val="21"/>
            <w:u w:val="single"/>
          </w:rPr>
          <w:t>相关内容</w:t>
        </w:r>
      </w:ins>
    </w:p>
    <w:p w14:paraId="1B614F87" w14:textId="69D10C04" w:rsidR="00C66EEB" w:rsidRPr="00FF3F12" w:rsidRDefault="00C66EEB" w:rsidP="00C66EEB">
      <w:pPr>
        <w:pStyle w:val="1"/>
        <w:numPr>
          <w:ilvl w:val="0"/>
          <w:numId w:val="12"/>
        </w:numPr>
        <w:rPr>
          <w:rFonts w:ascii="仿宋" w:hAnsi="仿宋" w:cs="Times New Roman"/>
        </w:rPr>
      </w:pPr>
      <w:bookmarkStart w:id="158" w:name="_Toc135051844"/>
      <w:r w:rsidRPr="00FF3F12">
        <w:rPr>
          <w:rFonts w:ascii="仿宋" w:hAnsi="仿宋" w:cs="Times New Roman"/>
        </w:rPr>
        <w:t>SEAN</w:t>
      </w:r>
      <w:r w:rsidR="00461056" w:rsidRPr="00FF3F12">
        <w:rPr>
          <w:rFonts w:ascii="仿宋" w:hAnsi="仿宋" w:cs="Times New Roman"/>
        </w:rPr>
        <w:t>et</w:t>
      </w:r>
      <w:r w:rsidRPr="00FF3F12">
        <w:rPr>
          <w:rFonts w:ascii="仿宋" w:hAnsi="仿宋" w:cs="Times New Roman"/>
        </w:rPr>
        <w:t>报文</w:t>
      </w:r>
      <w:ins w:id="159" w:author="Li Yang" w:date="2023-03-22T10:23:00Z">
        <w:r w:rsidR="00B37926">
          <w:rPr>
            <w:rFonts w:ascii="仿宋" w:hAnsi="仿宋" w:cs="Times New Roman" w:hint="eastAsia"/>
          </w:rPr>
          <w:t>结构</w:t>
        </w:r>
      </w:ins>
      <w:bookmarkEnd w:id="158"/>
    </w:p>
    <w:p w14:paraId="52EDA125" w14:textId="11CED8DB" w:rsidR="0047587F" w:rsidRPr="00FF3F12" w:rsidDel="00C77566" w:rsidRDefault="00C66EEB" w:rsidP="004A6168">
      <w:pPr>
        <w:ind w:firstLineChars="200" w:firstLine="420"/>
        <w:rPr>
          <w:del w:id="160" w:author="Li Yang" w:date="2023-03-06T15:21:00Z"/>
          <w:rFonts w:ascii="仿宋" w:hAnsi="仿宋" w:cs="Times New Roman"/>
        </w:rPr>
      </w:pPr>
      <w:r w:rsidRPr="00FF3F12">
        <w:rPr>
          <w:rFonts w:ascii="仿宋" w:hAnsi="仿宋" w:cs="Times New Roman"/>
        </w:rPr>
        <w:t>SEAN</w:t>
      </w:r>
      <w:r w:rsidR="00461056" w:rsidRPr="00FF3F12">
        <w:rPr>
          <w:rFonts w:ascii="仿宋" w:hAnsi="仿宋" w:cs="Times New Roman"/>
        </w:rPr>
        <w:t>et</w:t>
      </w:r>
      <w:r w:rsidRPr="00FF3F12">
        <w:rPr>
          <w:rFonts w:ascii="仿宋" w:hAnsi="仿宋" w:cs="Times New Roman"/>
        </w:rPr>
        <w:t>报文的层次结构如下图</w:t>
      </w:r>
      <w:r w:rsidR="00E44973" w:rsidRPr="00FF3F12">
        <w:rPr>
          <w:rFonts w:ascii="仿宋" w:hAnsi="仿宋" w:cs="Times New Roman"/>
        </w:rPr>
        <w:t>2</w:t>
      </w:r>
      <w:r w:rsidRPr="00FF3F12">
        <w:rPr>
          <w:rFonts w:ascii="仿宋" w:hAnsi="仿宋" w:cs="Times New Roman"/>
        </w:rPr>
        <w:t>所示</w:t>
      </w:r>
      <w:r w:rsidR="00C40485" w:rsidRPr="00FF3F12">
        <w:rPr>
          <w:rFonts w:ascii="仿宋" w:hAnsi="仿宋" w:cs="Times New Roman" w:hint="eastAsia"/>
        </w:rPr>
        <w:t>：</w:t>
      </w:r>
    </w:p>
    <w:p w14:paraId="4F73B7E7" w14:textId="77777777" w:rsidR="00E44973" w:rsidRPr="00FF3F12" w:rsidDel="00C77566" w:rsidRDefault="00E44973" w:rsidP="004A6168">
      <w:pPr>
        <w:ind w:firstLineChars="200" w:firstLine="420"/>
        <w:rPr>
          <w:del w:id="161" w:author="Li Yang" w:date="2023-03-06T15:21:00Z"/>
          <w:rFonts w:ascii="仿宋" w:hAnsi="仿宋" w:cs="Times New Roman"/>
        </w:rPr>
      </w:pPr>
    </w:p>
    <w:bookmarkStart w:id="162" w:name="_Hlk116603175"/>
    <w:p w14:paraId="4713640A" w14:textId="11D3C2E6" w:rsidR="00C40485" w:rsidRPr="006F72A9" w:rsidRDefault="00BC20C9" w:rsidP="004A6168">
      <w:pPr>
        <w:ind w:firstLineChars="200" w:firstLine="420"/>
        <w:rPr>
          <w:rFonts w:ascii="仿宋" w:hAnsi="仿宋" w:cs="Times New Roman"/>
          <w:szCs w:val="21"/>
        </w:rPr>
      </w:pPr>
      <w:del w:id="163" w:author="Li Yang" w:date="2023-03-06T15:21:00Z">
        <w:r w:rsidRPr="00915C0F" w:rsidDel="00C77566">
          <w:rPr>
            <w:rFonts w:ascii="仿宋" w:hAnsi="仿宋"/>
          </w:rPr>
          <w:object w:dxaOrig="11501" w:dyaOrig="4581" w14:anchorId="21502C71">
            <v:shape id="_x0000_i1026" type="#_x0000_t75" style="width:430pt;height:169pt" o:ole="">
              <v:imagedata r:id="rId10" o:title=""/>
            </v:shape>
            <o:OLEObject Type="Embed" ProgID="Visio.Drawing.15" ShapeID="_x0000_i1026" DrawAspect="Content" ObjectID="_1745846769" r:id="rId11"/>
          </w:object>
        </w:r>
      </w:del>
      <w:bookmarkEnd w:id="162"/>
    </w:p>
    <w:p w14:paraId="44DCFE04" w14:textId="230465ED" w:rsidR="0047587F" w:rsidRDefault="00AB3C87" w:rsidP="00C66EEB">
      <w:pPr>
        <w:pStyle w:val="ac"/>
        <w:jc w:val="center"/>
        <w:rPr>
          <w:rFonts w:ascii="仿宋" w:eastAsia="仿宋" w:hAnsi="仿宋" w:cs="Times New Roman"/>
          <w:szCs w:val="21"/>
        </w:rPr>
      </w:pPr>
      <w:r>
        <w:object w:dxaOrig="13371" w:dyaOrig="7741" w14:anchorId="76668B10">
          <v:shape id="_x0000_i1027" type="#_x0000_t75" style="width:415pt;height:240pt" o:ole="">
            <v:imagedata r:id="rId12" o:title=""/>
          </v:shape>
          <o:OLEObject Type="Embed" ProgID="Visio.Drawing.15" ShapeID="_x0000_i1027" DrawAspect="Content" ObjectID="_1745846770" r:id="rId13"/>
        </w:object>
      </w:r>
    </w:p>
    <w:p w14:paraId="43F0B4A5" w14:textId="6B768872" w:rsidR="00C66EEB" w:rsidRPr="00FF3F12" w:rsidRDefault="00E94CDD" w:rsidP="00C66EEB">
      <w:pPr>
        <w:pStyle w:val="ac"/>
        <w:jc w:val="center"/>
        <w:rPr>
          <w:rFonts w:ascii="仿宋" w:eastAsia="仿宋" w:hAnsi="仿宋" w:cs="Times New Roman"/>
          <w:sz w:val="21"/>
          <w:szCs w:val="21"/>
        </w:rPr>
      </w:pPr>
      <w:r w:rsidRPr="00FF3F12">
        <w:rPr>
          <w:rFonts w:ascii="仿宋" w:eastAsia="仿宋" w:hAnsi="仿宋" w:cs="Times New Roman" w:hint="eastAsia"/>
          <w:szCs w:val="21"/>
        </w:rPr>
        <w:t>图</w:t>
      </w:r>
      <w:r w:rsidRPr="00FF3F12">
        <w:rPr>
          <w:rFonts w:ascii="仿宋" w:eastAsia="仿宋" w:hAnsi="仿宋" w:cs="Times New Roman"/>
          <w:szCs w:val="21"/>
        </w:rPr>
        <w:t xml:space="preserve"> </w:t>
      </w:r>
      <w:r w:rsidRPr="00915C0F">
        <w:rPr>
          <w:rFonts w:ascii="仿宋" w:eastAsia="仿宋" w:hAnsi="仿宋" w:cs="Times New Roman"/>
          <w:szCs w:val="21"/>
        </w:rPr>
        <w:fldChar w:fldCharType="begin"/>
      </w:r>
      <w:r w:rsidRPr="00FF3F12">
        <w:rPr>
          <w:rFonts w:ascii="仿宋" w:eastAsia="仿宋" w:hAnsi="仿宋" w:cs="Times New Roman"/>
          <w:szCs w:val="21"/>
        </w:rPr>
        <w:instrText xml:space="preserve"> SEQ </w:instrText>
      </w:r>
      <w:r w:rsidRPr="00FF3F12">
        <w:rPr>
          <w:rFonts w:ascii="仿宋" w:eastAsia="仿宋" w:hAnsi="仿宋" w:cs="Times New Roman" w:hint="eastAsia"/>
          <w:szCs w:val="21"/>
        </w:rPr>
        <w:instrText>图</w:instrText>
      </w:r>
      <w:r w:rsidRPr="00FF3F12">
        <w:rPr>
          <w:rFonts w:ascii="仿宋" w:eastAsia="仿宋" w:hAnsi="仿宋" w:cs="Times New Roman"/>
          <w:szCs w:val="21"/>
        </w:rPr>
        <w:instrText xml:space="preserve"> \* ARABIC </w:instrText>
      </w:r>
      <w:r w:rsidRPr="00915C0F">
        <w:rPr>
          <w:rFonts w:ascii="仿宋" w:eastAsia="仿宋" w:hAnsi="仿宋" w:cs="Times New Roman"/>
          <w:szCs w:val="21"/>
        </w:rPr>
        <w:fldChar w:fldCharType="separate"/>
      </w:r>
      <w:r w:rsidR="0079115A">
        <w:rPr>
          <w:rFonts w:ascii="仿宋" w:eastAsia="仿宋" w:hAnsi="仿宋" w:cs="Times New Roman"/>
          <w:noProof/>
          <w:szCs w:val="21"/>
        </w:rPr>
        <w:t>2</w:t>
      </w:r>
      <w:r w:rsidRPr="00915C0F">
        <w:rPr>
          <w:rFonts w:ascii="仿宋" w:eastAsia="仿宋" w:hAnsi="仿宋" w:cs="Times New Roman"/>
          <w:szCs w:val="21"/>
        </w:rPr>
        <w:fldChar w:fldCharType="end"/>
      </w:r>
      <w:r w:rsidRPr="00FF3F12">
        <w:rPr>
          <w:rFonts w:ascii="仿宋" w:eastAsia="仿宋" w:hAnsi="仿宋" w:cs="Times New Roman"/>
          <w:szCs w:val="21"/>
        </w:rPr>
        <w:t xml:space="preserve"> </w:t>
      </w:r>
      <w:r w:rsidR="00C66EEB" w:rsidRPr="00FF3F12">
        <w:rPr>
          <w:rFonts w:ascii="仿宋" w:eastAsia="仿宋" w:hAnsi="仿宋" w:cs="Times New Roman"/>
          <w:sz w:val="21"/>
          <w:szCs w:val="21"/>
        </w:rPr>
        <w:t>SEAN</w:t>
      </w:r>
      <w:r w:rsidR="0001485D" w:rsidRPr="00FF3F12">
        <w:rPr>
          <w:rFonts w:ascii="仿宋" w:eastAsia="仿宋" w:hAnsi="仿宋" w:cs="Times New Roman"/>
          <w:sz w:val="21"/>
          <w:szCs w:val="21"/>
        </w:rPr>
        <w:t>et</w:t>
      </w:r>
      <w:r w:rsidR="00C66EEB" w:rsidRPr="00FF3F12">
        <w:rPr>
          <w:rFonts w:ascii="仿宋" w:eastAsia="仿宋" w:hAnsi="仿宋" w:cs="Times New Roman"/>
          <w:sz w:val="21"/>
          <w:szCs w:val="21"/>
        </w:rPr>
        <w:t>报文层次结构</w:t>
      </w:r>
    </w:p>
    <w:p w14:paraId="575A5B7E" w14:textId="77777777" w:rsidR="00C40485" w:rsidRPr="00DC54C7" w:rsidRDefault="00C40485" w:rsidP="00B836BD">
      <w:pPr>
        <w:rPr>
          <w:rFonts w:ascii="仿宋" w:hAnsi="仿宋"/>
        </w:rPr>
      </w:pPr>
    </w:p>
    <w:p w14:paraId="31AAB8A2" w14:textId="24AED5EA" w:rsidR="00C77566" w:rsidRPr="0047587F" w:rsidRDefault="00C66EEB" w:rsidP="00AC70D1">
      <w:pPr>
        <w:pStyle w:val="ab"/>
        <w:numPr>
          <w:ilvl w:val="0"/>
          <w:numId w:val="51"/>
        </w:numPr>
        <w:ind w:firstLineChars="0"/>
        <w:rPr>
          <w:rFonts w:ascii="仿宋" w:hAnsi="仿宋" w:cs="Times New Roman"/>
          <w:sz w:val="21"/>
          <w:szCs w:val="21"/>
        </w:rPr>
      </w:pPr>
      <w:r w:rsidRPr="0047587F">
        <w:rPr>
          <w:rFonts w:ascii="仿宋" w:hAnsi="仿宋" w:cs="Times New Roman" w:hint="eastAsia"/>
          <w:sz w:val="21"/>
          <w:szCs w:val="21"/>
        </w:rPr>
        <w:t>当网络层协议使用</w:t>
      </w:r>
      <w:r w:rsidRPr="0047587F">
        <w:rPr>
          <w:rFonts w:ascii="仿宋" w:hAnsi="仿宋" w:cs="Times New Roman"/>
          <w:sz w:val="21"/>
          <w:szCs w:val="21"/>
        </w:rPr>
        <w:t>IPv6</w:t>
      </w:r>
      <w:r w:rsidRPr="0047587F">
        <w:rPr>
          <w:rFonts w:ascii="仿宋" w:hAnsi="仿宋" w:cs="Times New Roman" w:hint="eastAsia"/>
          <w:sz w:val="21"/>
          <w:szCs w:val="21"/>
        </w:rPr>
        <w:t>时，以太网帧中的类型字段填</w:t>
      </w:r>
      <w:r w:rsidRPr="0047587F">
        <w:rPr>
          <w:rFonts w:ascii="仿宋" w:hAnsi="仿宋" w:cs="Times New Roman"/>
          <w:sz w:val="21"/>
          <w:szCs w:val="21"/>
        </w:rPr>
        <w:t>IPv6</w:t>
      </w:r>
      <w:r w:rsidRPr="0047587F">
        <w:rPr>
          <w:rFonts w:ascii="仿宋" w:hAnsi="仿宋" w:cs="Times New Roman" w:hint="eastAsia"/>
          <w:sz w:val="21"/>
          <w:szCs w:val="21"/>
        </w:rPr>
        <w:t>协议所对应字段</w:t>
      </w:r>
      <w:r w:rsidR="007B52C3" w:rsidRPr="0047587F">
        <w:rPr>
          <w:rFonts w:ascii="仿宋" w:hAnsi="仿宋" w:cs="Times New Roman" w:hint="eastAsia"/>
          <w:sz w:val="21"/>
          <w:szCs w:val="21"/>
        </w:rPr>
        <w:t>。</w:t>
      </w:r>
    </w:p>
    <w:p w14:paraId="110FB624" w14:textId="6A753DBF" w:rsidR="00E62066" w:rsidRPr="0047587F" w:rsidRDefault="007B52C3" w:rsidP="00225886">
      <w:pPr>
        <w:pStyle w:val="ab"/>
        <w:numPr>
          <w:ilvl w:val="0"/>
          <w:numId w:val="51"/>
        </w:numPr>
        <w:ind w:firstLineChars="0"/>
        <w:rPr>
          <w:rFonts w:ascii="仿宋" w:hAnsi="仿宋" w:cs="Times New Roman"/>
          <w:color w:val="000000" w:themeColor="text1"/>
          <w:sz w:val="21"/>
          <w:szCs w:val="21"/>
        </w:rPr>
      </w:pPr>
      <w:r w:rsidRPr="0047587F">
        <w:rPr>
          <w:rFonts w:ascii="仿宋" w:hAnsi="仿宋" w:cs="Times New Roman"/>
          <w:sz w:val="21"/>
          <w:szCs w:val="21"/>
        </w:rPr>
        <w:t>IPv6</w:t>
      </w:r>
      <w:r w:rsidRPr="0047587F">
        <w:rPr>
          <w:rFonts w:ascii="仿宋" w:hAnsi="仿宋" w:cs="Times New Roman" w:hint="eastAsia"/>
          <w:sz w:val="21"/>
          <w:szCs w:val="21"/>
        </w:rPr>
        <w:t>中的</w:t>
      </w:r>
      <w:r w:rsidRPr="0047587F">
        <w:rPr>
          <w:rFonts w:ascii="仿宋" w:hAnsi="仿宋" w:cs="Times New Roman"/>
          <w:color w:val="000000" w:themeColor="text1"/>
          <w:sz w:val="21"/>
          <w:szCs w:val="21"/>
        </w:rPr>
        <w:t>Next header</w:t>
      </w:r>
      <w:r w:rsidRPr="0047587F">
        <w:rPr>
          <w:rFonts w:ascii="仿宋" w:hAnsi="仿宋" w:cs="Times New Roman" w:hint="eastAsia"/>
          <w:color w:val="000000" w:themeColor="text1"/>
          <w:sz w:val="21"/>
          <w:szCs w:val="21"/>
        </w:rPr>
        <w:t>填写的是已注册的互联网协议号（</w:t>
      </w:r>
      <w:r w:rsidRPr="0047587F">
        <w:rPr>
          <w:rFonts w:ascii="仿宋" w:hAnsi="仿宋" w:cs="Times New Roman"/>
          <w:color w:val="000000" w:themeColor="text1"/>
          <w:sz w:val="21"/>
          <w:szCs w:val="21"/>
        </w:rPr>
        <w:t>Assigned Internet Protocol Numbers</w:t>
      </w:r>
      <w:r w:rsidRPr="0047587F">
        <w:rPr>
          <w:rFonts w:ascii="仿宋" w:hAnsi="仿宋" w:cs="Times New Roman" w:hint="eastAsia"/>
          <w:color w:val="000000" w:themeColor="text1"/>
          <w:sz w:val="21"/>
          <w:szCs w:val="21"/>
        </w:rPr>
        <w:t>），</w:t>
      </w:r>
      <w:r w:rsidR="00C66EEB" w:rsidRPr="0047587F">
        <w:rPr>
          <w:rFonts w:ascii="仿宋" w:hAnsi="仿宋" w:cs="Times New Roman"/>
          <w:color w:val="000000" w:themeColor="text1"/>
          <w:sz w:val="21"/>
          <w:szCs w:val="21"/>
        </w:rPr>
        <w:t>需要在国际标准化组织</w:t>
      </w:r>
      <w:r w:rsidR="00E62066" w:rsidRPr="0047587F">
        <w:rPr>
          <w:rFonts w:ascii="仿宋" w:hAnsi="仿宋" w:cs="Times New Roman"/>
          <w:color w:val="000000" w:themeColor="text1"/>
          <w:sz w:val="21"/>
          <w:szCs w:val="21"/>
        </w:rPr>
        <w:t>IANA</w:t>
      </w:r>
      <w:r w:rsidRPr="0047587F">
        <w:rPr>
          <w:rFonts w:ascii="仿宋" w:hAnsi="仿宋" w:cs="Times New Roman" w:hint="eastAsia"/>
          <w:color w:val="000000" w:themeColor="text1"/>
          <w:sz w:val="21"/>
          <w:szCs w:val="21"/>
        </w:rPr>
        <w:t>中申请和注册</w:t>
      </w:r>
      <w:r w:rsidR="003E4980" w:rsidRPr="0047587F">
        <w:rPr>
          <w:rFonts w:ascii="仿宋" w:hAnsi="仿宋" w:cs="Times New Roman" w:hint="eastAsia"/>
          <w:color w:val="000000" w:themeColor="text1"/>
          <w:sz w:val="21"/>
          <w:szCs w:val="21"/>
        </w:rPr>
        <w:t>，</w:t>
      </w:r>
      <w:r w:rsidRPr="0047587F">
        <w:rPr>
          <w:rFonts w:ascii="仿宋" w:hAnsi="仿宋" w:cs="Times New Roman" w:hint="eastAsia"/>
          <w:color w:val="000000" w:themeColor="text1"/>
          <w:sz w:val="21"/>
          <w:szCs w:val="21"/>
        </w:rPr>
        <w:t>协议号</w:t>
      </w:r>
      <w:r w:rsidR="006A6E4A" w:rsidRPr="0047587F">
        <w:rPr>
          <w:rFonts w:ascii="仿宋" w:hAnsi="仿宋" w:cs="Times New Roman" w:hint="eastAsia"/>
          <w:color w:val="000000" w:themeColor="text1"/>
          <w:sz w:val="21"/>
          <w:szCs w:val="21"/>
        </w:rPr>
        <w:t>按顺序进行申请</w:t>
      </w:r>
      <w:r w:rsidRPr="0047587F">
        <w:rPr>
          <w:rFonts w:ascii="仿宋" w:hAnsi="仿宋" w:cs="Times New Roman" w:hint="eastAsia"/>
          <w:color w:val="000000" w:themeColor="text1"/>
          <w:sz w:val="21"/>
          <w:szCs w:val="21"/>
        </w:rPr>
        <w:t>和分配</w:t>
      </w:r>
      <w:r w:rsidR="006A6E4A" w:rsidRPr="0047587F">
        <w:rPr>
          <w:rFonts w:ascii="仿宋" w:hAnsi="仿宋" w:cs="Times New Roman" w:hint="eastAsia"/>
          <w:color w:val="000000" w:themeColor="text1"/>
          <w:sz w:val="21"/>
          <w:szCs w:val="21"/>
        </w:rPr>
        <w:t>，</w:t>
      </w:r>
      <w:r w:rsidR="0014573E" w:rsidRPr="0047587F">
        <w:rPr>
          <w:rFonts w:ascii="仿宋" w:hAnsi="仿宋" w:cs="Times New Roman" w:hint="eastAsia"/>
          <w:color w:val="000000" w:themeColor="text1"/>
          <w:sz w:val="21"/>
          <w:szCs w:val="21"/>
        </w:rPr>
        <w:t>当前阶段，</w:t>
      </w:r>
      <w:r w:rsidR="0014573E" w:rsidRPr="0047587F">
        <w:rPr>
          <w:rFonts w:ascii="仿宋" w:hAnsi="仿宋" w:cs="Times New Roman"/>
          <w:color w:val="000000" w:themeColor="text1"/>
          <w:sz w:val="21"/>
          <w:szCs w:val="21"/>
        </w:rPr>
        <w:t>145~252</w:t>
      </w:r>
      <w:r w:rsidR="0014573E" w:rsidRPr="0047587F">
        <w:rPr>
          <w:rFonts w:ascii="仿宋" w:hAnsi="仿宋" w:cs="Times New Roman" w:hint="eastAsia"/>
          <w:color w:val="000000" w:themeColor="text1"/>
          <w:sz w:val="21"/>
          <w:szCs w:val="21"/>
        </w:rPr>
        <w:t>为可用的未被定义序号</w:t>
      </w:r>
      <w:r w:rsidR="0014573E" w:rsidRPr="0047587F">
        <w:rPr>
          <w:rFonts w:ascii="仿宋" w:hAnsi="仿宋" w:cs="Times New Roman"/>
          <w:sz w:val="21"/>
          <w:szCs w:val="21"/>
          <w:vertAlign w:val="superscript"/>
        </w:rPr>
        <w:t>[</w:t>
      </w:r>
      <w:r w:rsidR="0014573E" w:rsidRPr="0047587F">
        <w:rPr>
          <w:rStyle w:val="af2"/>
          <w:rFonts w:ascii="仿宋" w:hAnsi="仿宋" w:cs="Times New Roman"/>
          <w:sz w:val="21"/>
          <w:szCs w:val="21"/>
        </w:rPr>
        <w:footnoteReference w:id="1"/>
      </w:r>
      <w:r w:rsidR="0014573E" w:rsidRPr="0047587F">
        <w:rPr>
          <w:rFonts w:ascii="仿宋" w:hAnsi="仿宋" w:cs="Times New Roman"/>
          <w:sz w:val="21"/>
          <w:szCs w:val="21"/>
          <w:vertAlign w:val="superscript"/>
        </w:rPr>
        <w:t>]</w:t>
      </w:r>
      <w:r w:rsidR="0014573E" w:rsidRPr="0047587F">
        <w:rPr>
          <w:rFonts w:ascii="仿宋" w:hAnsi="仿宋" w:cs="Times New Roman" w:hint="eastAsia"/>
          <w:color w:val="000000" w:themeColor="text1"/>
          <w:sz w:val="21"/>
          <w:szCs w:val="21"/>
        </w:rPr>
        <w:t>。</w:t>
      </w:r>
      <w:r w:rsidR="006964AC" w:rsidRPr="0047587F">
        <w:rPr>
          <w:rFonts w:ascii="仿宋" w:hAnsi="仿宋" w:cs="Times New Roman" w:hint="eastAsia"/>
          <w:color w:val="000000" w:themeColor="text1"/>
          <w:sz w:val="21"/>
          <w:szCs w:val="21"/>
        </w:rPr>
        <w:t>需要向</w:t>
      </w:r>
      <w:r w:rsidR="006964AC" w:rsidRPr="0047587F">
        <w:rPr>
          <w:rFonts w:ascii="仿宋" w:hAnsi="仿宋" w:cs="Times New Roman"/>
          <w:color w:val="000000" w:themeColor="text1"/>
          <w:sz w:val="21"/>
          <w:szCs w:val="21"/>
        </w:rPr>
        <w:t>IANA</w:t>
      </w:r>
      <w:r w:rsidR="006964AC" w:rsidRPr="0047587F">
        <w:rPr>
          <w:rFonts w:ascii="仿宋" w:hAnsi="仿宋" w:cs="Times New Roman" w:hint="eastAsia"/>
          <w:color w:val="000000" w:themeColor="text1"/>
          <w:sz w:val="21"/>
          <w:szCs w:val="21"/>
        </w:rPr>
        <w:t>申请和注册</w:t>
      </w:r>
      <w:r w:rsidR="006964AC" w:rsidRPr="0047587F">
        <w:rPr>
          <w:rFonts w:ascii="仿宋" w:hAnsi="仿宋" w:cs="Times New Roman"/>
          <w:color w:val="000000" w:themeColor="text1"/>
          <w:sz w:val="21"/>
          <w:szCs w:val="21"/>
        </w:rPr>
        <w:t>IDP</w:t>
      </w:r>
      <w:r w:rsidR="006964AC" w:rsidRPr="0047587F">
        <w:rPr>
          <w:rFonts w:ascii="仿宋" w:hAnsi="仿宋" w:cs="Times New Roman" w:hint="eastAsia"/>
          <w:color w:val="000000" w:themeColor="text1"/>
          <w:sz w:val="21"/>
          <w:szCs w:val="21"/>
        </w:rPr>
        <w:t>协议和</w:t>
      </w:r>
      <w:r w:rsidR="0047587F">
        <w:rPr>
          <w:rFonts w:ascii="仿宋" w:hAnsi="仿宋" w:cs="Times New Roman"/>
          <w:color w:val="000000" w:themeColor="text1"/>
          <w:sz w:val="21"/>
          <w:szCs w:val="21"/>
        </w:rPr>
        <w:t>SEAN</w:t>
      </w:r>
      <w:r w:rsidR="0047587F">
        <w:rPr>
          <w:rFonts w:ascii="仿宋" w:hAnsi="仿宋" w:cs="Times New Roman" w:hint="eastAsia"/>
          <w:color w:val="000000" w:themeColor="text1"/>
          <w:sz w:val="21"/>
          <w:szCs w:val="21"/>
        </w:rPr>
        <w:t>et传输层</w:t>
      </w:r>
      <w:r w:rsidR="006964AC" w:rsidRPr="0047587F">
        <w:rPr>
          <w:rFonts w:ascii="仿宋" w:hAnsi="仿宋" w:cs="Times New Roman" w:hint="eastAsia"/>
          <w:color w:val="000000" w:themeColor="text1"/>
          <w:sz w:val="21"/>
          <w:szCs w:val="21"/>
        </w:rPr>
        <w:t>协议的协议号，用于</w:t>
      </w:r>
      <w:r w:rsidR="00905641" w:rsidRPr="0047587F">
        <w:rPr>
          <w:rFonts w:ascii="仿宋" w:hAnsi="仿宋" w:cs="Times New Roman"/>
          <w:sz w:val="21"/>
          <w:szCs w:val="21"/>
        </w:rPr>
        <w:t>IPv6</w:t>
      </w:r>
      <w:r w:rsidR="00905641" w:rsidRPr="0047587F">
        <w:rPr>
          <w:rFonts w:ascii="仿宋" w:hAnsi="仿宋" w:cs="Times New Roman" w:hint="eastAsia"/>
          <w:sz w:val="21"/>
          <w:szCs w:val="21"/>
        </w:rPr>
        <w:t>中的</w:t>
      </w:r>
      <w:r w:rsidR="006964AC" w:rsidRPr="0047587F">
        <w:rPr>
          <w:rFonts w:ascii="仿宋" w:hAnsi="仿宋" w:cs="Times New Roman"/>
          <w:color w:val="000000" w:themeColor="text1"/>
          <w:sz w:val="21"/>
          <w:szCs w:val="21"/>
        </w:rPr>
        <w:t>Next Header</w:t>
      </w:r>
      <w:r w:rsidR="006964AC" w:rsidRPr="0047587F">
        <w:rPr>
          <w:rFonts w:ascii="仿宋" w:hAnsi="仿宋" w:cs="Times New Roman" w:hint="eastAsia"/>
          <w:color w:val="000000" w:themeColor="text1"/>
          <w:sz w:val="21"/>
          <w:szCs w:val="21"/>
        </w:rPr>
        <w:t>字段的填写</w:t>
      </w:r>
      <w:r w:rsidR="006964AC" w:rsidRPr="0047587F">
        <w:rPr>
          <w:rFonts w:ascii="仿宋" w:hAnsi="仿宋" w:cs="Times New Roman"/>
          <w:color w:val="000000" w:themeColor="text1"/>
          <w:sz w:val="21"/>
          <w:szCs w:val="21"/>
        </w:rPr>
        <w:t>。</w:t>
      </w:r>
      <w:r w:rsidR="00C66EEB" w:rsidRPr="0047587F">
        <w:rPr>
          <w:rFonts w:ascii="仿宋" w:hAnsi="仿宋" w:cs="Times New Roman"/>
          <w:b/>
          <w:color w:val="FF0000"/>
          <w:sz w:val="21"/>
          <w:szCs w:val="21"/>
        </w:rPr>
        <w:t>开发过程中，</w:t>
      </w:r>
      <w:r w:rsidR="0014573E" w:rsidRPr="0047587F">
        <w:rPr>
          <w:rFonts w:ascii="仿宋" w:hAnsi="仿宋" w:cs="Times New Roman" w:hint="eastAsia"/>
          <w:b/>
          <w:color w:val="FF0000"/>
          <w:sz w:val="21"/>
          <w:szCs w:val="21"/>
        </w:rPr>
        <w:t>暂时约定</w:t>
      </w:r>
      <w:commentRangeStart w:id="164"/>
      <w:r w:rsidR="00573C6F" w:rsidRPr="0047587F">
        <w:rPr>
          <w:rFonts w:ascii="仿宋" w:hAnsi="仿宋" w:cs="Times New Roman"/>
          <w:b/>
          <w:color w:val="FF0000"/>
          <w:sz w:val="21"/>
          <w:szCs w:val="21"/>
        </w:rPr>
        <w:t>IDP</w:t>
      </w:r>
      <w:r w:rsidR="00C66EEB" w:rsidRPr="0047587F">
        <w:rPr>
          <w:rFonts w:ascii="仿宋" w:hAnsi="仿宋" w:cs="Times New Roman"/>
          <w:b/>
          <w:color w:val="FF0000"/>
          <w:sz w:val="21"/>
          <w:szCs w:val="21"/>
        </w:rPr>
        <w:t>为</w:t>
      </w:r>
      <w:r w:rsidR="0014573E" w:rsidRPr="0047587F">
        <w:rPr>
          <w:rFonts w:ascii="仿宋" w:hAnsi="仿宋" w:cs="Times New Roman"/>
          <w:b/>
          <w:color w:val="FF0000"/>
          <w:sz w:val="21"/>
          <w:szCs w:val="21"/>
        </w:rPr>
        <w:t>146</w:t>
      </w:r>
      <w:r w:rsidR="006A6E4A" w:rsidRPr="0047587F">
        <w:rPr>
          <w:rFonts w:ascii="仿宋" w:hAnsi="仿宋" w:cs="Times New Roman" w:hint="eastAsia"/>
          <w:b/>
          <w:color w:val="FF0000"/>
          <w:sz w:val="21"/>
          <w:szCs w:val="21"/>
        </w:rPr>
        <w:t>（</w:t>
      </w:r>
      <w:r w:rsidR="006A6E4A" w:rsidRPr="0047587F">
        <w:rPr>
          <w:rFonts w:ascii="仿宋" w:hAnsi="仿宋" w:cs="Times New Roman"/>
          <w:b/>
          <w:color w:val="FF0000"/>
          <w:sz w:val="21"/>
          <w:szCs w:val="21"/>
        </w:rPr>
        <w:t>0x92</w:t>
      </w:r>
      <w:r w:rsidR="006A6E4A" w:rsidRPr="0047587F">
        <w:rPr>
          <w:rFonts w:ascii="仿宋" w:hAnsi="仿宋" w:cs="Times New Roman" w:hint="eastAsia"/>
          <w:b/>
          <w:color w:val="FF0000"/>
          <w:sz w:val="21"/>
          <w:szCs w:val="21"/>
        </w:rPr>
        <w:t>）</w:t>
      </w:r>
      <w:r w:rsidR="0014573E" w:rsidRPr="0047587F">
        <w:rPr>
          <w:rFonts w:ascii="仿宋" w:hAnsi="仿宋" w:cs="Times New Roman" w:hint="eastAsia"/>
          <w:b/>
          <w:color w:val="FF0000"/>
          <w:sz w:val="21"/>
          <w:szCs w:val="21"/>
        </w:rPr>
        <w:t>，</w:t>
      </w:r>
      <w:del w:id="165" w:author="Li Yang" w:date="2023-03-21T16:17:00Z">
        <w:r w:rsidR="00BA20AD" w:rsidDel="00BA20AD">
          <w:rPr>
            <w:rFonts w:ascii="仿宋" w:hAnsi="仿宋" w:cs="Times New Roman" w:hint="eastAsia"/>
            <w:b/>
            <w:color w:val="FF0000"/>
            <w:sz w:val="21"/>
            <w:szCs w:val="21"/>
          </w:rPr>
          <w:delText>S</w:delText>
        </w:r>
        <w:r w:rsidR="00BA20AD" w:rsidDel="00BA20AD">
          <w:rPr>
            <w:rFonts w:ascii="仿宋" w:hAnsi="仿宋" w:cs="Times New Roman"/>
            <w:b/>
            <w:color w:val="FF0000"/>
            <w:sz w:val="21"/>
            <w:szCs w:val="21"/>
          </w:rPr>
          <w:delText>EAGP</w:delText>
        </w:r>
      </w:del>
      <w:bookmarkStart w:id="166" w:name="_Hlk130307887"/>
      <w:ins w:id="167" w:author="Li Yang" w:date="2023-03-21T16:17:00Z">
        <w:r w:rsidR="00BA20AD" w:rsidRPr="00BA20AD">
          <w:rPr>
            <w:rFonts w:ascii="仿宋" w:hAnsi="仿宋" w:cs="Times New Roman"/>
            <w:b/>
            <w:color w:val="FF0000"/>
            <w:sz w:val="21"/>
            <w:szCs w:val="21"/>
          </w:rPr>
          <w:t>SEANet传输层</w:t>
        </w:r>
        <w:r w:rsidR="00BA20AD" w:rsidRPr="00BA20AD">
          <w:rPr>
            <w:rFonts w:ascii="仿宋" w:hAnsi="仿宋" w:cs="Times New Roman" w:hint="eastAsia"/>
            <w:b/>
            <w:color w:val="FF0000"/>
            <w:sz w:val="21"/>
            <w:szCs w:val="21"/>
          </w:rPr>
          <w:t>协议</w:t>
        </w:r>
      </w:ins>
      <w:bookmarkEnd w:id="166"/>
      <w:r w:rsidR="0014573E" w:rsidRPr="0047587F">
        <w:rPr>
          <w:rFonts w:ascii="仿宋" w:hAnsi="仿宋" w:cs="Times New Roman" w:hint="eastAsia"/>
          <w:b/>
          <w:color w:val="FF0000"/>
          <w:sz w:val="21"/>
          <w:szCs w:val="21"/>
        </w:rPr>
        <w:t>为</w:t>
      </w:r>
      <w:r w:rsidR="0014573E" w:rsidRPr="0047587F">
        <w:rPr>
          <w:rFonts w:ascii="仿宋" w:hAnsi="仿宋" w:cs="Times New Roman"/>
          <w:b/>
          <w:color w:val="FF0000"/>
          <w:sz w:val="21"/>
          <w:szCs w:val="21"/>
        </w:rPr>
        <w:t>147</w:t>
      </w:r>
      <w:r w:rsidR="006A6E4A" w:rsidRPr="0047587F">
        <w:rPr>
          <w:rFonts w:ascii="仿宋" w:hAnsi="仿宋" w:cs="Times New Roman" w:hint="eastAsia"/>
          <w:b/>
          <w:color w:val="FF0000"/>
          <w:sz w:val="21"/>
          <w:szCs w:val="21"/>
        </w:rPr>
        <w:t>（</w:t>
      </w:r>
      <w:r w:rsidR="006A6E4A" w:rsidRPr="0047587F">
        <w:rPr>
          <w:rFonts w:ascii="仿宋" w:hAnsi="仿宋" w:cs="Times New Roman"/>
          <w:b/>
          <w:color w:val="FF0000"/>
          <w:sz w:val="21"/>
          <w:szCs w:val="21"/>
        </w:rPr>
        <w:t>0x93</w:t>
      </w:r>
      <w:r w:rsidR="006A6E4A" w:rsidRPr="0047587F">
        <w:rPr>
          <w:rFonts w:ascii="仿宋" w:hAnsi="仿宋" w:cs="Times New Roman" w:hint="eastAsia"/>
          <w:b/>
          <w:color w:val="FF0000"/>
          <w:sz w:val="21"/>
          <w:szCs w:val="21"/>
        </w:rPr>
        <w:t>）</w:t>
      </w:r>
      <w:commentRangeEnd w:id="164"/>
      <w:r w:rsidR="00A5336C">
        <w:rPr>
          <w:rStyle w:val="af3"/>
        </w:rPr>
        <w:commentReference w:id="164"/>
      </w:r>
      <w:r w:rsidR="00C66EEB" w:rsidRPr="0047587F">
        <w:rPr>
          <w:rFonts w:ascii="仿宋" w:hAnsi="仿宋" w:cs="Times New Roman"/>
          <w:b/>
          <w:color w:val="FF0000"/>
          <w:sz w:val="21"/>
          <w:szCs w:val="21"/>
        </w:rPr>
        <w:t>。</w:t>
      </w:r>
    </w:p>
    <w:p w14:paraId="32E1A187" w14:textId="161B18D9" w:rsidR="00225886" w:rsidRPr="00FF3F12" w:rsidRDefault="006D2067" w:rsidP="00AC70D1">
      <w:pPr>
        <w:pStyle w:val="ab"/>
        <w:numPr>
          <w:ilvl w:val="0"/>
          <w:numId w:val="51"/>
        </w:numPr>
        <w:ind w:firstLineChars="0"/>
        <w:rPr>
          <w:rFonts w:ascii="仿宋" w:hAnsi="仿宋"/>
          <w:szCs w:val="21"/>
        </w:rPr>
      </w:pPr>
      <w:ins w:id="168" w:author="Li Yang" w:date="2023-03-06T15:26:00Z">
        <w:r w:rsidRPr="0047587F">
          <w:rPr>
            <w:rFonts w:ascii="仿宋" w:hAnsi="仿宋" w:cs="Times New Roman" w:hint="eastAsia"/>
            <w:sz w:val="21"/>
            <w:szCs w:val="21"/>
          </w:rPr>
          <w:t>使用</w:t>
        </w:r>
      </w:ins>
      <w:ins w:id="169" w:author="Li Yang" w:date="2023-03-21T16:17:00Z">
        <w:r w:rsidR="00BA20AD" w:rsidRPr="00BA20AD">
          <w:rPr>
            <w:rFonts w:ascii="仿宋" w:hAnsi="仿宋" w:cs="Times New Roman" w:hint="eastAsia"/>
            <w:sz w:val="21"/>
            <w:szCs w:val="21"/>
          </w:rPr>
          <w:t>SEANet传输层协议</w:t>
        </w:r>
      </w:ins>
      <w:ins w:id="170" w:author="Li Yang" w:date="2023-03-21T16:18:00Z">
        <w:r w:rsidR="00BA20AD">
          <w:rPr>
            <w:rFonts w:ascii="仿宋" w:hAnsi="仿宋" w:cs="Times New Roman" w:hint="eastAsia"/>
            <w:sz w:val="21"/>
            <w:szCs w:val="21"/>
          </w:rPr>
          <w:t>的公共</w:t>
        </w:r>
      </w:ins>
      <w:ins w:id="171" w:author="Li Yang" w:date="2023-03-22T09:21:00Z">
        <w:r w:rsidR="001855A7">
          <w:rPr>
            <w:rFonts w:ascii="仿宋" w:hAnsi="仿宋" w:cs="Times New Roman" w:hint="eastAsia"/>
            <w:sz w:val="21"/>
            <w:szCs w:val="21"/>
          </w:rPr>
          <w:t>首部</w:t>
        </w:r>
      </w:ins>
      <w:ins w:id="172" w:author="Li Yang" w:date="2023-03-21T16:18:00Z">
        <w:r w:rsidR="00BA20AD">
          <w:rPr>
            <w:rFonts w:ascii="仿宋" w:hAnsi="仿宋" w:cs="Times New Roman" w:hint="eastAsia"/>
            <w:sz w:val="21"/>
            <w:szCs w:val="21"/>
          </w:rPr>
          <w:t>Public</w:t>
        </w:r>
        <w:r w:rsidR="00BA20AD">
          <w:rPr>
            <w:rFonts w:ascii="仿宋" w:hAnsi="仿宋" w:cs="Times New Roman"/>
            <w:sz w:val="21"/>
            <w:szCs w:val="21"/>
          </w:rPr>
          <w:t xml:space="preserve"> Header</w:t>
        </w:r>
      </w:ins>
      <w:ins w:id="173" w:author="Li Yang" w:date="2023-03-06T15:26:00Z">
        <w:r w:rsidRPr="0047587F">
          <w:rPr>
            <w:rFonts w:ascii="仿宋" w:hAnsi="仿宋" w:cs="Times New Roman" w:hint="eastAsia"/>
            <w:sz w:val="21"/>
            <w:szCs w:val="21"/>
          </w:rPr>
          <w:t>的</w:t>
        </w:r>
      </w:ins>
      <w:ins w:id="174" w:author="Li Yang" w:date="2023-03-21T16:22:00Z">
        <w:r w:rsidR="00BA20AD">
          <w:rPr>
            <w:rFonts w:ascii="仿宋" w:hAnsi="仿宋" w:cs="Times New Roman"/>
            <w:sz w:val="21"/>
            <w:szCs w:val="21"/>
          </w:rPr>
          <w:t>T</w:t>
        </w:r>
        <w:r w:rsidR="00BA20AD">
          <w:rPr>
            <w:rFonts w:ascii="仿宋" w:hAnsi="仿宋" w:cs="Times New Roman" w:hint="eastAsia"/>
            <w:sz w:val="21"/>
            <w:szCs w:val="21"/>
          </w:rPr>
          <w:t>ype</w:t>
        </w:r>
      </w:ins>
      <w:ins w:id="175" w:author="Li Yang" w:date="2023-03-06T15:26:00Z">
        <w:r w:rsidRPr="0047587F">
          <w:rPr>
            <w:rFonts w:ascii="仿宋" w:hAnsi="仿宋" w:cs="Times New Roman" w:hint="eastAsia"/>
            <w:sz w:val="21"/>
            <w:szCs w:val="21"/>
          </w:rPr>
          <w:t>字段</w:t>
        </w:r>
      </w:ins>
      <w:ins w:id="176" w:author="Li Yang" w:date="2023-03-06T15:25:00Z">
        <w:r w:rsidRPr="0047587F">
          <w:rPr>
            <w:rFonts w:ascii="仿宋" w:hAnsi="仿宋" w:cs="Times New Roman" w:hint="eastAsia"/>
            <w:sz w:val="21"/>
            <w:szCs w:val="21"/>
          </w:rPr>
          <w:t>标明</w:t>
        </w:r>
      </w:ins>
      <w:ins w:id="177" w:author="Li Yang" w:date="2023-03-21T16:20:00Z">
        <w:r w:rsidR="00BA20AD">
          <w:rPr>
            <w:rFonts w:ascii="仿宋" w:hAnsi="仿宋" w:cs="Times New Roman" w:hint="eastAsia"/>
            <w:sz w:val="21"/>
            <w:szCs w:val="21"/>
          </w:rPr>
          <w:t>S</w:t>
        </w:r>
        <w:r w:rsidR="00BA20AD">
          <w:rPr>
            <w:rFonts w:ascii="仿宋" w:hAnsi="仿宋" w:cs="Times New Roman"/>
            <w:sz w:val="21"/>
            <w:szCs w:val="21"/>
          </w:rPr>
          <w:t>EAN</w:t>
        </w:r>
      </w:ins>
      <w:ins w:id="178" w:author="Li Yang" w:date="2023-03-21T16:21:00Z">
        <w:r w:rsidR="00BA20AD">
          <w:rPr>
            <w:rFonts w:ascii="仿宋" w:hAnsi="仿宋" w:cs="Times New Roman" w:hint="eastAsia"/>
            <w:sz w:val="21"/>
            <w:szCs w:val="21"/>
          </w:rPr>
          <w:t>et</w:t>
        </w:r>
      </w:ins>
      <w:ins w:id="179" w:author="Li Yang" w:date="2023-03-14T09:37:00Z">
        <w:r w:rsidR="00586C2D" w:rsidRPr="0047587F">
          <w:rPr>
            <w:rFonts w:ascii="仿宋" w:hAnsi="仿宋" w:cs="Times New Roman" w:hint="eastAsia"/>
            <w:sz w:val="21"/>
            <w:szCs w:val="21"/>
          </w:rPr>
          <w:t>传输层</w:t>
        </w:r>
      </w:ins>
      <w:ins w:id="180" w:author="Li Yang" w:date="2023-03-06T15:25:00Z">
        <w:r w:rsidRPr="0047587F">
          <w:rPr>
            <w:rFonts w:ascii="仿宋" w:hAnsi="仿宋" w:cs="Times New Roman" w:hint="eastAsia"/>
            <w:sz w:val="21"/>
            <w:szCs w:val="21"/>
          </w:rPr>
          <w:t>协议</w:t>
        </w:r>
        <w:r w:rsidRPr="0047587F">
          <w:rPr>
            <w:rFonts w:ascii="仿宋" w:hAnsi="仿宋" w:cs="Times New Roman"/>
            <w:sz w:val="21"/>
            <w:szCs w:val="21"/>
          </w:rPr>
          <w:t>的</w:t>
        </w:r>
      </w:ins>
      <w:r w:rsidR="000260BB">
        <w:rPr>
          <w:rFonts w:ascii="仿宋" w:hAnsi="仿宋" w:cs="Times New Roman" w:hint="eastAsia"/>
          <w:sz w:val="21"/>
          <w:szCs w:val="21"/>
        </w:rPr>
        <w:t>报文类型</w:t>
      </w:r>
      <w:ins w:id="181" w:author="Li Yang" w:date="2023-03-06T15:25:00Z">
        <w:r w:rsidRPr="0047587F">
          <w:rPr>
            <w:rFonts w:ascii="仿宋" w:hAnsi="仿宋" w:cs="Times New Roman" w:hint="eastAsia"/>
            <w:sz w:val="21"/>
            <w:szCs w:val="21"/>
          </w:rPr>
          <w:t>。</w:t>
        </w:r>
      </w:ins>
      <w:ins w:id="182" w:author="Li Yang" w:date="2023-03-15T18:43:00Z">
        <w:r w:rsidR="00DC0D63" w:rsidRPr="008A1C75">
          <w:rPr>
            <w:rFonts w:ascii="仿宋" w:hAnsi="仿宋" w:cs="Times New Roman"/>
            <w:b/>
            <w:color w:val="FF0000"/>
            <w:sz w:val="21"/>
            <w:szCs w:val="21"/>
          </w:rPr>
          <w:t>Type</w:t>
        </w:r>
      </w:ins>
      <w:r w:rsidR="00DC0D63" w:rsidRPr="008A1C75">
        <w:rPr>
          <w:rFonts w:ascii="仿宋" w:hAnsi="仿宋" w:cs="Times New Roman" w:hint="eastAsia"/>
          <w:b/>
          <w:color w:val="FF0000"/>
          <w:sz w:val="21"/>
          <w:szCs w:val="21"/>
        </w:rPr>
        <w:t>字段的高3位取值为0</w:t>
      </w:r>
      <w:r w:rsidR="00DC0D63" w:rsidRPr="008A1C75">
        <w:rPr>
          <w:rFonts w:ascii="仿宋" w:hAnsi="仿宋" w:cs="Times New Roman"/>
          <w:b/>
          <w:color w:val="FF0000"/>
          <w:sz w:val="21"/>
          <w:szCs w:val="21"/>
        </w:rPr>
        <w:t>00</w:t>
      </w:r>
      <w:r w:rsidR="00DC0D63" w:rsidRPr="008A1C75">
        <w:rPr>
          <w:rFonts w:ascii="仿宋" w:hAnsi="仿宋" w:cs="Times New Roman" w:hint="eastAsia"/>
          <w:b/>
          <w:color w:val="FF0000"/>
          <w:sz w:val="21"/>
          <w:szCs w:val="21"/>
        </w:rPr>
        <w:t>时，表示是公共消息报文；</w:t>
      </w:r>
      <w:ins w:id="183" w:author="Li Yang" w:date="2023-03-06T15:26:00Z">
        <w:r w:rsidRPr="0047587F">
          <w:rPr>
            <w:rFonts w:ascii="仿宋" w:hAnsi="仿宋" w:cs="Times New Roman" w:hint="eastAsia"/>
            <w:b/>
            <w:color w:val="FF0000"/>
            <w:sz w:val="21"/>
            <w:szCs w:val="21"/>
          </w:rPr>
          <w:t>取值为</w:t>
        </w:r>
        <w:r w:rsidRPr="0047587F">
          <w:rPr>
            <w:rFonts w:ascii="仿宋" w:hAnsi="仿宋" w:cs="Times New Roman"/>
            <w:b/>
            <w:color w:val="FF0000"/>
            <w:sz w:val="21"/>
            <w:szCs w:val="21"/>
          </w:rPr>
          <w:t>0</w:t>
        </w:r>
      </w:ins>
      <w:r w:rsidR="00DC0D63">
        <w:rPr>
          <w:rFonts w:ascii="仿宋" w:hAnsi="仿宋" w:cs="Times New Roman"/>
          <w:b/>
          <w:color w:val="FF0000"/>
          <w:sz w:val="21"/>
          <w:szCs w:val="21"/>
        </w:rPr>
        <w:t>0</w:t>
      </w:r>
      <w:ins w:id="184" w:author="Li Yang" w:date="2023-03-06T15:26:00Z">
        <w:r w:rsidRPr="0047587F">
          <w:rPr>
            <w:rFonts w:ascii="仿宋" w:hAnsi="仿宋" w:cs="Times New Roman"/>
            <w:b/>
            <w:color w:val="FF0000"/>
            <w:sz w:val="21"/>
            <w:szCs w:val="21"/>
          </w:rPr>
          <w:t>1</w:t>
        </w:r>
        <w:r w:rsidRPr="0047587F">
          <w:rPr>
            <w:rFonts w:ascii="仿宋" w:hAnsi="仿宋" w:cs="Times New Roman" w:hint="eastAsia"/>
            <w:b/>
            <w:color w:val="FF0000"/>
            <w:sz w:val="21"/>
            <w:szCs w:val="21"/>
          </w:rPr>
          <w:t>时，表示</w:t>
        </w:r>
        <w:r w:rsidRPr="0047587F">
          <w:rPr>
            <w:rFonts w:ascii="仿宋" w:hAnsi="仿宋" w:cs="Times New Roman"/>
            <w:b/>
            <w:color w:val="FF0000"/>
            <w:sz w:val="21"/>
            <w:szCs w:val="21"/>
          </w:rPr>
          <w:t>SEADP</w:t>
        </w:r>
      </w:ins>
      <w:r w:rsidR="00DC0D63">
        <w:rPr>
          <w:rFonts w:ascii="仿宋" w:hAnsi="仿宋" w:cs="Times New Roman" w:hint="eastAsia"/>
          <w:b/>
          <w:color w:val="FF0000"/>
          <w:sz w:val="21"/>
          <w:szCs w:val="21"/>
        </w:rPr>
        <w:t>协议相关</w:t>
      </w:r>
      <w:r w:rsidR="000260BB">
        <w:rPr>
          <w:rFonts w:ascii="仿宋" w:hAnsi="仿宋" w:cs="Times New Roman" w:hint="eastAsia"/>
          <w:b/>
          <w:color w:val="FF0000"/>
          <w:sz w:val="21"/>
          <w:szCs w:val="21"/>
        </w:rPr>
        <w:t>报文</w:t>
      </w:r>
      <w:r w:rsidR="00906DE3" w:rsidRPr="0047587F">
        <w:rPr>
          <w:rFonts w:ascii="仿宋" w:hAnsi="仿宋" w:cs="Times New Roman" w:hint="eastAsia"/>
          <w:b/>
          <w:color w:val="FF0000"/>
          <w:sz w:val="21"/>
          <w:szCs w:val="21"/>
        </w:rPr>
        <w:t>；</w:t>
      </w:r>
      <w:ins w:id="185" w:author="Li Yang" w:date="2023-03-06T15:26:00Z">
        <w:r w:rsidRPr="0047587F">
          <w:rPr>
            <w:rFonts w:ascii="仿宋" w:hAnsi="仿宋" w:cs="Times New Roman" w:hint="eastAsia"/>
            <w:b/>
            <w:color w:val="FF0000"/>
            <w:sz w:val="21"/>
            <w:szCs w:val="21"/>
          </w:rPr>
          <w:t>取值为</w:t>
        </w:r>
        <w:r w:rsidRPr="0047587F">
          <w:rPr>
            <w:rFonts w:ascii="仿宋" w:hAnsi="仿宋" w:cs="Times New Roman"/>
            <w:b/>
            <w:color w:val="FF0000"/>
            <w:sz w:val="21"/>
            <w:szCs w:val="21"/>
          </w:rPr>
          <w:t>0</w:t>
        </w:r>
      </w:ins>
      <w:r w:rsidR="00DC0D63">
        <w:rPr>
          <w:rFonts w:ascii="仿宋" w:hAnsi="仿宋" w:cs="Times New Roman"/>
          <w:b/>
          <w:color w:val="FF0000"/>
          <w:sz w:val="21"/>
          <w:szCs w:val="21"/>
        </w:rPr>
        <w:t>10</w:t>
      </w:r>
      <w:ins w:id="186" w:author="Li Yang" w:date="2023-03-06T15:26:00Z">
        <w:r w:rsidRPr="0047587F">
          <w:rPr>
            <w:rFonts w:ascii="仿宋" w:hAnsi="仿宋" w:cs="Times New Roman" w:hint="eastAsia"/>
            <w:b/>
            <w:color w:val="FF0000"/>
            <w:sz w:val="21"/>
            <w:szCs w:val="21"/>
          </w:rPr>
          <w:t>时，表示</w:t>
        </w:r>
      </w:ins>
      <w:ins w:id="187" w:author="Li Yang" w:date="2023-03-14T09:38:00Z">
        <w:r w:rsidR="00586C2D" w:rsidRPr="0047587F">
          <w:rPr>
            <w:rFonts w:ascii="仿宋" w:hAnsi="仿宋" w:cs="Times New Roman"/>
            <w:b/>
            <w:color w:val="FF0000"/>
            <w:sz w:val="21"/>
            <w:szCs w:val="21"/>
          </w:rPr>
          <w:t>SEAUP</w:t>
        </w:r>
      </w:ins>
      <w:r w:rsidR="00DC0D63">
        <w:rPr>
          <w:rFonts w:ascii="仿宋" w:hAnsi="仿宋" w:cs="Times New Roman" w:hint="eastAsia"/>
          <w:b/>
          <w:color w:val="FF0000"/>
          <w:sz w:val="21"/>
          <w:szCs w:val="21"/>
        </w:rPr>
        <w:t>协议相关</w:t>
      </w:r>
      <w:r w:rsidR="000260BB">
        <w:rPr>
          <w:rFonts w:ascii="仿宋" w:hAnsi="仿宋" w:cs="Times New Roman" w:hint="eastAsia"/>
          <w:b/>
          <w:color w:val="FF0000"/>
          <w:sz w:val="21"/>
          <w:szCs w:val="21"/>
        </w:rPr>
        <w:t>报文</w:t>
      </w:r>
      <w:r w:rsidR="00906DE3" w:rsidRPr="0047587F">
        <w:rPr>
          <w:rFonts w:ascii="仿宋" w:hAnsi="仿宋" w:cs="Times New Roman" w:hint="eastAsia"/>
          <w:b/>
          <w:color w:val="FF0000"/>
          <w:sz w:val="21"/>
          <w:szCs w:val="21"/>
        </w:rPr>
        <w:t>；</w:t>
      </w:r>
      <w:ins w:id="188" w:author="Li Yang" w:date="2023-03-06T15:26:00Z">
        <w:r w:rsidRPr="0047587F">
          <w:rPr>
            <w:rFonts w:ascii="仿宋" w:hAnsi="仿宋" w:cs="Times New Roman" w:hint="eastAsia"/>
            <w:b/>
            <w:color w:val="FF0000"/>
            <w:sz w:val="21"/>
            <w:szCs w:val="21"/>
          </w:rPr>
          <w:t>取值为</w:t>
        </w:r>
        <w:r w:rsidRPr="0047587F">
          <w:rPr>
            <w:rFonts w:ascii="仿宋" w:hAnsi="仿宋" w:cs="Times New Roman"/>
            <w:b/>
            <w:color w:val="FF0000"/>
            <w:sz w:val="21"/>
            <w:szCs w:val="21"/>
          </w:rPr>
          <w:t>0</w:t>
        </w:r>
      </w:ins>
      <w:r w:rsidR="00DC0D63">
        <w:rPr>
          <w:rFonts w:ascii="仿宋" w:hAnsi="仿宋" w:cs="Times New Roman"/>
          <w:b/>
          <w:color w:val="FF0000"/>
          <w:sz w:val="21"/>
          <w:szCs w:val="21"/>
        </w:rPr>
        <w:t>11</w:t>
      </w:r>
      <w:ins w:id="189" w:author="Li Yang" w:date="2023-03-06T15:26:00Z">
        <w:r w:rsidRPr="0047587F">
          <w:rPr>
            <w:rFonts w:ascii="仿宋" w:hAnsi="仿宋" w:cs="Times New Roman" w:hint="eastAsia"/>
            <w:b/>
            <w:color w:val="FF0000"/>
            <w:sz w:val="21"/>
            <w:szCs w:val="21"/>
          </w:rPr>
          <w:t>时，</w:t>
        </w:r>
      </w:ins>
      <w:ins w:id="190" w:author="Li Yang" w:date="2023-03-21T16:21:00Z">
        <w:r w:rsidR="00BA20AD" w:rsidRPr="0047587F">
          <w:rPr>
            <w:rFonts w:ascii="仿宋" w:hAnsi="仿宋" w:cs="Times New Roman" w:hint="eastAsia"/>
            <w:b/>
            <w:color w:val="FF0000"/>
            <w:sz w:val="21"/>
            <w:szCs w:val="21"/>
          </w:rPr>
          <w:t>表示</w:t>
        </w:r>
      </w:ins>
      <w:ins w:id="191" w:author="Li Yang" w:date="2023-03-06T15:26:00Z">
        <w:r w:rsidRPr="0047587F">
          <w:rPr>
            <w:rFonts w:ascii="仿宋" w:hAnsi="仿宋" w:cs="Times New Roman"/>
            <w:b/>
            <w:color w:val="FF0000"/>
            <w:sz w:val="21"/>
            <w:szCs w:val="21"/>
          </w:rPr>
          <w:t>SEASP</w:t>
        </w:r>
      </w:ins>
      <w:r w:rsidR="00DC0D63">
        <w:rPr>
          <w:rFonts w:ascii="仿宋" w:hAnsi="仿宋" w:cs="Times New Roman" w:hint="eastAsia"/>
          <w:b/>
          <w:color w:val="FF0000"/>
          <w:sz w:val="21"/>
          <w:szCs w:val="21"/>
        </w:rPr>
        <w:t>协议相关</w:t>
      </w:r>
      <w:r w:rsidR="000260BB">
        <w:rPr>
          <w:rFonts w:ascii="仿宋" w:hAnsi="仿宋" w:cs="Times New Roman" w:hint="eastAsia"/>
          <w:b/>
          <w:color w:val="FF0000"/>
          <w:sz w:val="21"/>
          <w:szCs w:val="21"/>
        </w:rPr>
        <w:t>报文</w:t>
      </w:r>
      <w:ins w:id="192" w:author="Li Yang" w:date="2023-03-06T15:26:00Z">
        <w:r w:rsidRPr="0047587F">
          <w:rPr>
            <w:rFonts w:ascii="仿宋" w:hAnsi="仿宋" w:cs="Times New Roman" w:hint="eastAsia"/>
            <w:b/>
            <w:color w:val="FF0000"/>
            <w:sz w:val="21"/>
            <w:szCs w:val="21"/>
          </w:rPr>
          <w:t>。</w:t>
        </w:r>
      </w:ins>
    </w:p>
    <w:p w14:paraId="007EA78B" w14:textId="26E60DB1" w:rsidR="00C66EEB" w:rsidRPr="00FF3F12" w:rsidRDefault="00C66EEB" w:rsidP="00C66EEB">
      <w:pPr>
        <w:pStyle w:val="1"/>
        <w:numPr>
          <w:ilvl w:val="0"/>
          <w:numId w:val="12"/>
        </w:numPr>
        <w:rPr>
          <w:rFonts w:ascii="仿宋" w:hAnsi="仿宋" w:cs="Times New Roman"/>
        </w:rPr>
      </w:pPr>
      <w:bookmarkStart w:id="193" w:name="_Toc113043480"/>
      <w:bookmarkStart w:id="194" w:name="_Toc135051845"/>
      <w:bookmarkEnd w:id="193"/>
      <w:r w:rsidRPr="00FF3F12">
        <w:rPr>
          <w:rFonts w:ascii="仿宋" w:hAnsi="仿宋" w:cs="Times New Roman"/>
        </w:rPr>
        <w:lastRenderedPageBreak/>
        <w:t>IDP</w:t>
      </w:r>
      <w:ins w:id="195" w:author="Li Yang" w:date="2023-03-22T10:20:00Z">
        <w:r w:rsidR="00B4394D">
          <w:rPr>
            <w:rFonts w:ascii="仿宋" w:hAnsi="仿宋" w:cs="Times New Roman" w:hint="eastAsia"/>
          </w:rPr>
          <w:t>协议</w:t>
        </w:r>
        <w:bookmarkEnd w:id="194"/>
        <w:r w:rsidR="00B4394D" w:rsidRPr="00FF3F12" w:rsidDel="00B4394D">
          <w:rPr>
            <w:rFonts w:ascii="仿宋" w:hAnsi="仿宋" w:cs="Times New Roman"/>
          </w:rPr>
          <w:t xml:space="preserve"> </w:t>
        </w:r>
      </w:ins>
      <w:del w:id="196" w:author="Li Yang" w:date="2023-03-22T10:20:00Z">
        <w:r w:rsidRPr="00FF3F12" w:rsidDel="00B4394D">
          <w:rPr>
            <w:rFonts w:ascii="仿宋" w:hAnsi="仿宋" w:cs="Times New Roman"/>
          </w:rPr>
          <w:delText>首部格式</w:delText>
        </w:r>
      </w:del>
    </w:p>
    <w:p w14:paraId="15EE2CE8" w14:textId="79949A2B" w:rsidR="00C66EEB" w:rsidRPr="00FF3F12" w:rsidDel="005A0BDA" w:rsidRDefault="00B37926" w:rsidP="00C66EEB">
      <w:pPr>
        <w:ind w:firstLineChars="200" w:firstLine="420"/>
        <w:jc w:val="left"/>
        <w:rPr>
          <w:del w:id="197" w:author="Li Yang" w:date="2023-03-06T15:28:00Z"/>
          <w:rFonts w:ascii="仿宋" w:hAnsi="仿宋" w:cs="Times New Roman"/>
        </w:rPr>
      </w:pPr>
      <w:ins w:id="198" w:author="Li Yang" w:date="2023-03-22T10:23:00Z">
        <w:r w:rsidRPr="00FF3F12">
          <w:rPr>
            <w:rFonts w:ascii="仿宋" w:hAnsi="仿宋" w:cs="Times New Roman"/>
            <w:szCs w:val="21"/>
          </w:rPr>
          <w:t>IDP</w:t>
        </w:r>
        <w:r>
          <w:rPr>
            <w:rFonts w:ascii="仿宋" w:hAnsi="仿宋" w:cs="Times New Roman" w:hint="eastAsia"/>
            <w:szCs w:val="21"/>
          </w:rPr>
          <w:t>协议</w:t>
        </w:r>
        <w:r w:rsidRPr="00FF3F12">
          <w:rPr>
            <w:rFonts w:ascii="仿宋" w:hAnsi="仿宋" w:cs="Times New Roman" w:hint="eastAsia"/>
            <w:szCs w:val="21"/>
          </w:rPr>
          <w:t>位于网络层，是一个处理机制，负责基于</w:t>
        </w:r>
        <w:r w:rsidRPr="00FF3F12">
          <w:rPr>
            <w:rFonts w:ascii="仿宋" w:hAnsi="仿宋" w:cs="Times New Roman"/>
            <w:szCs w:val="21"/>
          </w:rPr>
          <w:t>SEAID</w:t>
        </w:r>
        <w:r w:rsidRPr="00FF3F12">
          <w:rPr>
            <w:rFonts w:ascii="仿宋" w:hAnsi="仿宋" w:cs="Times New Roman" w:hint="eastAsia"/>
            <w:szCs w:val="21"/>
          </w:rPr>
          <w:t>的地址变换。</w:t>
        </w:r>
      </w:ins>
      <w:r w:rsidR="00C66EEB" w:rsidRPr="00FF3F12">
        <w:rPr>
          <w:rFonts w:ascii="仿宋" w:hAnsi="仿宋" w:cs="Times New Roman"/>
        </w:rPr>
        <w:t>IDP首部</w:t>
      </w:r>
      <w:ins w:id="199" w:author="Li Yang" w:date="2023-03-22T10:24:00Z">
        <w:r>
          <w:rPr>
            <w:rFonts w:ascii="仿宋" w:hAnsi="仿宋" w:cs="Times New Roman" w:hint="eastAsia"/>
          </w:rPr>
          <w:t>位于I</w:t>
        </w:r>
        <w:r>
          <w:rPr>
            <w:rFonts w:ascii="仿宋" w:hAnsi="仿宋" w:cs="Times New Roman"/>
          </w:rPr>
          <w:t>P</w:t>
        </w:r>
        <w:r>
          <w:rPr>
            <w:rFonts w:ascii="仿宋" w:hAnsi="仿宋" w:cs="Times New Roman" w:hint="eastAsia"/>
          </w:rPr>
          <w:t>v</w:t>
        </w:r>
        <w:r>
          <w:rPr>
            <w:rFonts w:ascii="仿宋" w:hAnsi="仿宋" w:cs="Times New Roman"/>
          </w:rPr>
          <w:t>6</w:t>
        </w:r>
      </w:ins>
      <w:ins w:id="200" w:author="Li Yang" w:date="2023-03-22T10:25:00Z">
        <w:r>
          <w:rPr>
            <w:rFonts w:ascii="仿宋" w:hAnsi="仿宋" w:cs="Times New Roman" w:hint="eastAsia"/>
          </w:rPr>
          <w:t>首部和</w:t>
        </w:r>
      </w:ins>
      <w:ins w:id="201" w:author="Li Yang" w:date="2023-03-22T10:27:00Z">
        <w:r>
          <w:rPr>
            <w:rFonts w:ascii="仿宋" w:hAnsi="仿宋" w:cs="Times New Roman"/>
          </w:rPr>
          <w:t>SEAN</w:t>
        </w:r>
        <w:r>
          <w:rPr>
            <w:rFonts w:ascii="仿宋" w:hAnsi="仿宋" w:cs="Times New Roman" w:hint="eastAsia"/>
          </w:rPr>
          <w:t>et传输协议公共首部之间</w:t>
        </w:r>
      </w:ins>
      <w:ins w:id="202" w:author="Li Yang" w:date="2023-03-22T10:24:00Z">
        <w:r>
          <w:rPr>
            <w:rFonts w:ascii="仿宋" w:hAnsi="仿宋" w:cs="Times New Roman" w:hint="eastAsia"/>
          </w:rPr>
          <w:t>，其格式</w:t>
        </w:r>
      </w:ins>
      <w:del w:id="203" w:author="Li Yang" w:date="2023-03-22T10:24:00Z">
        <w:r w:rsidR="00C66EEB" w:rsidRPr="00FF3F12" w:rsidDel="00B37926">
          <w:rPr>
            <w:rFonts w:ascii="仿宋" w:hAnsi="仿宋" w:cs="Times New Roman"/>
          </w:rPr>
          <w:delText>设计</w:delText>
        </w:r>
      </w:del>
      <w:r w:rsidR="00C66EEB" w:rsidRPr="00FF3F12">
        <w:rPr>
          <w:rFonts w:ascii="仿宋" w:hAnsi="仿宋" w:cs="Times New Roman"/>
        </w:rPr>
        <w:t>如</w:t>
      </w:r>
      <w:del w:id="204" w:author="Li Yang" w:date="2023-03-22T10:24:00Z">
        <w:r w:rsidR="00C66EEB" w:rsidRPr="00FF3F12" w:rsidDel="00B37926">
          <w:rPr>
            <w:rFonts w:ascii="仿宋" w:hAnsi="仿宋" w:cs="Times New Roman"/>
          </w:rPr>
          <w:delText>下</w:delText>
        </w:r>
      </w:del>
      <w:r w:rsidR="00C66EEB" w:rsidRPr="00FF3F12">
        <w:rPr>
          <w:rFonts w:ascii="仿宋" w:hAnsi="仿宋" w:cs="Times New Roman"/>
        </w:rPr>
        <w:t>图</w:t>
      </w:r>
      <w:r w:rsidR="00E44973" w:rsidRPr="00FF3F12">
        <w:rPr>
          <w:rFonts w:ascii="仿宋" w:hAnsi="仿宋" w:cs="Times New Roman"/>
        </w:rPr>
        <w:t>3</w:t>
      </w:r>
      <w:r w:rsidR="00C66EEB" w:rsidRPr="00FF3F12">
        <w:rPr>
          <w:rFonts w:ascii="仿宋" w:hAnsi="仿宋" w:cs="Times New Roman"/>
        </w:rPr>
        <w:t>所示</w:t>
      </w:r>
      <w:ins w:id="205" w:author="Li Yang" w:date="2023-03-22T10:27:00Z">
        <w:r>
          <w:rPr>
            <w:rFonts w:ascii="仿宋" w:hAnsi="仿宋" w:cs="Times New Roman" w:hint="eastAsia"/>
          </w:rPr>
          <w:t>。</w:t>
        </w:r>
      </w:ins>
      <w:del w:id="206" w:author="Li Yang" w:date="2023-03-22T10:27:00Z">
        <w:r w:rsidR="00C66EEB" w:rsidRPr="00FF3F12" w:rsidDel="00B37926">
          <w:rPr>
            <w:rFonts w:ascii="仿宋" w:hAnsi="仿宋" w:cs="Times New Roman"/>
          </w:rPr>
          <w:delText>:</w:delText>
        </w:r>
      </w:del>
    </w:p>
    <w:p w14:paraId="3B41BBAE" w14:textId="0A30C994" w:rsidR="00933384" w:rsidRPr="006F72A9" w:rsidRDefault="00933384" w:rsidP="00AC70D1">
      <w:pPr>
        <w:ind w:firstLineChars="200" w:firstLine="420"/>
        <w:jc w:val="left"/>
        <w:rPr>
          <w:rFonts w:ascii="仿宋" w:hAnsi="仿宋"/>
        </w:rPr>
      </w:pPr>
    </w:p>
    <w:p w14:paraId="44BDC556" w14:textId="33F4E8A6" w:rsidR="00C7767B" w:rsidRPr="006F72A9" w:rsidRDefault="007D08E5" w:rsidP="00104762">
      <w:pPr>
        <w:rPr>
          <w:rFonts w:ascii="仿宋" w:hAnsi="仿宋"/>
        </w:rPr>
      </w:pPr>
      <w:r w:rsidRPr="00915C0F">
        <w:rPr>
          <w:rFonts w:ascii="仿宋" w:hAnsi="仿宋"/>
        </w:rPr>
        <w:object w:dxaOrig="9401" w:dyaOrig="6121" w14:anchorId="592306ED">
          <v:shape id="_x0000_i1028" type="#_x0000_t75" style="width:415pt;height:270pt" o:ole="">
            <v:imagedata r:id="rId17" o:title=""/>
          </v:shape>
          <o:OLEObject Type="Embed" ProgID="Visio.Drawing.15" ShapeID="_x0000_i1028" DrawAspect="Content" ObjectID="_1745846771" r:id="rId18"/>
        </w:object>
      </w:r>
    </w:p>
    <w:p w14:paraId="6C234EEC" w14:textId="3B5A3BFB" w:rsidR="00C66EEB" w:rsidRPr="00FF3F12" w:rsidRDefault="00E94CDD" w:rsidP="00C66EEB">
      <w:pPr>
        <w:pStyle w:val="ac"/>
        <w:jc w:val="center"/>
        <w:rPr>
          <w:rFonts w:ascii="仿宋" w:eastAsia="仿宋" w:hAnsi="仿宋" w:cs="Times New Roman"/>
          <w:sz w:val="21"/>
        </w:rPr>
      </w:pPr>
      <w:r w:rsidRPr="00FF3F12">
        <w:rPr>
          <w:rFonts w:ascii="仿宋" w:eastAsia="仿宋" w:hAnsi="仿宋" w:cs="Times New Roman" w:hint="eastAsia"/>
          <w:szCs w:val="21"/>
        </w:rPr>
        <w:t>图</w:t>
      </w:r>
      <w:r w:rsidRPr="00FF3F12">
        <w:rPr>
          <w:rFonts w:ascii="仿宋" w:eastAsia="仿宋" w:hAnsi="仿宋" w:cs="Times New Roman"/>
          <w:szCs w:val="21"/>
        </w:rPr>
        <w:t xml:space="preserve"> </w:t>
      </w:r>
      <w:r w:rsidRPr="00915C0F">
        <w:rPr>
          <w:rFonts w:ascii="仿宋" w:eastAsia="仿宋" w:hAnsi="仿宋" w:cs="Times New Roman"/>
          <w:szCs w:val="21"/>
        </w:rPr>
        <w:fldChar w:fldCharType="begin"/>
      </w:r>
      <w:r w:rsidRPr="00FF3F12">
        <w:rPr>
          <w:rFonts w:ascii="仿宋" w:eastAsia="仿宋" w:hAnsi="仿宋" w:cs="Times New Roman"/>
          <w:szCs w:val="21"/>
        </w:rPr>
        <w:instrText xml:space="preserve"> SEQ </w:instrText>
      </w:r>
      <w:r w:rsidRPr="00FF3F12">
        <w:rPr>
          <w:rFonts w:ascii="仿宋" w:eastAsia="仿宋" w:hAnsi="仿宋" w:cs="Times New Roman" w:hint="eastAsia"/>
          <w:szCs w:val="21"/>
        </w:rPr>
        <w:instrText>图</w:instrText>
      </w:r>
      <w:r w:rsidRPr="00FF3F12">
        <w:rPr>
          <w:rFonts w:ascii="仿宋" w:eastAsia="仿宋" w:hAnsi="仿宋" w:cs="Times New Roman"/>
          <w:szCs w:val="21"/>
        </w:rPr>
        <w:instrText xml:space="preserve"> \* ARABIC </w:instrText>
      </w:r>
      <w:r w:rsidRPr="00915C0F">
        <w:rPr>
          <w:rFonts w:ascii="仿宋" w:eastAsia="仿宋" w:hAnsi="仿宋" w:cs="Times New Roman"/>
          <w:szCs w:val="21"/>
        </w:rPr>
        <w:fldChar w:fldCharType="separate"/>
      </w:r>
      <w:r w:rsidR="0079115A">
        <w:rPr>
          <w:rFonts w:ascii="仿宋" w:eastAsia="仿宋" w:hAnsi="仿宋" w:cs="Times New Roman"/>
          <w:noProof/>
          <w:szCs w:val="21"/>
        </w:rPr>
        <w:t>3</w:t>
      </w:r>
      <w:r w:rsidRPr="00915C0F">
        <w:rPr>
          <w:rFonts w:ascii="仿宋" w:eastAsia="仿宋" w:hAnsi="仿宋" w:cs="Times New Roman"/>
          <w:szCs w:val="21"/>
        </w:rPr>
        <w:fldChar w:fldCharType="end"/>
      </w:r>
      <w:r w:rsidRPr="00FF3F12">
        <w:rPr>
          <w:rFonts w:ascii="仿宋" w:eastAsia="仿宋" w:hAnsi="仿宋" w:cs="Times New Roman"/>
          <w:szCs w:val="21"/>
        </w:rPr>
        <w:t xml:space="preserve"> </w:t>
      </w:r>
      <w:r w:rsidR="00C66EEB" w:rsidRPr="00FF3F12">
        <w:rPr>
          <w:rFonts w:ascii="仿宋" w:eastAsia="仿宋" w:hAnsi="仿宋" w:cs="Times New Roman"/>
          <w:sz w:val="21"/>
        </w:rPr>
        <w:t>IDP首部</w:t>
      </w:r>
      <w:del w:id="207" w:author="Li Yang" w:date="2023-03-15T19:37:00Z">
        <w:r w:rsidR="00C66EEB" w:rsidRPr="00FF3F12" w:rsidDel="00A94CE3">
          <w:rPr>
            <w:rFonts w:ascii="仿宋" w:eastAsia="仿宋" w:hAnsi="仿宋" w:cs="Times New Roman"/>
            <w:sz w:val="21"/>
          </w:rPr>
          <w:delText>设计</w:delText>
        </w:r>
      </w:del>
      <w:ins w:id="208" w:author="Li Yang" w:date="2023-03-15T19:37:00Z">
        <w:r w:rsidR="00A94CE3" w:rsidRPr="00FF3F12">
          <w:rPr>
            <w:rFonts w:ascii="仿宋" w:eastAsia="仿宋" w:hAnsi="仿宋" w:cs="Times New Roman" w:hint="eastAsia"/>
            <w:sz w:val="21"/>
          </w:rPr>
          <w:t>格式</w:t>
        </w:r>
      </w:ins>
    </w:p>
    <w:p w14:paraId="0543562F" w14:textId="77777777" w:rsidR="00CC23AB" w:rsidRPr="00FF3F12" w:rsidRDefault="00CC23AB" w:rsidP="00CC23AB">
      <w:pPr>
        <w:rPr>
          <w:rFonts w:ascii="仿宋" w:hAnsi="仿宋"/>
        </w:rPr>
      </w:pPr>
    </w:p>
    <w:p w14:paraId="60B23688" w14:textId="663604DA" w:rsidR="008C1587" w:rsidRPr="00FF3F12" w:rsidRDefault="00C66EEB" w:rsidP="009F266A">
      <w:pPr>
        <w:pStyle w:val="ab"/>
        <w:numPr>
          <w:ilvl w:val="0"/>
          <w:numId w:val="18"/>
        </w:numPr>
        <w:ind w:firstLineChars="0"/>
        <w:rPr>
          <w:rFonts w:ascii="仿宋" w:hAnsi="仿宋" w:cs="Times New Roman"/>
          <w:sz w:val="21"/>
        </w:rPr>
      </w:pPr>
      <w:r w:rsidRPr="00FF3F12">
        <w:rPr>
          <w:rFonts w:ascii="仿宋" w:hAnsi="仿宋" w:cs="Times New Roman"/>
          <w:b/>
          <w:sz w:val="21"/>
        </w:rPr>
        <w:t>Next Header：</w:t>
      </w:r>
      <w:r w:rsidRPr="00FF3F12">
        <w:rPr>
          <w:rFonts w:ascii="仿宋" w:hAnsi="仿宋" w:cs="Times New Roman"/>
          <w:sz w:val="21"/>
        </w:rPr>
        <w:t>8 bits，指明下一个</w:t>
      </w:r>
      <w:r w:rsidR="002C5CAB" w:rsidRPr="00FF3F12">
        <w:rPr>
          <w:rFonts w:ascii="仿宋" w:hAnsi="仿宋" w:cs="Times New Roman"/>
          <w:sz w:val="21"/>
        </w:rPr>
        <w:t>IPV6</w:t>
      </w:r>
      <w:r w:rsidR="002C5CAB" w:rsidRPr="00FF3F12">
        <w:rPr>
          <w:rFonts w:ascii="仿宋" w:hAnsi="仿宋" w:cs="Times New Roman" w:hint="eastAsia"/>
          <w:sz w:val="21"/>
        </w:rPr>
        <w:t>扩展</w:t>
      </w:r>
      <w:r w:rsidRPr="00FF3F12">
        <w:rPr>
          <w:rFonts w:ascii="仿宋" w:hAnsi="仿宋" w:cs="Times New Roman"/>
          <w:sz w:val="21"/>
        </w:rPr>
        <w:t>首部的类型</w:t>
      </w:r>
      <w:r w:rsidR="002C5CAB" w:rsidRPr="00FF3F12">
        <w:rPr>
          <w:rFonts w:ascii="仿宋" w:hAnsi="仿宋" w:cs="Times New Roman" w:hint="eastAsia"/>
          <w:sz w:val="21"/>
        </w:rPr>
        <w:t>。</w:t>
      </w:r>
    </w:p>
    <w:p w14:paraId="7B4B5DDA" w14:textId="081A6192" w:rsidR="00A55867" w:rsidRPr="00FF3F12" w:rsidRDefault="00A55867" w:rsidP="009F266A">
      <w:pPr>
        <w:pStyle w:val="ab"/>
        <w:numPr>
          <w:ilvl w:val="0"/>
          <w:numId w:val="18"/>
        </w:numPr>
        <w:ind w:firstLineChars="0"/>
        <w:rPr>
          <w:rFonts w:ascii="仿宋" w:hAnsi="仿宋" w:cs="Times New Roman"/>
          <w:sz w:val="21"/>
        </w:rPr>
      </w:pPr>
      <w:r w:rsidRPr="00FF3F12">
        <w:rPr>
          <w:rFonts w:ascii="仿宋" w:hAnsi="仿宋" w:cs="Times New Roman"/>
          <w:b/>
          <w:sz w:val="21"/>
        </w:rPr>
        <w:t>Header Length：</w:t>
      </w:r>
      <w:r w:rsidR="005E5F68" w:rsidRPr="00FF3F12">
        <w:rPr>
          <w:rFonts w:ascii="仿宋" w:hAnsi="仿宋" w:cs="Times New Roman"/>
          <w:sz w:val="21"/>
        </w:rPr>
        <w:t>8 bits，</w:t>
      </w:r>
      <w:r w:rsidRPr="00FF3F12">
        <w:rPr>
          <w:rFonts w:ascii="仿宋" w:hAnsi="仿宋" w:cs="Times New Roman" w:hint="eastAsia"/>
          <w:sz w:val="21"/>
        </w:rPr>
        <w:t>首部长度</w:t>
      </w:r>
      <w:r w:rsidR="00FE04F6" w:rsidRPr="00FF3F12">
        <w:rPr>
          <w:rFonts w:ascii="仿宋" w:hAnsi="仿宋" w:cs="Times New Roman" w:hint="eastAsia"/>
          <w:sz w:val="21"/>
        </w:rPr>
        <w:t>，单位是</w:t>
      </w:r>
      <w:r w:rsidR="00FE04F6" w:rsidRPr="00FF3F12">
        <w:rPr>
          <w:rFonts w:ascii="仿宋" w:hAnsi="仿宋" w:cs="Times New Roman"/>
          <w:sz w:val="21"/>
        </w:rPr>
        <w:t>bytes。</w:t>
      </w:r>
    </w:p>
    <w:p w14:paraId="1FF91A09" w14:textId="39C830B6" w:rsidR="00982724" w:rsidRPr="00FF3F12" w:rsidRDefault="00982724">
      <w:pPr>
        <w:pStyle w:val="ab"/>
        <w:numPr>
          <w:ilvl w:val="0"/>
          <w:numId w:val="18"/>
        </w:numPr>
        <w:ind w:firstLineChars="0"/>
        <w:rPr>
          <w:rFonts w:ascii="仿宋" w:hAnsi="仿宋" w:cs="Times New Roman"/>
        </w:rPr>
      </w:pPr>
      <w:r w:rsidRPr="00FF3F12">
        <w:rPr>
          <w:rFonts w:ascii="仿宋" w:hAnsi="仿宋" w:cs="Times New Roman"/>
          <w:b/>
          <w:sz w:val="21"/>
        </w:rPr>
        <w:t>D.SEAID type</w:t>
      </w:r>
      <w:r w:rsidRPr="00FF3F12">
        <w:rPr>
          <w:rFonts w:ascii="仿宋" w:hAnsi="仿宋" w:cs="Times New Roman"/>
          <w:sz w:val="21"/>
        </w:rPr>
        <w:t>：4bits，</w:t>
      </w:r>
      <w:r w:rsidRPr="00FF3F12">
        <w:rPr>
          <w:rFonts w:ascii="仿宋" w:hAnsi="仿宋" w:cs="Times New Roman" w:hint="eastAsia"/>
          <w:sz w:val="21"/>
        </w:rPr>
        <w:t>指明目的</w:t>
      </w:r>
      <w:r w:rsidRPr="00FF3F12">
        <w:rPr>
          <w:rFonts w:ascii="仿宋" w:hAnsi="仿宋" w:cs="Times New Roman"/>
          <w:sz w:val="21"/>
        </w:rPr>
        <w:t>SEAID</w:t>
      </w:r>
      <w:r w:rsidRPr="00FF3F12">
        <w:rPr>
          <w:rFonts w:ascii="仿宋" w:hAnsi="仿宋" w:cs="Times New Roman" w:hint="eastAsia"/>
          <w:sz w:val="21"/>
        </w:rPr>
        <w:t>的类型。</w:t>
      </w:r>
    </w:p>
    <w:p w14:paraId="4C47DC98" w14:textId="6821AE7B" w:rsidR="0003725B" w:rsidRPr="00FF3F12" w:rsidRDefault="0003725B" w:rsidP="009F266A">
      <w:pPr>
        <w:pStyle w:val="ab"/>
        <w:numPr>
          <w:ilvl w:val="0"/>
          <w:numId w:val="18"/>
        </w:numPr>
        <w:ind w:firstLineChars="0"/>
        <w:rPr>
          <w:rFonts w:ascii="仿宋" w:hAnsi="仿宋" w:cs="Times New Roman"/>
          <w:sz w:val="21"/>
        </w:rPr>
      </w:pPr>
      <w:r w:rsidRPr="00FF3F12">
        <w:rPr>
          <w:rFonts w:ascii="仿宋" w:hAnsi="仿宋" w:cs="Times New Roman"/>
          <w:b/>
          <w:sz w:val="21"/>
        </w:rPr>
        <w:t>S.</w:t>
      </w:r>
      <w:r w:rsidR="00035252" w:rsidRPr="00FF3F12">
        <w:rPr>
          <w:rFonts w:ascii="仿宋" w:hAnsi="仿宋" w:cs="Times New Roman"/>
          <w:b/>
          <w:sz w:val="21"/>
        </w:rPr>
        <w:t>S</w:t>
      </w:r>
      <w:r w:rsidRPr="00FF3F12">
        <w:rPr>
          <w:rFonts w:ascii="仿宋" w:hAnsi="仿宋" w:cs="Times New Roman"/>
          <w:b/>
          <w:sz w:val="21"/>
        </w:rPr>
        <w:t>E</w:t>
      </w:r>
      <w:r w:rsidR="00035252" w:rsidRPr="00FF3F12">
        <w:rPr>
          <w:rFonts w:ascii="仿宋" w:hAnsi="仿宋" w:cs="Times New Roman"/>
          <w:b/>
          <w:sz w:val="21"/>
        </w:rPr>
        <w:t>A</w:t>
      </w:r>
      <w:r w:rsidRPr="00FF3F12">
        <w:rPr>
          <w:rFonts w:ascii="仿宋" w:hAnsi="仿宋" w:cs="Times New Roman"/>
          <w:b/>
          <w:sz w:val="21"/>
        </w:rPr>
        <w:t>ID type</w:t>
      </w:r>
      <w:r w:rsidRPr="00FF3F12">
        <w:rPr>
          <w:rFonts w:ascii="仿宋" w:hAnsi="仿宋" w:cs="Times New Roman"/>
          <w:sz w:val="21"/>
        </w:rPr>
        <w:t>：</w:t>
      </w:r>
      <w:r w:rsidR="00982724" w:rsidRPr="00FF3F12">
        <w:rPr>
          <w:rFonts w:ascii="仿宋" w:hAnsi="仿宋" w:cs="Times New Roman"/>
          <w:sz w:val="21"/>
        </w:rPr>
        <w:t>4bits</w:t>
      </w:r>
      <w:r w:rsidRPr="00FF3F12">
        <w:rPr>
          <w:rFonts w:ascii="仿宋" w:hAnsi="仿宋" w:cs="Times New Roman"/>
          <w:sz w:val="21"/>
        </w:rPr>
        <w:t>，</w:t>
      </w:r>
      <w:r w:rsidRPr="00FF3F12">
        <w:rPr>
          <w:rFonts w:ascii="仿宋" w:hAnsi="仿宋" w:cs="Times New Roman" w:hint="eastAsia"/>
          <w:sz w:val="21"/>
        </w:rPr>
        <w:t>指明源</w:t>
      </w:r>
      <w:r w:rsidR="00631851" w:rsidRPr="00FF3F12">
        <w:rPr>
          <w:rFonts w:ascii="仿宋" w:hAnsi="仿宋" w:cs="Times New Roman"/>
          <w:sz w:val="21"/>
        </w:rPr>
        <w:t>S</w:t>
      </w:r>
      <w:r w:rsidRPr="00FF3F12">
        <w:rPr>
          <w:rFonts w:ascii="仿宋" w:hAnsi="仿宋" w:cs="Times New Roman"/>
          <w:sz w:val="21"/>
        </w:rPr>
        <w:t>E</w:t>
      </w:r>
      <w:r w:rsidR="00631851" w:rsidRPr="00FF3F12">
        <w:rPr>
          <w:rFonts w:ascii="仿宋" w:hAnsi="仿宋" w:cs="Times New Roman"/>
          <w:sz w:val="21"/>
        </w:rPr>
        <w:t>A</w:t>
      </w:r>
      <w:r w:rsidRPr="00FF3F12">
        <w:rPr>
          <w:rFonts w:ascii="仿宋" w:hAnsi="仿宋" w:cs="Times New Roman"/>
          <w:sz w:val="21"/>
        </w:rPr>
        <w:t>ID</w:t>
      </w:r>
      <w:r w:rsidRPr="00FF3F12">
        <w:rPr>
          <w:rFonts w:ascii="仿宋" w:hAnsi="仿宋" w:cs="Times New Roman" w:hint="eastAsia"/>
          <w:sz w:val="21"/>
        </w:rPr>
        <w:t>的类型。</w:t>
      </w:r>
    </w:p>
    <w:p w14:paraId="1D52B5B9" w14:textId="77777777" w:rsidR="00666BE5" w:rsidRPr="00FF3F12" w:rsidDel="009A155E" w:rsidRDefault="00666BE5" w:rsidP="00666BE5">
      <w:pPr>
        <w:rPr>
          <w:rFonts w:ascii="仿宋" w:hAnsi="仿宋" w:cs="Times New Roman"/>
          <w:b/>
        </w:rPr>
      </w:pPr>
      <w:r w:rsidRPr="00FF3F12">
        <w:rPr>
          <w:rFonts w:ascii="仿宋" w:hAnsi="仿宋" w:cs="Times New Roman"/>
          <w:b/>
        </w:rPr>
        <w:t xml:space="preserve">    </w:t>
      </w:r>
    </w:p>
    <w:tbl>
      <w:tblPr>
        <w:tblStyle w:val="a3"/>
        <w:tblW w:w="0" w:type="auto"/>
        <w:tblInd w:w="562" w:type="dxa"/>
        <w:tblLook w:val="04A0" w:firstRow="1" w:lastRow="0" w:firstColumn="1" w:lastColumn="0" w:noHBand="0" w:noVBand="1"/>
      </w:tblPr>
      <w:tblGrid>
        <w:gridCol w:w="1134"/>
        <w:gridCol w:w="2694"/>
      </w:tblGrid>
      <w:tr w:rsidR="00666BE5" w:rsidRPr="00FF3F12" w14:paraId="19838358" w14:textId="77777777" w:rsidTr="00631851">
        <w:tc>
          <w:tcPr>
            <w:tcW w:w="3828" w:type="dxa"/>
            <w:gridSpan w:val="2"/>
            <w:vAlign w:val="center"/>
          </w:tcPr>
          <w:p w14:paraId="09122E36" w14:textId="18CD4D0D" w:rsidR="00666BE5" w:rsidRPr="00FF3F12" w:rsidRDefault="00666BE5" w:rsidP="00257845">
            <w:pPr>
              <w:jc w:val="center"/>
              <w:rPr>
                <w:rFonts w:ascii="仿宋" w:hAnsi="仿宋" w:cs="Times New Roman"/>
                <w:b/>
              </w:rPr>
            </w:pPr>
            <w:r w:rsidRPr="00FF3F12">
              <w:rPr>
                <w:rFonts w:ascii="仿宋" w:hAnsi="仿宋" w:cs="Times New Roman"/>
                <w:b/>
              </w:rPr>
              <w:t>S.</w:t>
            </w:r>
            <w:r w:rsidR="00631851" w:rsidRPr="00FF3F12">
              <w:rPr>
                <w:rFonts w:ascii="仿宋" w:hAnsi="仿宋" w:cs="Times New Roman"/>
                <w:b/>
              </w:rPr>
              <w:t>S</w:t>
            </w:r>
            <w:r w:rsidRPr="00FF3F12">
              <w:rPr>
                <w:rFonts w:ascii="仿宋" w:hAnsi="仿宋" w:cs="Times New Roman"/>
                <w:b/>
              </w:rPr>
              <w:t>E</w:t>
            </w:r>
            <w:r w:rsidR="00631851" w:rsidRPr="00FF3F12">
              <w:rPr>
                <w:rFonts w:ascii="仿宋" w:hAnsi="仿宋" w:cs="Times New Roman"/>
                <w:b/>
              </w:rPr>
              <w:t>A</w:t>
            </w:r>
            <w:r w:rsidRPr="00FF3F12">
              <w:rPr>
                <w:rFonts w:ascii="仿宋" w:hAnsi="仿宋" w:cs="Times New Roman"/>
                <w:b/>
              </w:rPr>
              <w:t>ID type</w:t>
            </w:r>
            <w:r w:rsidRPr="00FF3F12">
              <w:rPr>
                <w:rFonts w:ascii="仿宋" w:hAnsi="仿宋" w:cs="Times New Roman" w:hint="eastAsia"/>
                <w:b/>
              </w:rPr>
              <w:t>和</w:t>
            </w:r>
            <w:r w:rsidRPr="00FF3F12">
              <w:rPr>
                <w:rFonts w:ascii="仿宋" w:hAnsi="仿宋" w:cs="Times New Roman"/>
                <w:b/>
              </w:rPr>
              <w:t>D.</w:t>
            </w:r>
            <w:r w:rsidR="00631851" w:rsidRPr="00FF3F12">
              <w:rPr>
                <w:rFonts w:ascii="仿宋" w:hAnsi="仿宋" w:cs="Times New Roman"/>
                <w:b/>
              </w:rPr>
              <w:t>S</w:t>
            </w:r>
            <w:r w:rsidRPr="00FF3F12">
              <w:rPr>
                <w:rFonts w:ascii="仿宋" w:hAnsi="仿宋" w:cs="Times New Roman"/>
                <w:b/>
              </w:rPr>
              <w:t>E</w:t>
            </w:r>
            <w:r w:rsidR="00631851" w:rsidRPr="00FF3F12">
              <w:rPr>
                <w:rFonts w:ascii="仿宋" w:hAnsi="仿宋" w:cs="Times New Roman"/>
                <w:b/>
              </w:rPr>
              <w:t>A</w:t>
            </w:r>
            <w:r w:rsidRPr="00FF3F12">
              <w:rPr>
                <w:rFonts w:ascii="仿宋" w:hAnsi="仿宋" w:cs="Times New Roman"/>
                <w:b/>
              </w:rPr>
              <w:t>ID type</w:t>
            </w:r>
            <w:r w:rsidRPr="00FF3F12">
              <w:rPr>
                <w:rFonts w:ascii="仿宋" w:hAnsi="仿宋" w:cs="Times New Roman" w:hint="eastAsia"/>
                <w:b/>
              </w:rPr>
              <w:t>字段</w:t>
            </w:r>
          </w:p>
        </w:tc>
      </w:tr>
      <w:tr w:rsidR="00666BE5" w:rsidRPr="00FF3F12" w14:paraId="7C52E726" w14:textId="77777777" w:rsidTr="007B52C3">
        <w:tc>
          <w:tcPr>
            <w:tcW w:w="1134" w:type="dxa"/>
          </w:tcPr>
          <w:p w14:paraId="65528382" w14:textId="77777777" w:rsidR="00666BE5" w:rsidRPr="00FF3F12" w:rsidRDefault="00666BE5" w:rsidP="00257845">
            <w:pPr>
              <w:rPr>
                <w:rFonts w:ascii="仿宋" w:hAnsi="仿宋" w:cs="Times New Roman"/>
                <w:b/>
              </w:rPr>
            </w:pPr>
            <w:r w:rsidRPr="00FF3F12">
              <w:rPr>
                <w:rFonts w:ascii="仿宋" w:hAnsi="仿宋" w:cs="Times New Roman" w:hint="eastAsia"/>
                <w:b/>
              </w:rPr>
              <w:t>值</w:t>
            </w:r>
          </w:p>
        </w:tc>
        <w:tc>
          <w:tcPr>
            <w:tcW w:w="2694" w:type="dxa"/>
          </w:tcPr>
          <w:p w14:paraId="298C0970" w14:textId="77777777" w:rsidR="00666BE5" w:rsidRPr="00FF3F12" w:rsidRDefault="00666BE5" w:rsidP="00257845">
            <w:pPr>
              <w:rPr>
                <w:rFonts w:ascii="仿宋" w:hAnsi="仿宋" w:cs="Times New Roman"/>
                <w:b/>
              </w:rPr>
            </w:pPr>
            <w:r w:rsidRPr="00FF3F12">
              <w:rPr>
                <w:rFonts w:ascii="仿宋" w:hAnsi="仿宋" w:cs="Times New Roman" w:hint="eastAsia"/>
                <w:b/>
              </w:rPr>
              <w:t>含义</w:t>
            </w:r>
          </w:p>
        </w:tc>
      </w:tr>
      <w:tr w:rsidR="00666BE5" w:rsidRPr="00FF3F12" w14:paraId="20778819" w14:textId="77777777" w:rsidTr="007B52C3">
        <w:tc>
          <w:tcPr>
            <w:tcW w:w="1134" w:type="dxa"/>
          </w:tcPr>
          <w:p w14:paraId="137A985D" w14:textId="77777777" w:rsidR="00666BE5" w:rsidRPr="00FF3F12" w:rsidRDefault="00666BE5" w:rsidP="00257845">
            <w:pPr>
              <w:rPr>
                <w:rFonts w:ascii="仿宋" w:hAnsi="仿宋" w:cs="Times New Roman"/>
              </w:rPr>
            </w:pPr>
            <w:r w:rsidRPr="00FF3F12">
              <w:rPr>
                <w:rFonts w:ascii="仿宋" w:hAnsi="仿宋" w:cs="Times New Roman"/>
              </w:rPr>
              <w:t>0x0</w:t>
            </w:r>
          </w:p>
        </w:tc>
        <w:tc>
          <w:tcPr>
            <w:tcW w:w="2694" w:type="dxa"/>
          </w:tcPr>
          <w:p w14:paraId="6133EF7D" w14:textId="615CB666" w:rsidR="00666BE5" w:rsidRPr="00FF3F12" w:rsidRDefault="008C09E2" w:rsidP="00257845">
            <w:pPr>
              <w:rPr>
                <w:rFonts w:ascii="仿宋" w:hAnsi="仿宋" w:cs="Times New Roman"/>
              </w:rPr>
            </w:pPr>
            <w:ins w:id="209" w:author="Li Yang" w:date="2023-03-06T15:29:00Z">
              <w:r w:rsidRPr="00FF3F12">
                <w:rPr>
                  <w:rFonts w:ascii="仿宋" w:hAnsi="仿宋" w:cs="Times New Roman" w:hint="eastAsia"/>
                </w:rPr>
                <w:t>数据标识</w:t>
              </w:r>
            </w:ins>
            <w:del w:id="210" w:author="Li Yang" w:date="2023-03-06T15:30:00Z">
              <w:r w:rsidR="00666BE5" w:rsidRPr="00FF3F12" w:rsidDel="008C09E2">
                <w:rPr>
                  <w:rFonts w:ascii="仿宋" w:hAnsi="仿宋" w:cs="Times New Roman" w:hint="eastAsia"/>
                </w:rPr>
                <w:delText>服务标识</w:delText>
              </w:r>
            </w:del>
          </w:p>
        </w:tc>
      </w:tr>
      <w:tr w:rsidR="00666BE5" w:rsidRPr="00FF3F12" w14:paraId="28656B07" w14:textId="77777777" w:rsidTr="007B52C3">
        <w:tc>
          <w:tcPr>
            <w:tcW w:w="1134" w:type="dxa"/>
          </w:tcPr>
          <w:p w14:paraId="24ACD9F6" w14:textId="77777777" w:rsidR="00666BE5" w:rsidRPr="00FF3F12" w:rsidRDefault="00666BE5" w:rsidP="00257845">
            <w:pPr>
              <w:rPr>
                <w:rFonts w:ascii="仿宋" w:hAnsi="仿宋" w:cs="Times New Roman"/>
              </w:rPr>
            </w:pPr>
            <w:r w:rsidRPr="00FF3F12">
              <w:rPr>
                <w:rFonts w:ascii="仿宋" w:hAnsi="仿宋" w:cs="Times New Roman"/>
              </w:rPr>
              <w:t>0x1</w:t>
            </w:r>
          </w:p>
        </w:tc>
        <w:tc>
          <w:tcPr>
            <w:tcW w:w="2694" w:type="dxa"/>
          </w:tcPr>
          <w:p w14:paraId="163272A9" w14:textId="211455AD" w:rsidR="00666BE5" w:rsidRPr="00FF3F12" w:rsidRDefault="008C09E2" w:rsidP="00257845">
            <w:pPr>
              <w:rPr>
                <w:rFonts w:ascii="仿宋" w:hAnsi="仿宋" w:cs="Times New Roman"/>
              </w:rPr>
            </w:pPr>
            <w:ins w:id="211" w:author="Li Yang" w:date="2023-03-06T15:30:00Z">
              <w:r w:rsidRPr="00FF3F12">
                <w:rPr>
                  <w:rFonts w:ascii="仿宋" w:hAnsi="仿宋" w:cs="Times New Roman" w:hint="eastAsia"/>
                </w:rPr>
                <w:t>传输服务标识</w:t>
              </w:r>
            </w:ins>
            <w:del w:id="212" w:author="Li Yang" w:date="2023-03-06T15:29:00Z">
              <w:r w:rsidR="00666BE5" w:rsidRPr="00FF3F12" w:rsidDel="008C09E2">
                <w:rPr>
                  <w:rFonts w:ascii="仿宋" w:hAnsi="仿宋" w:cs="Times New Roman" w:hint="eastAsia"/>
                </w:rPr>
                <w:delText>数据标识</w:delText>
              </w:r>
            </w:del>
          </w:p>
        </w:tc>
      </w:tr>
      <w:tr w:rsidR="008C09E2" w:rsidRPr="00FF3F12" w14:paraId="2843EDD5" w14:textId="77777777" w:rsidTr="007B52C3">
        <w:trPr>
          <w:ins w:id="213" w:author="Li Yang" w:date="2023-03-06T15:29:00Z"/>
        </w:trPr>
        <w:tc>
          <w:tcPr>
            <w:tcW w:w="1134" w:type="dxa"/>
          </w:tcPr>
          <w:p w14:paraId="4FA23FF5" w14:textId="0563A55B" w:rsidR="008C09E2" w:rsidRPr="00FF3F12" w:rsidRDefault="008C09E2" w:rsidP="00257845">
            <w:pPr>
              <w:rPr>
                <w:ins w:id="214" w:author="Li Yang" w:date="2023-03-06T15:29:00Z"/>
                <w:rFonts w:ascii="仿宋" w:hAnsi="仿宋" w:cs="Times New Roman"/>
              </w:rPr>
            </w:pPr>
            <w:ins w:id="215" w:author="Li Yang" w:date="2023-03-06T15:29:00Z">
              <w:r w:rsidRPr="00FF3F12">
                <w:rPr>
                  <w:rFonts w:ascii="仿宋" w:hAnsi="仿宋" w:cs="Times New Roman"/>
                </w:rPr>
                <w:t>0x2</w:t>
              </w:r>
            </w:ins>
          </w:p>
        </w:tc>
        <w:tc>
          <w:tcPr>
            <w:tcW w:w="2694" w:type="dxa"/>
          </w:tcPr>
          <w:p w14:paraId="1E7C793D" w14:textId="76ABE4EE" w:rsidR="008C09E2" w:rsidRPr="00FF3F12" w:rsidRDefault="008C09E2" w:rsidP="00257845">
            <w:pPr>
              <w:rPr>
                <w:ins w:id="216" w:author="Li Yang" w:date="2023-03-06T15:29:00Z"/>
                <w:rFonts w:ascii="仿宋" w:hAnsi="仿宋" w:cs="Times New Roman"/>
              </w:rPr>
            </w:pPr>
            <w:ins w:id="217" w:author="Li Yang" w:date="2023-03-06T15:30:00Z">
              <w:r w:rsidRPr="00FF3F12">
                <w:rPr>
                  <w:rFonts w:ascii="仿宋" w:hAnsi="仿宋" w:cs="Times New Roman" w:hint="eastAsia"/>
                </w:rPr>
                <w:t>组播服务标识</w:t>
              </w:r>
            </w:ins>
          </w:p>
        </w:tc>
      </w:tr>
      <w:tr w:rsidR="00666BE5" w:rsidRPr="00FF3F12" w14:paraId="5AE33823" w14:textId="77777777" w:rsidTr="007B52C3">
        <w:tc>
          <w:tcPr>
            <w:tcW w:w="1134" w:type="dxa"/>
          </w:tcPr>
          <w:p w14:paraId="55C7B6C5" w14:textId="1DF4CFEF" w:rsidR="00666BE5" w:rsidRPr="00FF3F12" w:rsidRDefault="00666BE5" w:rsidP="00257845">
            <w:pPr>
              <w:rPr>
                <w:rFonts w:ascii="仿宋" w:hAnsi="仿宋" w:cs="Times New Roman"/>
              </w:rPr>
            </w:pPr>
            <w:del w:id="218" w:author="Li Yang" w:date="2023-03-06T15:29:00Z">
              <w:r w:rsidRPr="00FF3F12" w:rsidDel="008C09E2">
                <w:rPr>
                  <w:rFonts w:ascii="仿宋" w:hAnsi="仿宋" w:cs="Times New Roman"/>
                </w:rPr>
                <w:delText>0x2</w:delText>
              </w:r>
            </w:del>
            <w:ins w:id="219" w:author="Li Yang" w:date="2023-03-06T15:29:00Z">
              <w:r w:rsidR="008C09E2" w:rsidRPr="00FF3F12">
                <w:rPr>
                  <w:rFonts w:ascii="仿宋" w:hAnsi="仿宋" w:cs="Times New Roman"/>
                </w:rPr>
                <w:t>0x3</w:t>
              </w:r>
            </w:ins>
            <w:r w:rsidR="00982724" w:rsidRPr="00FF3F12">
              <w:rPr>
                <w:rFonts w:ascii="仿宋" w:hAnsi="仿宋" w:cs="Times New Roman"/>
              </w:rPr>
              <w:t>-0xF</w:t>
            </w:r>
          </w:p>
        </w:tc>
        <w:tc>
          <w:tcPr>
            <w:tcW w:w="2694" w:type="dxa"/>
          </w:tcPr>
          <w:p w14:paraId="69BB8B7D" w14:textId="3E69A423" w:rsidR="00666BE5" w:rsidRPr="00FF3F12" w:rsidRDefault="00666BE5" w:rsidP="00257845">
            <w:pPr>
              <w:rPr>
                <w:rFonts w:ascii="仿宋" w:hAnsi="仿宋" w:cs="Times New Roman"/>
              </w:rPr>
            </w:pPr>
            <w:del w:id="220" w:author="Li Yang" w:date="2023-03-06T18:02:00Z">
              <w:r w:rsidRPr="00FF3F12" w:rsidDel="00203B51">
                <w:rPr>
                  <w:rFonts w:ascii="仿宋" w:hAnsi="仿宋" w:cs="Times New Roman" w:hint="eastAsia"/>
                </w:rPr>
                <w:delText>保留</w:delText>
              </w:r>
            </w:del>
            <w:ins w:id="221" w:author="Li Yang" w:date="2023-03-06T18:02:00Z">
              <w:r w:rsidR="00203B51" w:rsidRPr="00FF3F12">
                <w:rPr>
                  <w:rFonts w:ascii="仿宋" w:hAnsi="仿宋" w:cs="Times New Roman" w:hint="eastAsia"/>
                </w:rPr>
                <w:t>预留</w:t>
              </w:r>
            </w:ins>
          </w:p>
        </w:tc>
      </w:tr>
    </w:tbl>
    <w:p w14:paraId="33F37178" w14:textId="554BA724" w:rsidR="004F4580" w:rsidRPr="00FF3F12" w:rsidRDefault="004F4580" w:rsidP="00B836BD">
      <w:pPr>
        <w:rPr>
          <w:rFonts w:ascii="仿宋" w:hAnsi="仿宋"/>
          <w:szCs w:val="21"/>
        </w:rPr>
      </w:pPr>
    </w:p>
    <w:p w14:paraId="5257E8A5" w14:textId="0BD51E25" w:rsidR="005B397D" w:rsidRPr="00FF3F12" w:rsidRDefault="005B397D" w:rsidP="007B52C3">
      <w:pPr>
        <w:pStyle w:val="ab"/>
        <w:numPr>
          <w:ilvl w:val="0"/>
          <w:numId w:val="18"/>
        </w:numPr>
        <w:ind w:firstLineChars="0"/>
        <w:rPr>
          <w:rFonts w:ascii="仿宋" w:hAnsi="仿宋"/>
          <w:szCs w:val="21"/>
        </w:rPr>
      </w:pPr>
      <w:r w:rsidRPr="00FF3F12" w:rsidDel="008D5886">
        <w:rPr>
          <w:rFonts w:ascii="仿宋" w:hAnsi="仿宋" w:cs="Times New Roman"/>
          <w:b/>
          <w:sz w:val="21"/>
        </w:rPr>
        <w:t>D.</w:t>
      </w:r>
      <w:r w:rsidRPr="00FF3F12">
        <w:rPr>
          <w:rFonts w:ascii="仿宋" w:hAnsi="仿宋" w:cs="Times New Roman"/>
          <w:b/>
          <w:sz w:val="21"/>
        </w:rPr>
        <w:t>S</w:t>
      </w:r>
      <w:r w:rsidRPr="00FF3F12" w:rsidDel="008D5886">
        <w:rPr>
          <w:rFonts w:ascii="仿宋" w:hAnsi="仿宋" w:cs="Times New Roman"/>
          <w:b/>
          <w:sz w:val="21"/>
        </w:rPr>
        <w:t>E</w:t>
      </w:r>
      <w:r w:rsidRPr="00FF3F12">
        <w:rPr>
          <w:rFonts w:ascii="仿宋" w:hAnsi="仿宋" w:cs="Times New Roman"/>
          <w:b/>
          <w:sz w:val="21"/>
        </w:rPr>
        <w:t>A</w:t>
      </w:r>
      <w:r w:rsidRPr="00FF3F12" w:rsidDel="008D5886">
        <w:rPr>
          <w:rFonts w:ascii="仿宋" w:hAnsi="仿宋" w:cs="Times New Roman"/>
          <w:b/>
          <w:sz w:val="21"/>
        </w:rPr>
        <w:t>ID</w:t>
      </w:r>
      <w:r w:rsidR="00FF457D" w:rsidRPr="00FF3F12">
        <w:rPr>
          <w:rFonts w:ascii="仿宋" w:hAnsi="仿宋" w:cs="Times New Roman"/>
          <w:b/>
          <w:sz w:val="21"/>
        </w:rPr>
        <w:t>-n</w:t>
      </w:r>
      <w:r w:rsidRPr="00FF3F12" w:rsidDel="008D5886">
        <w:rPr>
          <w:rFonts w:ascii="仿宋" w:hAnsi="仿宋" w:cs="Times New Roman"/>
          <w:b/>
          <w:sz w:val="21"/>
        </w:rPr>
        <w:t xml:space="preserve"> Length</w:t>
      </w:r>
      <w:r w:rsidRPr="00FF3F12" w:rsidDel="008D5886">
        <w:rPr>
          <w:rFonts w:ascii="仿宋" w:hAnsi="仿宋" w:cs="Times New Roman"/>
          <w:sz w:val="21"/>
        </w:rPr>
        <w:t>：4bits，</w:t>
      </w:r>
      <w:r w:rsidRPr="00FF3F12" w:rsidDel="008D5886">
        <w:rPr>
          <w:rFonts w:ascii="仿宋" w:hAnsi="仿宋" w:cs="Times New Roman" w:hint="eastAsia"/>
          <w:sz w:val="21"/>
        </w:rPr>
        <w:t>指明目的</w:t>
      </w:r>
      <w:r w:rsidRPr="00FF3F12">
        <w:rPr>
          <w:rFonts w:ascii="仿宋" w:hAnsi="仿宋" w:cs="Times New Roman"/>
          <w:sz w:val="21"/>
        </w:rPr>
        <w:t>S</w:t>
      </w:r>
      <w:r w:rsidRPr="00FF3F12" w:rsidDel="008D5886">
        <w:rPr>
          <w:rFonts w:ascii="仿宋" w:hAnsi="仿宋" w:cs="Times New Roman"/>
          <w:sz w:val="21"/>
        </w:rPr>
        <w:t>E</w:t>
      </w:r>
      <w:r w:rsidRPr="00FF3F12">
        <w:rPr>
          <w:rFonts w:ascii="仿宋" w:hAnsi="仿宋" w:cs="Times New Roman"/>
          <w:sz w:val="21"/>
        </w:rPr>
        <w:t>A</w:t>
      </w:r>
      <w:r w:rsidRPr="00FF3F12" w:rsidDel="008D5886">
        <w:rPr>
          <w:rFonts w:ascii="仿宋" w:hAnsi="仿宋" w:cs="Times New Roman"/>
          <w:sz w:val="21"/>
        </w:rPr>
        <w:t>ID</w:t>
      </w:r>
      <w:r w:rsidR="00FF457D" w:rsidRPr="00FF3F12">
        <w:rPr>
          <w:rFonts w:ascii="仿宋" w:hAnsi="仿宋" w:cs="Times New Roman"/>
          <w:sz w:val="21"/>
        </w:rPr>
        <w:t>-n</w:t>
      </w:r>
      <w:r w:rsidRPr="00FF3F12" w:rsidDel="008D5886">
        <w:rPr>
          <w:rFonts w:ascii="仿宋" w:hAnsi="仿宋" w:cs="Times New Roman" w:hint="eastAsia"/>
          <w:sz w:val="21"/>
        </w:rPr>
        <w:t>的长度。</w:t>
      </w:r>
    </w:p>
    <w:p w14:paraId="40F686A8" w14:textId="507EA1CA" w:rsidR="00755AB8" w:rsidRPr="00FF3F12" w:rsidRDefault="00755AB8" w:rsidP="002C3859">
      <w:pPr>
        <w:pStyle w:val="ab"/>
        <w:numPr>
          <w:ilvl w:val="0"/>
          <w:numId w:val="18"/>
        </w:numPr>
        <w:ind w:firstLineChars="0"/>
        <w:rPr>
          <w:rFonts w:ascii="仿宋" w:hAnsi="仿宋" w:cs="Times New Roman"/>
          <w:sz w:val="21"/>
        </w:rPr>
      </w:pPr>
      <w:bookmarkStart w:id="222" w:name="_Hlk107911634"/>
      <w:r w:rsidRPr="00FF3F12" w:rsidDel="008D5886">
        <w:rPr>
          <w:rFonts w:ascii="仿宋" w:hAnsi="仿宋" w:cs="Times New Roman"/>
          <w:b/>
          <w:sz w:val="21"/>
        </w:rPr>
        <w:t>S.</w:t>
      </w:r>
      <w:r w:rsidR="00631851" w:rsidRPr="00FF3F12">
        <w:rPr>
          <w:rFonts w:ascii="仿宋" w:hAnsi="仿宋" w:cs="Times New Roman"/>
          <w:b/>
          <w:sz w:val="21"/>
        </w:rPr>
        <w:t>S</w:t>
      </w:r>
      <w:r w:rsidRPr="00FF3F12" w:rsidDel="008D5886">
        <w:rPr>
          <w:rFonts w:ascii="仿宋" w:hAnsi="仿宋" w:cs="Times New Roman"/>
          <w:b/>
          <w:sz w:val="21"/>
        </w:rPr>
        <w:t>E</w:t>
      </w:r>
      <w:r w:rsidR="00631851" w:rsidRPr="00FF3F12">
        <w:rPr>
          <w:rFonts w:ascii="仿宋" w:hAnsi="仿宋" w:cs="Times New Roman"/>
          <w:b/>
          <w:sz w:val="21"/>
        </w:rPr>
        <w:t>A</w:t>
      </w:r>
      <w:r w:rsidRPr="00FF3F12" w:rsidDel="008D5886">
        <w:rPr>
          <w:rFonts w:ascii="仿宋" w:hAnsi="仿宋" w:cs="Times New Roman"/>
          <w:b/>
          <w:sz w:val="21"/>
        </w:rPr>
        <w:t>ID</w:t>
      </w:r>
      <w:r w:rsidR="00FF457D" w:rsidRPr="00FF3F12">
        <w:rPr>
          <w:rFonts w:ascii="仿宋" w:hAnsi="仿宋" w:cs="Times New Roman"/>
          <w:b/>
          <w:sz w:val="21"/>
        </w:rPr>
        <w:t>-n</w:t>
      </w:r>
      <w:r w:rsidRPr="00FF3F12" w:rsidDel="008D5886">
        <w:rPr>
          <w:rFonts w:ascii="仿宋" w:hAnsi="仿宋" w:cs="Times New Roman"/>
          <w:b/>
          <w:sz w:val="21"/>
        </w:rPr>
        <w:t xml:space="preserve"> Length</w:t>
      </w:r>
      <w:r w:rsidRPr="00FF3F12" w:rsidDel="008D5886">
        <w:rPr>
          <w:rFonts w:ascii="仿宋" w:hAnsi="仿宋" w:cs="Times New Roman"/>
          <w:sz w:val="21"/>
        </w:rPr>
        <w:t>：4bits，</w:t>
      </w:r>
      <w:bookmarkStart w:id="223" w:name="_Hlk107911677"/>
      <w:r w:rsidRPr="00FF3F12" w:rsidDel="008D5886">
        <w:rPr>
          <w:rFonts w:ascii="仿宋" w:hAnsi="仿宋" w:cs="Times New Roman" w:hint="eastAsia"/>
          <w:sz w:val="21"/>
        </w:rPr>
        <w:t>指明源</w:t>
      </w:r>
      <w:r w:rsidR="00631851" w:rsidRPr="00FF3F12">
        <w:rPr>
          <w:rFonts w:ascii="仿宋" w:hAnsi="仿宋" w:cs="Times New Roman"/>
          <w:sz w:val="21"/>
        </w:rPr>
        <w:t>S</w:t>
      </w:r>
      <w:r w:rsidRPr="00FF3F12" w:rsidDel="008D5886">
        <w:rPr>
          <w:rFonts w:ascii="仿宋" w:hAnsi="仿宋" w:cs="Times New Roman"/>
          <w:sz w:val="21"/>
        </w:rPr>
        <w:t>E</w:t>
      </w:r>
      <w:r w:rsidR="00631851" w:rsidRPr="00FF3F12">
        <w:rPr>
          <w:rFonts w:ascii="仿宋" w:hAnsi="仿宋" w:cs="Times New Roman"/>
          <w:sz w:val="21"/>
        </w:rPr>
        <w:t>A</w:t>
      </w:r>
      <w:r w:rsidRPr="00FF3F12" w:rsidDel="008D5886">
        <w:rPr>
          <w:rFonts w:ascii="仿宋" w:hAnsi="仿宋" w:cs="Times New Roman"/>
          <w:sz w:val="21"/>
        </w:rPr>
        <w:t>ID</w:t>
      </w:r>
      <w:r w:rsidR="00FF457D" w:rsidRPr="00FF3F12">
        <w:rPr>
          <w:rFonts w:ascii="仿宋" w:hAnsi="仿宋" w:cs="Times New Roman"/>
          <w:sz w:val="21"/>
        </w:rPr>
        <w:t>-n</w:t>
      </w:r>
      <w:r w:rsidRPr="00FF3F12" w:rsidDel="008D5886">
        <w:rPr>
          <w:rFonts w:ascii="仿宋" w:hAnsi="仿宋" w:cs="Times New Roman" w:hint="eastAsia"/>
          <w:sz w:val="21"/>
        </w:rPr>
        <w:t>的长度。</w:t>
      </w:r>
      <w:bookmarkEnd w:id="222"/>
      <w:bookmarkEnd w:id="223"/>
    </w:p>
    <w:p w14:paraId="2511916F" w14:textId="77777777" w:rsidR="00870F60" w:rsidRPr="00FF3F12" w:rsidDel="008D5886" w:rsidRDefault="00870F60" w:rsidP="00870F60">
      <w:pPr>
        <w:rPr>
          <w:rFonts w:ascii="仿宋" w:hAnsi="仿宋" w:cs="Times New Roman"/>
        </w:rPr>
      </w:pPr>
    </w:p>
    <w:tbl>
      <w:tblPr>
        <w:tblStyle w:val="a3"/>
        <w:tblW w:w="0" w:type="auto"/>
        <w:tblInd w:w="562" w:type="dxa"/>
        <w:tblLook w:val="04A0" w:firstRow="1" w:lastRow="0" w:firstColumn="1" w:lastColumn="0" w:noHBand="0" w:noVBand="1"/>
      </w:tblPr>
      <w:tblGrid>
        <w:gridCol w:w="951"/>
        <w:gridCol w:w="5204"/>
      </w:tblGrid>
      <w:tr w:rsidR="00233EFE" w:rsidRPr="00FF3F12" w14:paraId="67B98554" w14:textId="77777777" w:rsidTr="007B52C3">
        <w:trPr>
          <w:trHeight w:val="248"/>
        </w:trPr>
        <w:tc>
          <w:tcPr>
            <w:tcW w:w="0" w:type="auto"/>
            <w:gridSpan w:val="2"/>
            <w:vAlign w:val="center"/>
          </w:tcPr>
          <w:p w14:paraId="1A5FC948" w14:textId="2EE00129" w:rsidR="00233EFE" w:rsidRPr="00FF3F12" w:rsidRDefault="000F102E" w:rsidP="00257845">
            <w:pPr>
              <w:jc w:val="center"/>
              <w:rPr>
                <w:rFonts w:ascii="仿宋" w:hAnsi="仿宋" w:cs="Times New Roman"/>
                <w:b/>
              </w:rPr>
            </w:pPr>
            <w:r w:rsidRPr="00FF3F12">
              <w:rPr>
                <w:rFonts w:ascii="仿宋" w:hAnsi="仿宋" w:cs="Times New Roman"/>
                <w:b/>
              </w:rPr>
              <w:t>D</w:t>
            </w:r>
            <w:r w:rsidR="00233EFE" w:rsidRPr="00FF3F12">
              <w:rPr>
                <w:rFonts w:ascii="仿宋" w:hAnsi="仿宋" w:cs="Times New Roman"/>
                <w:b/>
              </w:rPr>
              <w:t>.</w:t>
            </w:r>
            <w:r w:rsidR="00631851" w:rsidRPr="00FF3F12">
              <w:rPr>
                <w:rFonts w:ascii="仿宋" w:hAnsi="仿宋" w:cs="Times New Roman"/>
                <w:b/>
              </w:rPr>
              <w:t>S</w:t>
            </w:r>
            <w:r w:rsidR="00233EFE" w:rsidRPr="00FF3F12">
              <w:rPr>
                <w:rFonts w:ascii="仿宋" w:hAnsi="仿宋" w:cs="Times New Roman"/>
                <w:b/>
              </w:rPr>
              <w:t>E</w:t>
            </w:r>
            <w:r w:rsidR="00631851" w:rsidRPr="00FF3F12">
              <w:rPr>
                <w:rFonts w:ascii="仿宋" w:hAnsi="仿宋" w:cs="Times New Roman"/>
                <w:b/>
              </w:rPr>
              <w:t>A</w:t>
            </w:r>
            <w:r w:rsidR="00233EFE" w:rsidRPr="00FF3F12">
              <w:rPr>
                <w:rFonts w:ascii="仿宋" w:hAnsi="仿宋" w:cs="Times New Roman"/>
                <w:b/>
              </w:rPr>
              <w:t>ID</w:t>
            </w:r>
            <w:r w:rsidR="00FF457D" w:rsidRPr="00FF3F12">
              <w:rPr>
                <w:rFonts w:ascii="仿宋" w:hAnsi="仿宋" w:cs="Times New Roman"/>
                <w:b/>
              </w:rPr>
              <w:t>-n</w:t>
            </w:r>
            <w:r w:rsidR="00233EFE" w:rsidRPr="00FF3F12">
              <w:rPr>
                <w:rFonts w:ascii="仿宋" w:hAnsi="仿宋" w:cs="Times New Roman"/>
                <w:b/>
              </w:rPr>
              <w:t xml:space="preserve"> Length</w:t>
            </w:r>
            <w:r w:rsidR="00233EFE" w:rsidRPr="00FF3F12">
              <w:rPr>
                <w:rFonts w:ascii="仿宋" w:hAnsi="仿宋" w:cs="Times New Roman" w:hint="eastAsia"/>
                <w:b/>
              </w:rPr>
              <w:t>和</w:t>
            </w:r>
            <w:r w:rsidRPr="00FF3F12">
              <w:rPr>
                <w:rFonts w:ascii="仿宋" w:hAnsi="仿宋" w:cs="Times New Roman"/>
                <w:b/>
              </w:rPr>
              <w:t>S</w:t>
            </w:r>
            <w:r w:rsidR="00233EFE" w:rsidRPr="00FF3F12">
              <w:rPr>
                <w:rFonts w:ascii="仿宋" w:hAnsi="仿宋" w:cs="Times New Roman"/>
                <w:b/>
              </w:rPr>
              <w:t>.</w:t>
            </w:r>
            <w:r w:rsidR="00631851" w:rsidRPr="00FF3F12">
              <w:rPr>
                <w:rFonts w:ascii="仿宋" w:hAnsi="仿宋" w:cs="Times New Roman"/>
                <w:b/>
              </w:rPr>
              <w:t>S</w:t>
            </w:r>
            <w:r w:rsidR="00233EFE" w:rsidRPr="00FF3F12">
              <w:rPr>
                <w:rFonts w:ascii="仿宋" w:hAnsi="仿宋" w:cs="Times New Roman"/>
                <w:b/>
              </w:rPr>
              <w:t>E</w:t>
            </w:r>
            <w:r w:rsidR="00631851" w:rsidRPr="00FF3F12">
              <w:rPr>
                <w:rFonts w:ascii="仿宋" w:hAnsi="仿宋" w:cs="Times New Roman"/>
                <w:b/>
              </w:rPr>
              <w:t>A</w:t>
            </w:r>
            <w:r w:rsidR="00233EFE" w:rsidRPr="00FF3F12">
              <w:rPr>
                <w:rFonts w:ascii="仿宋" w:hAnsi="仿宋" w:cs="Times New Roman"/>
                <w:b/>
              </w:rPr>
              <w:t>ID</w:t>
            </w:r>
            <w:r w:rsidR="00FF457D" w:rsidRPr="00FF3F12">
              <w:rPr>
                <w:rFonts w:ascii="仿宋" w:hAnsi="仿宋" w:cs="Times New Roman"/>
                <w:b/>
              </w:rPr>
              <w:t>-n</w:t>
            </w:r>
            <w:r w:rsidR="00233EFE" w:rsidRPr="00FF3F12">
              <w:rPr>
                <w:rFonts w:ascii="仿宋" w:hAnsi="仿宋" w:cs="Times New Roman"/>
                <w:b/>
              </w:rPr>
              <w:t xml:space="preserve"> Length</w:t>
            </w:r>
            <w:r w:rsidR="00233EFE" w:rsidRPr="00FF3F12">
              <w:rPr>
                <w:rFonts w:ascii="仿宋" w:hAnsi="仿宋" w:cs="Times New Roman" w:hint="eastAsia"/>
                <w:b/>
              </w:rPr>
              <w:t>字段</w:t>
            </w:r>
          </w:p>
        </w:tc>
      </w:tr>
      <w:tr w:rsidR="00233EFE" w:rsidRPr="00FF3F12" w14:paraId="051CA011" w14:textId="77777777" w:rsidTr="007B52C3">
        <w:trPr>
          <w:trHeight w:val="248"/>
        </w:trPr>
        <w:tc>
          <w:tcPr>
            <w:tcW w:w="0" w:type="auto"/>
          </w:tcPr>
          <w:p w14:paraId="533CCDDE" w14:textId="77777777" w:rsidR="00233EFE" w:rsidRPr="00FF3F12" w:rsidRDefault="00233EFE" w:rsidP="00257845">
            <w:pPr>
              <w:rPr>
                <w:rFonts w:ascii="仿宋" w:hAnsi="仿宋" w:cs="Times New Roman"/>
                <w:b/>
              </w:rPr>
            </w:pPr>
            <w:r w:rsidRPr="00FF3F12">
              <w:rPr>
                <w:rFonts w:ascii="仿宋" w:hAnsi="仿宋" w:cs="Times New Roman" w:hint="eastAsia"/>
                <w:b/>
              </w:rPr>
              <w:t>值</w:t>
            </w:r>
          </w:p>
        </w:tc>
        <w:tc>
          <w:tcPr>
            <w:tcW w:w="0" w:type="auto"/>
          </w:tcPr>
          <w:p w14:paraId="5EB29C22" w14:textId="77777777" w:rsidR="00233EFE" w:rsidRPr="00FF3F12" w:rsidRDefault="00233EFE" w:rsidP="00257845">
            <w:pPr>
              <w:rPr>
                <w:rFonts w:ascii="仿宋" w:hAnsi="仿宋" w:cs="Times New Roman"/>
                <w:b/>
              </w:rPr>
            </w:pPr>
            <w:r w:rsidRPr="00FF3F12">
              <w:rPr>
                <w:rFonts w:ascii="仿宋" w:hAnsi="仿宋" w:cs="Times New Roman" w:hint="eastAsia"/>
                <w:b/>
              </w:rPr>
              <w:t>含义</w:t>
            </w:r>
          </w:p>
        </w:tc>
      </w:tr>
      <w:tr w:rsidR="00233EFE" w:rsidRPr="00FF3F12" w14:paraId="4C296FA0" w14:textId="77777777" w:rsidTr="007B52C3">
        <w:trPr>
          <w:trHeight w:val="248"/>
        </w:trPr>
        <w:tc>
          <w:tcPr>
            <w:tcW w:w="0" w:type="auto"/>
          </w:tcPr>
          <w:p w14:paraId="36356C3E" w14:textId="77777777" w:rsidR="00233EFE" w:rsidRPr="00FF3F12" w:rsidRDefault="00233EFE" w:rsidP="00257845">
            <w:pPr>
              <w:rPr>
                <w:rFonts w:ascii="仿宋" w:hAnsi="仿宋" w:cs="Times New Roman"/>
              </w:rPr>
            </w:pPr>
            <w:r w:rsidRPr="00FF3F12">
              <w:rPr>
                <w:rFonts w:ascii="仿宋" w:hAnsi="仿宋" w:cs="Times New Roman"/>
              </w:rPr>
              <w:t>0x0</w:t>
            </w:r>
          </w:p>
        </w:tc>
        <w:tc>
          <w:tcPr>
            <w:tcW w:w="0" w:type="auto"/>
          </w:tcPr>
          <w:p w14:paraId="3A86459D" w14:textId="044E4F87" w:rsidR="00233EFE" w:rsidRPr="00FF3F12" w:rsidRDefault="00233EFE" w:rsidP="00257845">
            <w:pPr>
              <w:rPr>
                <w:rFonts w:ascii="仿宋" w:hAnsi="仿宋" w:cs="Times New Roman"/>
              </w:rPr>
            </w:pPr>
            <w:r w:rsidRPr="00FF3F12">
              <w:rPr>
                <w:rFonts w:ascii="仿宋" w:hAnsi="仿宋" w:cs="Times New Roman" w:hint="eastAsia"/>
              </w:rPr>
              <w:t>不包含对应的</w:t>
            </w:r>
            <w:r w:rsidR="00631851" w:rsidRPr="00FF3F12">
              <w:rPr>
                <w:rFonts w:ascii="仿宋" w:hAnsi="仿宋" w:cs="Times New Roman"/>
              </w:rPr>
              <w:t>S</w:t>
            </w:r>
            <w:r w:rsidRPr="00FF3F12">
              <w:rPr>
                <w:rFonts w:ascii="仿宋" w:hAnsi="仿宋" w:cs="Times New Roman"/>
              </w:rPr>
              <w:t>E</w:t>
            </w:r>
            <w:r w:rsidR="00631851" w:rsidRPr="00FF3F12">
              <w:rPr>
                <w:rFonts w:ascii="仿宋" w:hAnsi="仿宋" w:cs="Times New Roman"/>
              </w:rPr>
              <w:t>A</w:t>
            </w:r>
            <w:r w:rsidRPr="00FF3F12">
              <w:rPr>
                <w:rFonts w:ascii="仿宋" w:hAnsi="仿宋" w:cs="Times New Roman"/>
              </w:rPr>
              <w:t>ID</w:t>
            </w:r>
            <w:r w:rsidR="00FF457D" w:rsidRPr="00FF3F12">
              <w:rPr>
                <w:rFonts w:ascii="仿宋" w:hAnsi="仿宋" w:cs="Times New Roman"/>
              </w:rPr>
              <w:t>-n</w:t>
            </w:r>
            <w:r w:rsidRPr="00FF3F12">
              <w:rPr>
                <w:rFonts w:ascii="仿宋" w:hAnsi="仿宋" w:cs="Times New Roman" w:hint="eastAsia"/>
              </w:rPr>
              <w:t>字段</w:t>
            </w:r>
            <w:r w:rsidR="000F102E" w:rsidRPr="00FF3F12">
              <w:rPr>
                <w:rFonts w:ascii="仿宋" w:hAnsi="仿宋" w:cs="Times New Roman" w:hint="eastAsia"/>
              </w:rPr>
              <w:t>（</w:t>
            </w:r>
            <w:r w:rsidR="00CC5EAB" w:rsidRPr="00FF3F12">
              <w:rPr>
                <w:rFonts w:ascii="仿宋" w:hAnsi="仿宋" w:cs="Times New Roman" w:hint="eastAsia"/>
              </w:rPr>
              <w:t>支持不包含源</w:t>
            </w:r>
            <w:r w:rsidR="000F102E" w:rsidRPr="00FF3F12">
              <w:rPr>
                <w:rFonts w:ascii="仿宋" w:hAnsi="仿宋" w:cs="Times New Roman"/>
              </w:rPr>
              <w:t>SEAID</w:t>
            </w:r>
            <w:r w:rsidR="00FF457D" w:rsidRPr="00FF3F12">
              <w:rPr>
                <w:rFonts w:ascii="仿宋" w:hAnsi="仿宋" w:cs="Times New Roman"/>
              </w:rPr>
              <w:t>-n</w:t>
            </w:r>
            <w:r w:rsidR="000F102E" w:rsidRPr="00FF3F12">
              <w:rPr>
                <w:rFonts w:ascii="仿宋" w:hAnsi="仿宋" w:cs="Times New Roman" w:hint="eastAsia"/>
              </w:rPr>
              <w:t>）</w:t>
            </w:r>
          </w:p>
        </w:tc>
      </w:tr>
      <w:tr w:rsidR="00233EFE" w:rsidRPr="00FF3F12" w14:paraId="2CA20EF8" w14:textId="77777777" w:rsidTr="007B52C3">
        <w:trPr>
          <w:trHeight w:val="254"/>
        </w:trPr>
        <w:tc>
          <w:tcPr>
            <w:tcW w:w="0" w:type="auto"/>
          </w:tcPr>
          <w:p w14:paraId="6CAC33ED" w14:textId="77777777" w:rsidR="00233EFE" w:rsidRPr="00FF3F12" w:rsidRDefault="00233EFE" w:rsidP="00257845">
            <w:pPr>
              <w:rPr>
                <w:rFonts w:ascii="仿宋" w:hAnsi="仿宋" w:cs="Times New Roman"/>
              </w:rPr>
            </w:pPr>
            <w:r w:rsidRPr="00FF3F12">
              <w:rPr>
                <w:rFonts w:ascii="仿宋" w:hAnsi="仿宋" w:cs="Times New Roman"/>
              </w:rPr>
              <w:lastRenderedPageBreak/>
              <w:t>0x1</w:t>
            </w:r>
          </w:p>
        </w:tc>
        <w:tc>
          <w:tcPr>
            <w:tcW w:w="0" w:type="auto"/>
          </w:tcPr>
          <w:p w14:paraId="2550ED08" w14:textId="7EA1614F" w:rsidR="00233EFE" w:rsidRPr="00FF3F12" w:rsidRDefault="00233EFE" w:rsidP="00257845">
            <w:pPr>
              <w:rPr>
                <w:rFonts w:ascii="仿宋" w:hAnsi="仿宋" w:cs="Times New Roman"/>
              </w:rPr>
            </w:pPr>
            <w:r w:rsidRPr="00FF3F12">
              <w:rPr>
                <w:rFonts w:ascii="仿宋" w:hAnsi="仿宋" w:cs="Times New Roman" w:hint="eastAsia"/>
              </w:rPr>
              <w:t>对应的</w:t>
            </w:r>
            <w:r w:rsidR="00631851" w:rsidRPr="00FF3F12">
              <w:rPr>
                <w:rFonts w:ascii="仿宋" w:hAnsi="仿宋" w:cs="Times New Roman"/>
              </w:rPr>
              <w:t>SEAID</w:t>
            </w:r>
            <w:r w:rsidR="00FF457D" w:rsidRPr="00FF3F12">
              <w:rPr>
                <w:rFonts w:ascii="仿宋" w:hAnsi="仿宋" w:cs="Times New Roman"/>
              </w:rPr>
              <w:t>-n</w:t>
            </w:r>
            <w:r w:rsidRPr="00FF3F12">
              <w:rPr>
                <w:rFonts w:ascii="仿宋" w:hAnsi="仿宋" w:cs="Times New Roman" w:hint="eastAsia"/>
              </w:rPr>
              <w:t>字段长度</w:t>
            </w:r>
            <w:r w:rsidRPr="00FF3F12">
              <w:rPr>
                <w:rFonts w:ascii="仿宋" w:hAnsi="仿宋" w:cs="Times New Roman"/>
              </w:rPr>
              <w:t>1Bytes</w:t>
            </w:r>
          </w:p>
        </w:tc>
      </w:tr>
      <w:tr w:rsidR="00233EFE" w:rsidRPr="00FF3F12" w14:paraId="08A2F2B1" w14:textId="77777777" w:rsidTr="007B52C3">
        <w:trPr>
          <w:trHeight w:val="248"/>
        </w:trPr>
        <w:tc>
          <w:tcPr>
            <w:tcW w:w="0" w:type="auto"/>
          </w:tcPr>
          <w:p w14:paraId="6025095F" w14:textId="77777777" w:rsidR="00233EFE" w:rsidRPr="00FF3F12" w:rsidRDefault="00233EFE" w:rsidP="00257845">
            <w:pPr>
              <w:rPr>
                <w:rFonts w:ascii="仿宋" w:hAnsi="仿宋" w:cs="Times New Roman"/>
              </w:rPr>
            </w:pPr>
            <w:r w:rsidRPr="00FF3F12">
              <w:rPr>
                <w:rFonts w:ascii="仿宋" w:hAnsi="仿宋" w:cs="Times New Roman"/>
              </w:rPr>
              <w:t>0x2</w:t>
            </w:r>
          </w:p>
        </w:tc>
        <w:tc>
          <w:tcPr>
            <w:tcW w:w="0" w:type="auto"/>
          </w:tcPr>
          <w:p w14:paraId="07E57415" w14:textId="134B56AB" w:rsidR="00233EFE" w:rsidRPr="00FF3F12" w:rsidRDefault="00233EFE" w:rsidP="00257845">
            <w:pPr>
              <w:rPr>
                <w:rFonts w:ascii="仿宋" w:hAnsi="仿宋" w:cs="Times New Roman"/>
              </w:rPr>
            </w:pPr>
            <w:r w:rsidRPr="00FF3F12">
              <w:rPr>
                <w:rFonts w:ascii="仿宋" w:hAnsi="仿宋" w:cs="Times New Roman" w:hint="eastAsia"/>
              </w:rPr>
              <w:t>对应的</w:t>
            </w:r>
            <w:r w:rsidR="00631851" w:rsidRPr="00FF3F12">
              <w:rPr>
                <w:rFonts w:ascii="仿宋" w:hAnsi="仿宋" w:cs="Times New Roman"/>
              </w:rPr>
              <w:t>SEAID</w:t>
            </w:r>
            <w:r w:rsidR="00FF457D" w:rsidRPr="00FF3F12">
              <w:rPr>
                <w:rFonts w:ascii="仿宋" w:hAnsi="仿宋" w:cs="Times New Roman"/>
              </w:rPr>
              <w:t>-n</w:t>
            </w:r>
            <w:r w:rsidRPr="00FF3F12">
              <w:rPr>
                <w:rFonts w:ascii="仿宋" w:hAnsi="仿宋" w:cs="Times New Roman" w:hint="eastAsia"/>
              </w:rPr>
              <w:t>字段长度</w:t>
            </w:r>
            <w:r w:rsidRPr="00FF3F12">
              <w:rPr>
                <w:rFonts w:ascii="仿宋" w:hAnsi="仿宋" w:cs="Times New Roman"/>
              </w:rPr>
              <w:t>2Bytes</w:t>
            </w:r>
          </w:p>
        </w:tc>
      </w:tr>
      <w:tr w:rsidR="00233EFE" w:rsidRPr="00FF3F12" w14:paraId="6DEAB917" w14:textId="77777777" w:rsidTr="007B52C3">
        <w:trPr>
          <w:trHeight w:val="248"/>
        </w:trPr>
        <w:tc>
          <w:tcPr>
            <w:tcW w:w="0" w:type="auto"/>
          </w:tcPr>
          <w:p w14:paraId="6E453874" w14:textId="77777777" w:rsidR="00233EFE" w:rsidRPr="00FF3F12" w:rsidRDefault="00233EFE" w:rsidP="00257845">
            <w:pPr>
              <w:rPr>
                <w:rFonts w:ascii="仿宋" w:hAnsi="仿宋" w:cs="Times New Roman"/>
              </w:rPr>
            </w:pPr>
            <w:r w:rsidRPr="00FF3F12">
              <w:rPr>
                <w:rFonts w:ascii="仿宋" w:hAnsi="仿宋" w:cs="Times New Roman"/>
              </w:rPr>
              <w:t>0x3</w:t>
            </w:r>
          </w:p>
        </w:tc>
        <w:tc>
          <w:tcPr>
            <w:tcW w:w="0" w:type="auto"/>
          </w:tcPr>
          <w:p w14:paraId="7093B745" w14:textId="4C48981D" w:rsidR="00233EFE" w:rsidRPr="00FF3F12" w:rsidRDefault="00233EFE" w:rsidP="00257845">
            <w:pPr>
              <w:rPr>
                <w:rFonts w:ascii="仿宋" w:hAnsi="仿宋" w:cs="Times New Roman"/>
              </w:rPr>
            </w:pPr>
            <w:r w:rsidRPr="00FF3F12">
              <w:rPr>
                <w:rFonts w:ascii="仿宋" w:hAnsi="仿宋" w:cs="Times New Roman" w:hint="eastAsia"/>
              </w:rPr>
              <w:t>对应的</w:t>
            </w:r>
            <w:r w:rsidR="00631851" w:rsidRPr="00FF3F12">
              <w:rPr>
                <w:rFonts w:ascii="仿宋" w:hAnsi="仿宋" w:cs="Times New Roman"/>
              </w:rPr>
              <w:t>SEAID</w:t>
            </w:r>
            <w:r w:rsidR="00FF457D" w:rsidRPr="00FF3F12">
              <w:rPr>
                <w:rFonts w:ascii="仿宋" w:hAnsi="仿宋" w:cs="Times New Roman"/>
              </w:rPr>
              <w:t>-n</w:t>
            </w:r>
            <w:r w:rsidRPr="00FF3F12">
              <w:rPr>
                <w:rFonts w:ascii="仿宋" w:hAnsi="仿宋" w:cs="Times New Roman" w:hint="eastAsia"/>
              </w:rPr>
              <w:t>字段长度</w:t>
            </w:r>
            <w:r w:rsidRPr="00FF3F12">
              <w:rPr>
                <w:rFonts w:ascii="仿宋" w:hAnsi="仿宋" w:cs="Times New Roman"/>
              </w:rPr>
              <w:t>4Bytes</w:t>
            </w:r>
          </w:p>
        </w:tc>
      </w:tr>
      <w:tr w:rsidR="00233EFE" w:rsidRPr="00FF3F12" w14:paraId="15084495" w14:textId="77777777" w:rsidTr="007B52C3">
        <w:trPr>
          <w:trHeight w:val="248"/>
        </w:trPr>
        <w:tc>
          <w:tcPr>
            <w:tcW w:w="0" w:type="auto"/>
          </w:tcPr>
          <w:p w14:paraId="60CB9E44" w14:textId="77777777" w:rsidR="00233EFE" w:rsidRPr="00FF3F12" w:rsidRDefault="00233EFE" w:rsidP="00257845">
            <w:pPr>
              <w:rPr>
                <w:rFonts w:ascii="仿宋" w:hAnsi="仿宋" w:cs="Times New Roman"/>
              </w:rPr>
            </w:pPr>
            <w:r w:rsidRPr="00FF3F12">
              <w:rPr>
                <w:rFonts w:ascii="仿宋" w:hAnsi="仿宋" w:cs="Times New Roman"/>
              </w:rPr>
              <w:t>0x4</w:t>
            </w:r>
          </w:p>
        </w:tc>
        <w:tc>
          <w:tcPr>
            <w:tcW w:w="0" w:type="auto"/>
          </w:tcPr>
          <w:p w14:paraId="7E837ABB" w14:textId="18008101" w:rsidR="00233EFE" w:rsidRPr="00FF3F12" w:rsidRDefault="00233EFE" w:rsidP="00257845">
            <w:pPr>
              <w:rPr>
                <w:rFonts w:ascii="仿宋" w:hAnsi="仿宋" w:cs="Times New Roman"/>
              </w:rPr>
            </w:pPr>
            <w:r w:rsidRPr="00FF3F12">
              <w:rPr>
                <w:rFonts w:ascii="仿宋" w:hAnsi="仿宋" w:cs="Times New Roman" w:hint="eastAsia"/>
              </w:rPr>
              <w:t>对应的</w:t>
            </w:r>
            <w:r w:rsidR="00631851" w:rsidRPr="00FF3F12">
              <w:rPr>
                <w:rFonts w:ascii="仿宋" w:hAnsi="仿宋" w:cs="Times New Roman"/>
              </w:rPr>
              <w:t>SEAID</w:t>
            </w:r>
            <w:r w:rsidR="00FF457D" w:rsidRPr="00FF3F12">
              <w:rPr>
                <w:rFonts w:ascii="仿宋" w:hAnsi="仿宋" w:cs="Times New Roman"/>
              </w:rPr>
              <w:t>-n</w:t>
            </w:r>
            <w:r w:rsidRPr="00FF3F12">
              <w:rPr>
                <w:rFonts w:ascii="仿宋" w:hAnsi="仿宋" w:cs="Times New Roman" w:hint="eastAsia"/>
              </w:rPr>
              <w:t>字段长度</w:t>
            </w:r>
            <w:r w:rsidRPr="00FF3F12">
              <w:rPr>
                <w:rFonts w:ascii="仿宋" w:hAnsi="仿宋" w:cs="Times New Roman"/>
              </w:rPr>
              <w:t>8Bytes</w:t>
            </w:r>
          </w:p>
        </w:tc>
      </w:tr>
      <w:tr w:rsidR="00233EFE" w:rsidRPr="00FF3F12" w14:paraId="0CCA5B4C" w14:textId="77777777" w:rsidTr="007B52C3">
        <w:trPr>
          <w:trHeight w:val="248"/>
        </w:trPr>
        <w:tc>
          <w:tcPr>
            <w:tcW w:w="0" w:type="auto"/>
          </w:tcPr>
          <w:p w14:paraId="793BCA4A" w14:textId="77777777" w:rsidR="00233EFE" w:rsidRPr="00FF3F12" w:rsidRDefault="00233EFE" w:rsidP="00257845">
            <w:pPr>
              <w:rPr>
                <w:rFonts w:ascii="仿宋" w:hAnsi="仿宋" w:cs="Times New Roman"/>
              </w:rPr>
            </w:pPr>
            <w:r w:rsidRPr="00FF3F12">
              <w:rPr>
                <w:rFonts w:ascii="仿宋" w:hAnsi="仿宋" w:cs="Times New Roman"/>
              </w:rPr>
              <w:t>0x5</w:t>
            </w:r>
          </w:p>
        </w:tc>
        <w:tc>
          <w:tcPr>
            <w:tcW w:w="0" w:type="auto"/>
          </w:tcPr>
          <w:p w14:paraId="05CC61A3" w14:textId="6661CF7D" w:rsidR="00233EFE" w:rsidRPr="00FF3F12" w:rsidRDefault="00233EFE" w:rsidP="00257845">
            <w:pPr>
              <w:rPr>
                <w:rFonts w:ascii="仿宋" w:hAnsi="仿宋" w:cs="Times New Roman"/>
              </w:rPr>
            </w:pPr>
            <w:r w:rsidRPr="00FF3F12">
              <w:rPr>
                <w:rFonts w:ascii="仿宋" w:hAnsi="仿宋" w:cs="Times New Roman" w:hint="eastAsia"/>
              </w:rPr>
              <w:t>对应的</w:t>
            </w:r>
            <w:r w:rsidR="00631851" w:rsidRPr="00FF3F12">
              <w:rPr>
                <w:rFonts w:ascii="仿宋" w:hAnsi="仿宋" w:cs="Times New Roman"/>
              </w:rPr>
              <w:t>SEAID</w:t>
            </w:r>
            <w:r w:rsidR="00FF457D" w:rsidRPr="00FF3F12">
              <w:rPr>
                <w:rFonts w:ascii="仿宋" w:hAnsi="仿宋" w:cs="Times New Roman"/>
              </w:rPr>
              <w:t>-n</w:t>
            </w:r>
            <w:r w:rsidRPr="00FF3F12">
              <w:rPr>
                <w:rFonts w:ascii="仿宋" w:hAnsi="仿宋" w:cs="Times New Roman" w:hint="eastAsia"/>
              </w:rPr>
              <w:t>字段长度</w:t>
            </w:r>
            <w:r w:rsidRPr="00FF3F12">
              <w:rPr>
                <w:rFonts w:ascii="仿宋" w:hAnsi="仿宋" w:cs="Times New Roman"/>
              </w:rPr>
              <w:t>16Bytes</w:t>
            </w:r>
          </w:p>
        </w:tc>
      </w:tr>
      <w:tr w:rsidR="00233EFE" w:rsidRPr="00FF3F12" w14:paraId="4AAC5191" w14:textId="77777777" w:rsidTr="007B52C3">
        <w:trPr>
          <w:trHeight w:val="248"/>
        </w:trPr>
        <w:tc>
          <w:tcPr>
            <w:tcW w:w="0" w:type="auto"/>
          </w:tcPr>
          <w:p w14:paraId="4A1D251C" w14:textId="77777777" w:rsidR="00233EFE" w:rsidRPr="00FF3F12" w:rsidRDefault="00233EFE" w:rsidP="00257845">
            <w:pPr>
              <w:rPr>
                <w:rFonts w:ascii="仿宋" w:hAnsi="仿宋" w:cs="Times New Roman"/>
              </w:rPr>
            </w:pPr>
            <w:r w:rsidRPr="00FF3F12">
              <w:rPr>
                <w:rFonts w:ascii="仿宋" w:hAnsi="仿宋" w:cs="Times New Roman"/>
              </w:rPr>
              <w:t>0x6</w:t>
            </w:r>
          </w:p>
        </w:tc>
        <w:tc>
          <w:tcPr>
            <w:tcW w:w="0" w:type="auto"/>
          </w:tcPr>
          <w:p w14:paraId="5B258D58" w14:textId="5161DD3A" w:rsidR="00233EFE" w:rsidRPr="00FF3F12" w:rsidRDefault="00233EFE" w:rsidP="00257845">
            <w:pPr>
              <w:rPr>
                <w:rFonts w:ascii="仿宋" w:hAnsi="仿宋" w:cs="Times New Roman"/>
              </w:rPr>
            </w:pPr>
            <w:r w:rsidRPr="00FF3F12">
              <w:rPr>
                <w:rFonts w:ascii="仿宋" w:hAnsi="仿宋" w:cs="Times New Roman" w:hint="eastAsia"/>
              </w:rPr>
              <w:t>对应的</w:t>
            </w:r>
            <w:r w:rsidR="00631851" w:rsidRPr="00FF3F12">
              <w:rPr>
                <w:rFonts w:ascii="仿宋" w:hAnsi="仿宋" w:cs="Times New Roman"/>
              </w:rPr>
              <w:t>SEAID</w:t>
            </w:r>
            <w:r w:rsidR="00FF457D" w:rsidRPr="00FF3F12">
              <w:rPr>
                <w:rFonts w:ascii="仿宋" w:hAnsi="仿宋" w:cs="Times New Roman"/>
              </w:rPr>
              <w:t>-n</w:t>
            </w:r>
            <w:r w:rsidRPr="00FF3F12">
              <w:rPr>
                <w:rFonts w:ascii="仿宋" w:hAnsi="仿宋" w:cs="Times New Roman" w:hint="eastAsia"/>
              </w:rPr>
              <w:t>字段长度</w:t>
            </w:r>
            <w:r w:rsidRPr="00FF3F12">
              <w:rPr>
                <w:rFonts w:ascii="仿宋" w:hAnsi="仿宋" w:cs="Times New Roman"/>
              </w:rPr>
              <w:t>20Bytes</w:t>
            </w:r>
          </w:p>
        </w:tc>
      </w:tr>
      <w:tr w:rsidR="00233EFE" w:rsidRPr="00FF3F12" w14:paraId="2E12F997" w14:textId="77777777" w:rsidTr="007B52C3">
        <w:trPr>
          <w:trHeight w:val="254"/>
        </w:trPr>
        <w:tc>
          <w:tcPr>
            <w:tcW w:w="0" w:type="auto"/>
          </w:tcPr>
          <w:p w14:paraId="4FC21765" w14:textId="77777777" w:rsidR="00233EFE" w:rsidRPr="00FF3F12" w:rsidRDefault="00233EFE" w:rsidP="00257845">
            <w:pPr>
              <w:rPr>
                <w:rFonts w:ascii="仿宋" w:hAnsi="仿宋" w:cs="Times New Roman"/>
              </w:rPr>
            </w:pPr>
            <w:r w:rsidRPr="00FF3F12">
              <w:rPr>
                <w:rFonts w:ascii="仿宋" w:hAnsi="仿宋" w:cs="Times New Roman"/>
              </w:rPr>
              <w:t>0x7</w:t>
            </w:r>
          </w:p>
        </w:tc>
        <w:tc>
          <w:tcPr>
            <w:tcW w:w="0" w:type="auto"/>
          </w:tcPr>
          <w:p w14:paraId="640850DC" w14:textId="3270ECB6" w:rsidR="00233EFE" w:rsidRPr="00FF3F12" w:rsidRDefault="00233EFE" w:rsidP="00257845">
            <w:pPr>
              <w:rPr>
                <w:rFonts w:ascii="仿宋" w:hAnsi="仿宋" w:cs="Times New Roman"/>
              </w:rPr>
            </w:pPr>
            <w:r w:rsidRPr="00FF3F12">
              <w:rPr>
                <w:rFonts w:ascii="仿宋" w:hAnsi="仿宋" w:cs="Times New Roman" w:hint="eastAsia"/>
              </w:rPr>
              <w:t>对应的</w:t>
            </w:r>
            <w:r w:rsidR="00631851" w:rsidRPr="00FF3F12">
              <w:rPr>
                <w:rFonts w:ascii="仿宋" w:hAnsi="仿宋" w:cs="Times New Roman"/>
              </w:rPr>
              <w:t>SEAID</w:t>
            </w:r>
            <w:r w:rsidR="00FF457D" w:rsidRPr="00FF3F12">
              <w:rPr>
                <w:rFonts w:ascii="仿宋" w:hAnsi="仿宋" w:cs="Times New Roman"/>
              </w:rPr>
              <w:t>-n</w:t>
            </w:r>
            <w:r w:rsidRPr="00FF3F12">
              <w:rPr>
                <w:rFonts w:ascii="仿宋" w:hAnsi="仿宋" w:cs="Times New Roman" w:hint="eastAsia"/>
              </w:rPr>
              <w:t>字段长度</w:t>
            </w:r>
            <w:r w:rsidRPr="00FF3F12">
              <w:rPr>
                <w:rFonts w:ascii="仿宋" w:hAnsi="仿宋" w:cs="Times New Roman"/>
              </w:rPr>
              <w:t>32Bytes</w:t>
            </w:r>
          </w:p>
        </w:tc>
      </w:tr>
      <w:tr w:rsidR="00281666" w:rsidRPr="00FF3F12" w14:paraId="3AA92175" w14:textId="77777777" w:rsidTr="007B52C3">
        <w:trPr>
          <w:trHeight w:val="254"/>
        </w:trPr>
        <w:tc>
          <w:tcPr>
            <w:tcW w:w="0" w:type="auto"/>
          </w:tcPr>
          <w:p w14:paraId="700F3FFB" w14:textId="65BD4AE8" w:rsidR="00281666" w:rsidRPr="00FF3F12" w:rsidRDefault="00281666" w:rsidP="00257845">
            <w:pPr>
              <w:rPr>
                <w:rFonts w:ascii="仿宋" w:hAnsi="仿宋" w:cs="Times New Roman"/>
              </w:rPr>
            </w:pPr>
            <w:r w:rsidRPr="00FF3F12">
              <w:rPr>
                <w:rFonts w:ascii="仿宋" w:hAnsi="仿宋" w:cs="Times New Roman"/>
              </w:rPr>
              <w:t>0x8-0xF</w:t>
            </w:r>
          </w:p>
        </w:tc>
        <w:tc>
          <w:tcPr>
            <w:tcW w:w="0" w:type="auto"/>
          </w:tcPr>
          <w:p w14:paraId="14166839" w14:textId="75CAB026" w:rsidR="00281666" w:rsidRPr="00FF3F12" w:rsidRDefault="00203B51" w:rsidP="00257845">
            <w:pPr>
              <w:rPr>
                <w:rFonts w:ascii="仿宋" w:hAnsi="仿宋" w:cs="Times New Roman"/>
              </w:rPr>
            </w:pPr>
            <w:ins w:id="224" w:author="Li Yang" w:date="2023-03-06T18:02:00Z">
              <w:r w:rsidRPr="00FF3F12">
                <w:rPr>
                  <w:rFonts w:ascii="仿宋" w:hAnsi="仿宋" w:cs="Times New Roman" w:hint="eastAsia"/>
                </w:rPr>
                <w:t>预留</w:t>
              </w:r>
            </w:ins>
            <w:del w:id="225" w:author="Li Yang" w:date="2023-03-06T18:02:00Z">
              <w:r w:rsidR="00281666" w:rsidRPr="00FF3F12" w:rsidDel="00203B51">
                <w:rPr>
                  <w:rFonts w:ascii="仿宋" w:hAnsi="仿宋" w:cs="Times New Roman" w:hint="eastAsia"/>
                </w:rPr>
                <w:delText>保留</w:delText>
              </w:r>
            </w:del>
          </w:p>
        </w:tc>
      </w:tr>
    </w:tbl>
    <w:p w14:paraId="1E9B1A78" w14:textId="3F532138" w:rsidR="00870F60" w:rsidRPr="00FF3F12" w:rsidDel="0022052B" w:rsidRDefault="00870F60" w:rsidP="00870F60">
      <w:pPr>
        <w:rPr>
          <w:del w:id="226" w:author="Li Yang" w:date="2023-03-06T15:30:00Z"/>
          <w:rFonts w:ascii="仿宋" w:hAnsi="仿宋" w:cs="Times New Roman"/>
        </w:rPr>
      </w:pPr>
    </w:p>
    <w:p w14:paraId="732E40F3" w14:textId="77777777" w:rsidR="00870F60" w:rsidRPr="00FF3F12" w:rsidRDefault="00870F60" w:rsidP="00AC70D1">
      <w:pPr>
        <w:rPr>
          <w:rFonts w:ascii="仿宋" w:hAnsi="仿宋" w:cs="Times New Roman"/>
        </w:rPr>
      </w:pPr>
    </w:p>
    <w:p w14:paraId="613EEA4F" w14:textId="0C849703" w:rsidR="005336B1" w:rsidRPr="00FF3F12" w:rsidRDefault="009A155E" w:rsidP="005336B1">
      <w:pPr>
        <w:pStyle w:val="ab"/>
        <w:numPr>
          <w:ilvl w:val="0"/>
          <w:numId w:val="18"/>
        </w:numPr>
        <w:ind w:firstLineChars="0"/>
        <w:rPr>
          <w:rFonts w:ascii="仿宋" w:hAnsi="仿宋" w:cs="Times New Roman"/>
          <w:sz w:val="21"/>
        </w:rPr>
      </w:pPr>
      <w:r w:rsidRPr="00FF3F12">
        <w:rPr>
          <w:rFonts w:ascii="仿宋" w:hAnsi="仿宋" w:cs="Times New Roman"/>
          <w:b/>
          <w:sz w:val="21"/>
        </w:rPr>
        <w:t>Preference</w:t>
      </w:r>
      <w:r w:rsidRPr="00FF3F12">
        <w:rPr>
          <w:rFonts w:ascii="仿宋" w:hAnsi="仿宋" w:cs="Times New Roman"/>
          <w:sz w:val="21"/>
        </w:rPr>
        <w:t>：</w:t>
      </w:r>
      <w:r w:rsidRPr="00FF3F12" w:rsidDel="00EE1797">
        <w:rPr>
          <w:rFonts w:ascii="仿宋" w:hAnsi="仿宋" w:cs="Times New Roman"/>
          <w:sz w:val="21"/>
        </w:rPr>
        <w:t xml:space="preserve"> </w:t>
      </w:r>
      <w:r w:rsidR="00F33072" w:rsidRPr="00FF3F12">
        <w:rPr>
          <w:rFonts w:ascii="仿宋" w:hAnsi="仿宋" w:cs="Times New Roman"/>
          <w:sz w:val="21"/>
        </w:rPr>
        <w:t>56</w:t>
      </w:r>
      <w:r w:rsidR="00323D17" w:rsidRPr="00FF3F12">
        <w:rPr>
          <w:rFonts w:ascii="仿宋" w:hAnsi="仿宋" w:cs="Times New Roman"/>
          <w:sz w:val="21"/>
        </w:rPr>
        <w:t>bits</w:t>
      </w:r>
      <w:r w:rsidRPr="00FF3F12">
        <w:rPr>
          <w:rFonts w:ascii="仿宋" w:hAnsi="仿宋" w:cs="Times New Roman" w:hint="eastAsia"/>
          <w:sz w:val="21"/>
        </w:rPr>
        <w:t>，表示</w:t>
      </w:r>
      <w:ins w:id="227" w:author="Li Yang" w:date="2023-03-15T15:26:00Z">
        <w:r w:rsidR="00CB2FAE" w:rsidRPr="00FF3F12">
          <w:rPr>
            <w:rFonts w:ascii="仿宋" w:hAnsi="仿宋" w:cs="Times New Roman"/>
            <w:sz w:val="21"/>
          </w:rPr>
          <w:t>IDP</w:t>
        </w:r>
        <w:r w:rsidR="00CB2FAE" w:rsidRPr="00FF3F12">
          <w:rPr>
            <w:rFonts w:ascii="仿宋" w:hAnsi="仿宋" w:cs="Times New Roman" w:hint="eastAsia"/>
            <w:sz w:val="21"/>
          </w:rPr>
          <w:t>处理</w:t>
        </w:r>
      </w:ins>
      <w:r w:rsidRPr="00FF3F12">
        <w:rPr>
          <w:rFonts w:ascii="仿宋" w:hAnsi="仿宋" w:cs="Times New Roman" w:hint="eastAsia"/>
          <w:sz w:val="21"/>
        </w:rPr>
        <w:t>偏好值</w:t>
      </w:r>
      <w:r w:rsidR="00E44973" w:rsidRPr="00FF3F12">
        <w:rPr>
          <w:rFonts w:ascii="仿宋" w:hAnsi="仿宋" w:cs="Times New Roman" w:hint="eastAsia"/>
          <w:sz w:val="21"/>
        </w:rPr>
        <w:t>，具体格式如下</w:t>
      </w:r>
      <w:r w:rsidRPr="00FF3F12">
        <w:rPr>
          <w:rFonts w:ascii="仿宋" w:hAnsi="仿宋" w:cs="Times New Roman" w:hint="eastAsia"/>
          <w:sz w:val="21"/>
        </w:rPr>
        <w:t>。</w:t>
      </w:r>
    </w:p>
    <w:bookmarkStart w:id="228" w:name="_Hlk117613312"/>
    <w:bookmarkStart w:id="229" w:name="_Hlk116603548"/>
    <w:p w14:paraId="62910869" w14:textId="65B4182C" w:rsidR="00E44973" w:rsidRPr="00FF3F12" w:rsidRDefault="008E75D0" w:rsidP="00E44973">
      <w:pPr>
        <w:rPr>
          <w:rFonts w:ascii="仿宋" w:hAnsi="仿宋"/>
        </w:rPr>
      </w:pPr>
      <w:del w:id="230" w:author="Li Yang" w:date="2023-03-06T15:45:00Z">
        <w:r w:rsidRPr="00915C0F" w:rsidDel="00F80FEB">
          <w:rPr>
            <w:rFonts w:ascii="仿宋" w:hAnsi="仿宋"/>
          </w:rPr>
          <w:object w:dxaOrig="9401" w:dyaOrig="1581" w14:anchorId="5EC2B4B4">
            <v:shape id="_x0000_i1029" type="#_x0000_t75" style="width:415pt;height:69pt" o:ole="">
              <v:imagedata r:id="rId19" o:title=""/>
            </v:shape>
            <o:OLEObject Type="Embed" ProgID="Visio.Drawing.15" ShapeID="_x0000_i1029" DrawAspect="Content" ObjectID="_1745846772" r:id="rId20"/>
          </w:object>
        </w:r>
      </w:del>
      <w:bookmarkEnd w:id="228"/>
      <w:ins w:id="231" w:author="Li Yang" w:date="2023-03-06T15:45:00Z">
        <w:r w:rsidR="00F80FEB" w:rsidRPr="006F72A9">
          <w:rPr>
            <w:rFonts w:ascii="仿宋" w:hAnsi="仿宋"/>
          </w:rPr>
          <w:object w:dxaOrig="9201" w:dyaOrig="1591" w14:anchorId="1E08A31B">
            <v:shape id="_x0000_i1030" type="#_x0000_t75" style="width:415pt;height:1in" o:ole="">
              <v:imagedata r:id="rId21" o:title=""/>
            </v:shape>
            <o:OLEObject Type="Embed" ProgID="Visio.Drawing.15" ShapeID="_x0000_i1030" DrawAspect="Content" ObjectID="_1745846773" r:id="rId22"/>
          </w:object>
        </w:r>
      </w:ins>
    </w:p>
    <w:p w14:paraId="70FC8E17" w14:textId="7CD7473E" w:rsidR="00E44973" w:rsidRPr="00FF3F12" w:rsidRDefault="00E44973" w:rsidP="00E44973">
      <w:pPr>
        <w:jc w:val="center"/>
        <w:rPr>
          <w:rFonts w:ascii="仿宋" w:hAnsi="仿宋" w:cs="Times New Roman"/>
          <w:szCs w:val="21"/>
        </w:rPr>
      </w:pPr>
      <w:r w:rsidRPr="00FF3F12">
        <w:rPr>
          <w:rFonts w:ascii="仿宋" w:hAnsi="仿宋" w:cs="Times New Roman" w:hint="eastAsia"/>
          <w:szCs w:val="21"/>
        </w:rPr>
        <w:t>图</w:t>
      </w:r>
      <w:r w:rsidRPr="00FF3F12">
        <w:rPr>
          <w:rFonts w:ascii="仿宋" w:hAnsi="仿宋" w:cs="Times New Roman"/>
          <w:szCs w:val="21"/>
        </w:rPr>
        <w:t xml:space="preserve"> </w:t>
      </w:r>
      <w:r w:rsidRPr="00915C0F">
        <w:rPr>
          <w:rFonts w:ascii="仿宋" w:hAnsi="仿宋" w:cs="Times New Roman"/>
          <w:szCs w:val="21"/>
        </w:rPr>
        <w:fldChar w:fldCharType="begin"/>
      </w:r>
      <w:r w:rsidRPr="00FF3F12">
        <w:rPr>
          <w:rFonts w:ascii="仿宋" w:hAnsi="仿宋" w:cs="Times New Roman"/>
          <w:szCs w:val="21"/>
        </w:rPr>
        <w:instrText xml:space="preserve"> SEQ </w:instrText>
      </w:r>
      <w:r w:rsidRPr="00FF3F12">
        <w:rPr>
          <w:rFonts w:ascii="仿宋" w:hAnsi="仿宋" w:cs="Times New Roman" w:hint="eastAsia"/>
          <w:szCs w:val="21"/>
        </w:rPr>
        <w:instrText>图</w:instrText>
      </w:r>
      <w:r w:rsidRPr="00FF3F12">
        <w:rPr>
          <w:rFonts w:ascii="仿宋" w:hAnsi="仿宋" w:cs="Times New Roman"/>
          <w:szCs w:val="21"/>
        </w:rPr>
        <w:instrText xml:space="preserve"> \* ARABIC </w:instrText>
      </w:r>
      <w:r w:rsidRPr="00915C0F">
        <w:rPr>
          <w:rFonts w:ascii="仿宋" w:hAnsi="仿宋" w:cs="Times New Roman"/>
          <w:szCs w:val="21"/>
        </w:rPr>
        <w:fldChar w:fldCharType="separate"/>
      </w:r>
      <w:r w:rsidR="0079115A">
        <w:rPr>
          <w:rFonts w:ascii="仿宋" w:hAnsi="仿宋" w:cs="Times New Roman"/>
          <w:noProof/>
          <w:szCs w:val="21"/>
        </w:rPr>
        <w:t>4</w:t>
      </w:r>
      <w:r w:rsidRPr="00915C0F">
        <w:rPr>
          <w:rFonts w:ascii="仿宋" w:hAnsi="仿宋" w:cs="Times New Roman"/>
          <w:szCs w:val="21"/>
        </w:rPr>
        <w:fldChar w:fldCharType="end"/>
      </w:r>
      <w:r w:rsidRPr="00FF3F12">
        <w:rPr>
          <w:rFonts w:ascii="仿宋" w:hAnsi="仿宋" w:cs="Times New Roman"/>
          <w:szCs w:val="21"/>
        </w:rPr>
        <w:t xml:space="preserve">  IDP</w:t>
      </w:r>
      <w:r w:rsidRPr="00FF3F12">
        <w:rPr>
          <w:rFonts w:ascii="仿宋" w:hAnsi="仿宋" w:cs="Times New Roman" w:hint="eastAsia"/>
          <w:szCs w:val="21"/>
        </w:rPr>
        <w:t>首部</w:t>
      </w:r>
      <w:r w:rsidRPr="00FF3F12">
        <w:rPr>
          <w:rFonts w:ascii="仿宋" w:hAnsi="仿宋" w:cs="Times New Roman"/>
          <w:szCs w:val="21"/>
        </w:rPr>
        <w:t>Preference</w:t>
      </w:r>
      <w:r w:rsidRPr="00FF3F12">
        <w:rPr>
          <w:rFonts w:ascii="仿宋" w:hAnsi="仿宋" w:cs="Times New Roman" w:hint="eastAsia"/>
          <w:szCs w:val="21"/>
        </w:rPr>
        <w:t>字段格式</w:t>
      </w:r>
    </w:p>
    <w:p w14:paraId="23E4026A" w14:textId="77777777" w:rsidR="00E44973" w:rsidRPr="00FF3F12" w:rsidRDefault="00E44973" w:rsidP="00E44973">
      <w:pPr>
        <w:jc w:val="center"/>
        <w:rPr>
          <w:rFonts w:ascii="仿宋" w:hAnsi="仿宋" w:cs="Times New Roman"/>
          <w:szCs w:val="21"/>
        </w:rPr>
      </w:pPr>
    </w:p>
    <w:p w14:paraId="7D3D724C" w14:textId="37F43530" w:rsidR="00E44973" w:rsidRPr="00FF3F12" w:rsidRDefault="00E44973" w:rsidP="00E44973">
      <w:pPr>
        <w:ind w:left="420"/>
        <w:rPr>
          <w:rFonts w:ascii="仿宋" w:hAnsi="仿宋"/>
          <w:szCs w:val="21"/>
        </w:rPr>
      </w:pPr>
      <w:r w:rsidRPr="00FF3F12">
        <w:rPr>
          <w:rFonts w:ascii="仿宋" w:hAnsi="仿宋"/>
          <w:b/>
          <w:szCs w:val="21"/>
        </w:rPr>
        <w:t>1</w:t>
      </w:r>
      <w:r w:rsidRPr="00FF3F12">
        <w:rPr>
          <w:rFonts w:ascii="仿宋" w:hAnsi="仿宋" w:hint="eastAsia"/>
          <w:b/>
          <w:szCs w:val="21"/>
        </w:rPr>
        <w:t>）业务标识</w:t>
      </w:r>
      <w:ins w:id="232" w:author="Li Yang" w:date="2023-03-06T15:46:00Z">
        <w:r w:rsidR="00F80FEB" w:rsidRPr="00FF3F12">
          <w:rPr>
            <w:rFonts w:ascii="仿宋" w:hAnsi="仿宋" w:hint="eastAsia"/>
            <w:b/>
            <w:szCs w:val="21"/>
          </w:rPr>
          <w:t>（</w:t>
        </w:r>
        <w:r w:rsidR="00F80FEB" w:rsidRPr="00FF3F12">
          <w:rPr>
            <w:rFonts w:ascii="仿宋" w:hAnsi="仿宋"/>
            <w:b/>
            <w:szCs w:val="21"/>
          </w:rPr>
          <w:t>srvType</w:t>
        </w:r>
        <w:r w:rsidR="00F80FEB" w:rsidRPr="00FF3F12">
          <w:rPr>
            <w:rFonts w:ascii="仿宋" w:hAnsi="仿宋" w:hint="eastAsia"/>
            <w:b/>
            <w:szCs w:val="21"/>
          </w:rPr>
          <w:t>）</w:t>
        </w:r>
      </w:ins>
      <w:r w:rsidRPr="00FF3F12">
        <w:rPr>
          <w:rFonts w:ascii="仿宋" w:hAnsi="仿宋" w:hint="eastAsia"/>
          <w:szCs w:val="21"/>
        </w:rPr>
        <w:t>：</w:t>
      </w:r>
      <w:r w:rsidRPr="00FF3F12">
        <w:rPr>
          <w:rFonts w:ascii="仿宋" w:hAnsi="仿宋"/>
          <w:szCs w:val="21"/>
        </w:rPr>
        <w:t>6bits</w:t>
      </w:r>
      <w:r w:rsidRPr="00FF3F12">
        <w:rPr>
          <w:rFonts w:ascii="仿宋" w:hAnsi="仿宋" w:hint="eastAsia"/>
          <w:szCs w:val="21"/>
        </w:rPr>
        <w:t>，最多可支持</w:t>
      </w:r>
      <w:r w:rsidRPr="00FF3F12">
        <w:rPr>
          <w:rFonts w:ascii="仿宋" w:hAnsi="仿宋"/>
          <w:szCs w:val="21"/>
        </w:rPr>
        <w:t>64</w:t>
      </w:r>
      <w:r w:rsidRPr="00FF3F12">
        <w:rPr>
          <w:rFonts w:ascii="仿宋" w:hAnsi="仿宋" w:hint="eastAsia"/>
          <w:szCs w:val="21"/>
        </w:rPr>
        <w:t>种业务定义，包括：默认、通用业务类型和定制化业务。每种业务对应一个逻辑拓扑，其中：</w:t>
      </w:r>
      <w:r w:rsidRPr="00FF3F12">
        <w:rPr>
          <w:rFonts w:ascii="仿宋" w:hAnsi="仿宋"/>
          <w:szCs w:val="21"/>
        </w:rPr>
        <w:t>0</w:t>
      </w:r>
      <w:r w:rsidRPr="00FF3F12">
        <w:rPr>
          <w:rFonts w:ascii="仿宋" w:hAnsi="仿宋" w:hint="eastAsia"/>
          <w:szCs w:val="21"/>
        </w:rPr>
        <w:t>表示默认拓扑。</w:t>
      </w:r>
    </w:p>
    <w:p w14:paraId="3956CCFD" w14:textId="6C0C4A22" w:rsidR="00E44973" w:rsidRPr="00FF3F12" w:rsidRDefault="00E44973" w:rsidP="00E44973">
      <w:pPr>
        <w:spacing w:beforeLines="50" w:before="156" w:afterLines="50" w:after="156"/>
        <w:ind w:left="420"/>
        <w:rPr>
          <w:rFonts w:ascii="仿宋" w:hAnsi="仿宋"/>
          <w:szCs w:val="21"/>
        </w:rPr>
      </w:pPr>
      <w:r w:rsidRPr="00FF3F12">
        <w:rPr>
          <w:rFonts w:ascii="仿宋" w:hAnsi="仿宋"/>
          <w:b/>
          <w:szCs w:val="21"/>
        </w:rPr>
        <w:t>2</w:t>
      </w:r>
      <w:r w:rsidRPr="00FF3F12">
        <w:rPr>
          <w:rFonts w:ascii="仿宋" w:hAnsi="仿宋" w:hint="eastAsia"/>
          <w:b/>
          <w:szCs w:val="21"/>
        </w:rPr>
        <w:t>）路由策略</w:t>
      </w:r>
      <w:ins w:id="233" w:author="Li Yang" w:date="2023-03-06T15:47:00Z">
        <w:r w:rsidR="00F80FEB" w:rsidRPr="00FF3F12">
          <w:rPr>
            <w:rFonts w:ascii="仿宋" w:hAnsi="仿宋" w:hint="eastAsia"/>
            <w:b/>
            <w:szCs w:val="21"/>
          </w:rPr>
          <w:t>（</w:t>
        </w:r>
        <w:r w:rsidR="00F80FEB" w:rsidRPr="00FF3F12">
          <w:rPr>
            <w:rFonts w:ascii="仿宋" w:hAnsi="仿宋"/>
            <w:b/>
            <w:szCs w:val="21"/>
          </w:rPr>
          <w:t>RoST</w:t>
        </w:r>
        <w:r w:rsidR="00F80FEB" w:rsidRPr="00FF3F12">
          <w:rPr>
            <w:rFonts w:ascii="仿宋" w:hAnsi="仿宋" w:hint="eastAsia"/>
            <w:b/>
            <w:szCs w:val="21"/>
          </w:rPr>
          <w:t>）</w:t>
        </w:r>
      </w:ins>
      <w:r w:rsidRPr="00FF3F12">
        <w:rPr>
          <w:rFonts w:ascii="仿宋" w:hAnsi="仿宋" w:hint="eastAsia"/>
          <w:szCs w:val="21"/>
        </w:rPr>
        <w:t>：</w:t>
      </w:r>
      <w:r w:rsidRPr="00FF3F12">
        <w:rPr>
          <w:rFonts w:ascii="仿宋" w:hAnsi="仿宋"/>
          <w:szCs w:val="21"/>
        </w:rPr>
        <w:t>2bits</w:t>
      </w:r>
      <w:r w:rsidRPr="00FF3F12">
        <w:rPr>
          <w:rFonts w:ascii="仿宋" w:hAnsi="仿宋" w:hint="eastAsia"/>
          <w:szCs w:val="21"/>
        </w:rPr>
        <w:t>，支持</w:t>
      </w:r>
      <w:r w:rsidRPr="00FF3F12">
        <w:rPr>
          <w:rFonts w:ascii="仿宋" w:hAnsi="仿宋"/>
          <w:szCs w:val="21"/>
        </w:rPr>
        <w:t>4</w:t>
      </w:r>
      <w:r w:rsidRPr="00FF3F12">
        <w:rPr>
          <w:rFonts w:ascii="仿宋" w:hAnsi="仿宋" w:hint="eastAsia"/>
          <w:szCs w:val="21"/>
        </w:rPr>
        <w:t>种路由策略，例如：</w:t>
      </w:r>
      <w:r w:rsidRPr="00FF3F12">
        <w:rPr>
          <w:rFonts w:ascii="仿宋" w:hAnsi="仿宋"/>
          <w:szCs w:val="21"/>
        </w:rPr>
        <w:t>DHT</w:t>
      </w:r>
      <w:r w:rsidRPr="00FF3F12">
        <w:rPr>
          <w:rFonts w:ascii="仿宋" w:hAnsi="仿宋" w:hint="eastAsia"/>
          <w:szCs w:val="21"/>
        </w:rPr>
        <w:t>策略（</w:t>
      </w:r>
      <w:r w:rsidRPr="00FF3F12">
        <w:rPr>
          <w:rFonts w:ascii="仿宋" w:hAnsi="仿宋"/>
          <w:szCs w:val="21"/>
        </w:rPr>
        <w:t>IPFS</w:t>
      </w:r>
      <w:r w:rsidRPr="00FF3F12">
        <w:rPr>
          <w:rFonts w:ascii="仿宋" w:hAnsi="仿宋" w:hint="eastAsia"/>
          <w:szCs w:val="21"/>
        </w:rPr>
        <w:t>路由）、最短路径策略等。其中：</w:t>
      </w:r>
      <w:r w:rsidRPr="00FF3F12">
        <w:rPr>
          <w:rFonts w:ascii="仿宋" w:hAnsi="仿宋"/>
          <w:szCs w:val="21"/>
        </w:rPr>
        <w:t>0</w:t>
      </w:r>
      <w:r w:rsidRPr="00FF3F12">
        <w:rPr>
          <w:rFonts w:ascii="仿宋" w:hAnsi="仿宋" w:hint="eastAsia"/>
          <w:szCs w:val="21"/>
        </w:rPr>
        <w:t>表示默认策略。</w:t>
      </w:r>
    </w:p>
    <w:p w14:paraId="5202D7A8" w14:textId="43BB0709" w:rsidR="00E44973" w:rsidRPr="00FF3F12" w:rsidDel="00F80FEB" w:rsidRDefault="00E44973" w:rsidP="00860BF9">
      <w:pPr>
        <w:spacing w:beforeLines="50" w:before="156" w:afterLines="50" w:after="156"/>
        <w:ind w:left="420"/>
        <w:rPr>
          <w:del w:id="234" w:author="Li Yang" w:date="2023-03-06T15:47:00Z"/>
          <w:rFonts w:ascii="仿宋" w:hAnsi="仿宋"/>
          <w:szCs w:val="21"/>
        </w:rPr>
      </w:pPr>
      <w:r w:rsidRPr="00FF3F12">
        <w:rPr>
          <w:rFonts w:ascii="仿宋" w:hAnsi="仿宋"/>
          <w:b/>
          <w:szCs w:val="21"/>
        </w:rPr>
        <w:t>3</w:t>
      </w:r>
      <w:r w:rsidRPr="00FF3F12">
        <w:rPr>
          <w:rFonts w:ascii="仿宋" w:hAnsi="仿宋" w:hint="eastAsia"/>
          <w:b/>
          <w:szCs w:val="21"/>
        </w:rPr>
        <w:t>）</w:t>
      </w:r>
      <w:ins w:id="235" w:author="Li Yang" w:date="2023-03-06T15:47:00Z">
        <w:r w:rsidR="00F80FEB" w:rsidRPr="00FF3F12">
          <w:rPr>
            <w:rFonts w:ascii="仿宋" w:hAnsi="仿宋" w:hint="eastAsia"/>
            <w:b/>
            <w:szCs w:val="21"/>
          </w:rPr>
          <w:t>队列优先级（</w:t>
        </w:r>
        <w:r w:rsidR="00F80FEB" w:rsidRPr="00FF3F12">
          <w:rPr>
            <w:rFonts w:ascii="仿宋" w:hAnsi="仿宋"/>
            <w:b/>
            <w:szCs w:val="21"/>
          </w:rPr>
          <w:t>QP</w:t>
        </w:r>
        <w:r w:rsidR="00F80FEB" w:rsidRPr="00FF3F12">
          <w:rPr>
            <w:rFonts w:ascii="仿宋" w:hAnsi="仿宋" w:hint="eastAsia"/>
            <w:b/>
            <w:szCs w:val="21"/>
          </w:rPr>
          <w:t>）：</w:t>
        </w:r>
        <w:r w:rsidR="00F80FEB" w:rsidRPr="00FF3F12">
          <w:rPr>
            <w:rFonts w:ascii="仿宋" w:hAnsi="仿宋"/>
            <w:szCs w:val="21"/>
          </w:rPr>
          <w:t>8bits</w:t>
        </w:r>
        <w:r w:rsidR="00F80FEB" w:rsidRPr="00FF3F12">
          <w:rPr>
            <w:rFonts w:ascii="仿宋" w:hAnsi="仿宋" w:hint="eastAsia"/>
            <w:szCs w:val="21"/>
          </w:rPr>
          <w:t>，用于标识数据包在队列中的处理优先级，最多支持</w:t>
        </w:r>
        <w:r w:rsidR="00F80FEB" w:rsidRPr="00FF3F12">
          <w:rPr>
            <w:rFonts w:ascii="仿宋" w:hAnsi="仿宋"/>
            <w:szCs w:val="21"/>
          </w:rPr>
          <w:t>256</w:t>
        </w:r>
        <w:r w:rsidR="00F80FEB" w:rsidRPr="00FF3F12">
          <w:rPr>
            <w:rFonts w:ascii="仿宋" w:hAnsi="仿宋" w:hint="eastAsia"/>
            <w:szCs w:val="21"/>
          </w:rPr>
          <w:t>个优先级，每个优先级可以映射到一个或多个队列。</w:t>
        </w:r>
      </w:ins>
      <w:del w:id="236" w:author="Li Yang" w:date="2023-03-06T15:47:00Z">
        <w:r w:rsidRPr="00FF3F12" w:rsidDel="00F80FEB">
          <w:rPr>
            <w:rFonts w:ascii="仿宋" w:hAnsi="仿宋" w:hint="eastAsia"/>
            <w:szCs w:val="21"/>
          </w:rPr>
          <w:delText>网内处理需求（</w:delText>
        </w:r>
        <w:r w:rsidRPr="00FF3F12" w:rsidDel="00F80FEB">
          <w:rPr>
            <w:rFonts w:ascii="仿宋" w:hAnsi="仿宋"/>
            <w:szCs w:val="21"/>
          </w:rPr>
          <w:delText>INP Intent</w:delText>
        </w:r>
        <w:r w:rsidRPr="00FF3F12" w:rsidDel="00F80FEB">
          <w:rPr>
            <w:rFonts w:ascii="仿宋" w:hAnsi="仿宋" w:hint="eastAsia"/>
            <w:szCs w:val="21"/>
          </w:rPr>
          <w:delText>）：</w:delText>
        </w:r>
        <w:r w:rsidRPr="00FF3F12" w:rsidDel="00F80FEB">
          <w:rPr>
            <w:rFonts w:ascii="仿宋" w:hAnsi="仿宋"/>
            <w:szCs w:val="21"/>
          </w:rPr>
          <w:delText>1bit</w:delText>
        </w:r>
        <w:r w:rsidRPr="00FF3F12" w:rsidDel="00F80FEB">
          <w:rPr>
            <w:rFonts w:ascii="仿宋" w:hAnsi="仿宋" w:hint="eastAsia"/>
            <w:szCs w:val="21"/>
          </w:rPr>
          <w:delText>，此字段用于标识数据包是否存在网内处理的需求，如：缓存、算力服务等。</w:delText>
        </w:r>
        <w:r w:rsidRPr="00FF3F12" w:rsidDel="00F80FEB">
          <w:rPr>
            <w:rFonts w:ascii="仿宋" w:hAnsi="仿宋"/>
            <w:szCs w:val="21"/>
          </w:rPr>
          <w:delText>0</w:delText>
        </w:r>
        <w:r w:rsidRPr="00FF3F12" w:rsidDel="00F80FEB">
          <w:rPr>
            <w:rFonts w:ascii="仿宋" w:hAnsi="仿宋" w:hint="eastAsia"/>
            <w:szCs w:val="21"/>
          </w:rPr>
          <w:delText>表示无网内处理需求，</w:delText>
        </w:r>
        <w:r w:rsidRPr="00FF3F12" w:rsidDel="00F80FEB">
          <w:rPr>
            <w:rFonts w:ascii="仿宋" w:hAnsi="仿宋"/>
            <w:szCs w:val="21"/>
          </w:rPr>
          <w:delText>1</w:delText>
        </w:r>
        <w:r w:rsidRPr="00FF3F12" w:rsidDel="00F80FEB">
          <w:rPr>
            <w:rFonts w:ascii="仿宋" w:hAnsi="仿宋" w:hint="eastAsia"/>
            <w:szCs w:val="21"/>
          </w:rPr>
          <w:delText>表示有网内处理需求。</w:delText>
        </w:r>
      </w:del>
    </w:p>
    <w:p w14:paraId="7909AFA5" w14:textId="77777777" w:rsidR="00F80FEB" w:rsidRPr="00FF3F12" w:rsidRDefault="00F80FEB" w:rsidP="00860BF9">
      <w:pPr>
        <w:spacing w:beforeLines="50" w:before="156" w:afterLines="50" w:after="156"/>
        <w:ind w:left="420"/>
        <w:rPr>
          <w:ins w:id="237" w:author="Li Yang" w:date="2023-03-06T15:48:00Z"/>
          <w:rFonts w:ascii="仿宋" w:hAnsi="仿宋"/>
          <w:szCs w:val="21"/>
        </w:rPr>
      </w:pPr>
    </w:p>
    <w:p w14:paraId="52182863" w14:textId="12F089D5" w:rsidR="00E44973" w:rsidRPr="00FF3F12" w:rsidDel="00F80FEB" w:rsidRDefault="00E44973" w:rsidP="00F80FEB">
      <w:pPr>
        <w:ind w:left="420"/>
        <w:rPr>
          <w:del w:id="238" w:author="Li Yang" w:date="2023-03-06T15:47:00Z"/>
          <w:rFonts w:ascii="仿宋" w:hAnsi="仿宋"/>
          <w:b/>
          <w:szCs w:val="21"/>
        </w:rPr>
      </w:pPr>
      <w:del w:id="239" w:author="Li Yang" w:date="2023-03-06T15:47:00Z">
        <w:r w:rsidRPr="00FF3F12" w:rsidDel="00F80FEB">
          <w:rPr>
            <w:rFonts w:ascii="仿宋" w:hAnsi="仿宋" w:hint="eastAsia"/>
            <w:b/>
            <w:szCs w:val="21"/>
          </w:rPr>
          <w:delText>备注：</w:delText>
        </w:r>
        <w:r w:rsidRPr="00FF3F12" w:rsidDel="00F80FEB">
          <w:rPr>
            <w:rFonts w:ascii="仿宋" w:hAnsi="仿宋" w:hint="eastAsia"/>
            <w:szCs w:val="21"/>
          </w:rPr>
          <w:delText>当该字段为</w:delText>
        </w:r>
        <w:r w:rsidRPr="00FF3F12" w:rsidDel="00F80FEB">
          <w:rPr>
            <w:rFonts w:ascii="仿宋" w:hAnsi="仿宋"/>
            <w:szCs w:val="21"/>
          </w:rPr>
          <w:delText>1</w:delText>
        </w:r>
        <w:r w:rsidRPr="00FF3F12" w:rsidDel="00F80FEB">
          <w:rPr>
            <w:rFonts w:ascii="仿宋" w:hAnsi="仿宋" w:hint="eastAsia"/>
            <w:szCs w:val="21"/>
          </w:rPr>
          <w:delText>时，网络节点需要查看传输层的偏好字段，并进行相应的处理。</w:delText>
        </w:r>
      </w:del>
    </w:p>
    <w:p w14:paraId="3617C474" w14:textId="275F45BA" w:rsidR="00E44973" w:rsidRPr="00FF3F12" w:rsidDel="00F80FEB" w:rsidRDefault="00E44973" w:rsidP="00860BF9">
      <w:pPr>
        <w:rPr>
          <w:del w:id="240" w:author="Li Yang" w:date="2023-03-06T15:47:00Z"/>
          <w:rFonts w:ascii="仿宋" w:hAnsi="仿宋" w:cs="Times New Roman"/>
          <w:szCs w:val="21"/>
        </w:rPr>
      </w:pPr>
      <w:del w:id="241" w:author="Li Yang" w:date="2023-03-06T15:47:00Z">
        <w:r w:rsidRPr="00FF3F12" w:rsidDel="00F80FEB">
          <w:rPr>
            <w:rFonts w:ascii="仿宋" w:hAnsi="仿宋"/>
            <w:b/>
            <w:szCs w:val="21"/>
          </w:rPr>
          <w:delText>4</w:delText>
        </w:r>
        <w:r w:rsidRPr="00FF3F12" w:rsidDel="00F80FEB">
          <w:rPr>
            <w:rFonts w:ascii="仿宋" w:hAnsi="仿宋" w:hint="eastAsia"/>
            <w:b/>
            <w:szCs w:val="21"/>
          </w:rPr>
          <w:delText>）变路径参数：</w:delText>
        </w:r>
        <w:r w:rsidR="00AF7875" w:rsidRPr="00FF3F12" w:rsidDel="00F80FEB">
          <w:rPr>
            <w:rFonts w:ascii="仿宋" w:hAnsi="仿宋"/>
            <w:szCs w:val="21"/>
          </w:rPr>
          <w:delText>7</w:delText>
        </w:r>
        <w:r w:rsidRPr="00FF3F12" w:rsidDel="00F80FEB">
          <w:rPr>
            <w:rFonts w:ascii="仿宋" w:hAnsi="仿宋"/>
            <w:szCs w:val="21"/>
          </w:rPr>
          <w:delText>bit</w:delText>
        </w:r>
        <w:r w:rsidR="00324F00" w:rsidRPr="00FF3F12" w:rsidDel="00F80FEB">
          <w:rPr>
            <w:rFonts w:ascii="仿宋" w:hAnsi="仿宋"/>
            <w:szCs w:val="21"/>
          </w:rPr>
          <w:delText>s</w:delText>
        </w:r>
        <w:r w:rsidRPr="00FF3F12" w:rsidDel="00F80FEB">
          <w:rPr>
            <w:rFonts w:ascii="仿宋" w:hAnsi="仿宋" w:hint="eastAsia"/>
            <w:szCs w:val="21"/>
          </w:rPr>
          <w:delText>，用于</w:delText>
        </w:r>
        <w:r w:rsidR="00324F00" w:rsidRPr="00FF3F12" w:rsidDel="00F80FEB">
          <w:rPr>
            <w:rFonts w:ascii="仿宋" w:hAnsi="仿宋" w:hint="eastAsia"/>
            <w:szCs w:val="21"/>
          </w:rPr>
          <w:delText>指示</w:delText>
        </w:r>
        <w:r w:rsidR="00AF7875" w:rsidRPr="00FF3F12" w:rsidDel="00F80FEB">
          <w:rPr>
            <w:rFonts w:ascii="仿宋" w:hAnsi="仿宋" w:hint="eastAsia"/>
            <w:szCs w:val="21"/>
          </w:rPr>
          <w:delText>如何进行</w:delText>
        </w:r>
        <w:r w:rsidRPr="00FF3F12" w:rsidDel="00F80FEB">
          <w:rPr>
            <w:rFonts w:ascii="仿宋" w:hAnsi="仿宋" w:hint="eastAsia"/>
            <w:szCs w:val="21"/>
          </w:rPr>
          <w:delText>变路径的参数，此字段用于指导</w:delText>
        </w:r>
        <w:r w:rsidR="00324F00" w:rsidRPr="00FF3F12" w:rsidDel="00F80FEB">
          <w:rPr>
            <w:rFonts w:ascii="仿宋" w:hAnsi="仿宋" w:hint="eastAsia"/>
            <w:szCs w:val="21"/>
          </w:rPr>
          <w:delText>如何</w:delText>
        </w:r>
        <w:r w:rsidRPr="00FF3F12" w:rsidDel="00F80FEB">
          <w:rPr>
            <w:rFonts w:ascii="仿宋" w:hAnsi="仿宋" w:hint="eastAsia"/>
            <w:szCs w:val="21"/>
          </w:rPr>
          <w:delText>调整</w:delText>
        </w:r>
        <w:r w:rsidRPr="00FF3F12" w:rsidDel="00F80FEB">
          <w:rPr>
            <w:rFonts w:ascii="仿宋" w:hAnsi="仿宋" w:cs="Times New Roman" w:hint="eastAsia"/>
            <w:szCs w:val="21"/>
          </w:rPr>
          <w:delText>拓扑和路由策略</w:delText>
        </w:r>
        <w:r w:rsidRPr="00FF3F12" w:rsidDel="00F80FEB">
          <w:rPr>
            <w:rFonts w:ascii="仿宋" w:hAnsi="仿宋" w:hint="eastAsia"/>
            <w:szCs w:val="21"/>
          </w:rPr>
          <w:delText>。</w:delText>
        </w:r>
        <w:r w:rsidR="00AF7875" w:rsidRPr="00FF3F12" w:rsidDel="00F80FEB">
          <w:rPr>
            <w:rFonts w:ascii="仿宋" w:hAnsi="仿宋" w:hint="eastAsia"/>
            <w:szCs w:val="21"/>
          </w:rPr>
          <w:delText>当该字段为</w:delText>
        </w:r>
        <w:r w:rsidR="00AF7875" w:rsidRPr="00FF3F12" w:rsidDel="00F80FEB">
          <w:rPr>
            <w:rFonts w:ascii="仿宋" w:hAnsi="仿宋"/>
            <w:szCs w:val="21"/>
          </w:rPr>
          <w:delText>0时表示</w:delText>
        </w:r>
        <w:r w:rsidR="00AF7875" w:rsidRPr="00FF3F12" w:rsidDel="00F80FEB">
          <w:rPr>
            <w:rFonts w:ascii="仿宋" w:hAnsi="仿宋" w:cs="Times New Roman" w:hint="eastAsia"/>
            <w:szCs w:val="21"/>
          </w:rPr>
          <w:delText>不进行变路径操作。</w:delText>
        </w:r>
      </w:del>
    </w:p>
    <w:p w14:paraId="48D85E99" w14:textId="5FD53F76" w:rsidR="00E44973" w:rsidRPr="00FF3F12" w:rsidDel="00F80FEB" w:rsidRDefault="00E44973" w:rsidP="00860BF9">
      <w:pPr>
        <w:ind w:left="420"/>
        <w:rPr>
          <w:del w:id="242" w:author="Li Yang" w:date="2023-03-06T15:47:00Z"/>
          <w:rFonts w:ascii="仿宋" w:hAnsi="仿宋"/>
          <w:szCs w:val="21"/>
        </w:rPr>
      </w:pPr>
      <w:del w:id="243" w:author="Li Yang" w:date="2023-03-06T15:47:00Z">
        <w:r w:rsidRPr="00FF3F12" w:rsidDel="00F80FEB">
          <w:rPr>
            <w:rFonts w:ascii="仿宋" w:hAnsi="仿宋" w:cs="Times New Roman" w:hint="eastAsia"/>
            <w:b/>
            <w:szCs w:val="21"/>
          </w:rPr>
          <w:delText>备注</w:delText>
        </w:r>
        <w:r w:rsidR="00BF7BA6" w:rsidRPr="00FF3F12" w:rsidDel="00F80FEB">
          <w:rPr>
            <w:rFonts w:ascii="仿宋" w:hAnsi="仿宋" w:cs="Times New Roman" w:hint="eastAsia"/>
            <w:b/>
            <w:szCs w:val="21"/>
          </w:rPr>
          <w:delText>示例</w:delText>
        </w:r>
        <w:r w:rsidRPr="00FF3F12" w:rsidDel="00F80FEB">
          <w:rPr>
            <w:rFonts w:ascii="仿宋" w:hAnsi="仿宋" w:cs="Times New Roman" w:hint="eastAsia"/>
            <w:b/>
            <w:szCs w:val="21"/>
          </w:rPr>
          <w:delText>：</w:delText>
        </w:r>
        <w:r w:rsidRPr="00FF3F12" w:rsidDel="00F80FEB">
          <w:rPr>
            <w:rFonts w:ascii="仿宋" w:hAnsi="仿宋" w:cs="Times New Roman" w:hint="eastAsia"/>
            <w:szCs w:val="21"/>
          </w:rPr>
          <w:delText>传输过程中：网络节点检测和收集各个端口的队列情况，当判定无法</w:delText>
        </w:r>
        <w:r w:rsidR="00AF7875" w:rsidRPr="00FF3F12" w:rsidDel="00F80FEB">
          <w:rPr>
            <w:rFonts w:ascii="仿宋" w:hAnsi="仿宋" w:cs="Times New Roman" w:hint="eastAsia"/>
            <w:szCs w:val="21"/>
          </w:rPr>
          <w:delText>满足</w:delText>
        </w:r>
        <w:r w:rsidRPr="00FF3F12" w:rsidDel="00F80FEB">
          <w:rPr>
            <w:rFonts w:ascii="仿宋" w:hAnsi="仿宋" w:cs="Times New Roman" w:hint="eastAsia"/>
            <w:szCs w:val="21"/>
          </w:rPr>
          <w:delText>变路径参数对应的需求</w:delText>
        </w:r>
        <w:r w:rsidR="00AF7875" w:rsidRPr="00FF3F12" w:rsidDel="00F80FEB">
          <w:rPr>
            <w:rFonts w:ascii="仿宋" w:hAnsi="仿宋" w:cs="Times New Roman" w:hint="eastAsia"/>
            <w:szCs w:val="21"/>
          </w:rPr>
          <w:delText>（例如：</w:delText>
        </w:r>
        <w:r w:rsidR="00AF7875" w:rsidRPr="00FF3F12" w:rsidDel="00F80FEB">
          <w:rPr>
            <w:rFonts w:ascii="仿宋" w:hAnsi="仿宋" w:hint="eastAsia"/>
            <w:szCs w:val="21"/>
          </w:rPr>
          <w:delText>保证丢包率</w:delText>
        </w:r>
        <w:r w:rsidR="00AF7875" w:rsidRPr="00FF3F12" w:rsidDel="00F80FEB">
          <w:rPr>
            <w:rFonts w:ascii="仿宋" w:hAnsi="仿宋" w:cs="Times New Roman" w:hint="eastAsia"/>
            <w:szCs w:val="21"/>
          </w:rPr>
          <w:delText>）</w:delText>
        </w:r>
        <w:r w:rsidRPr="00FF3F12" w:rsidDel="00F80FEB">
          <w:rPr>
            <w:rFonts w:ascii="仿宋" w:hAnsi="仿宋" w:cs="Times New Roman" w:hint="eastAsia"/>
            <w:szCs w:val="21"/>
          </w:rPr>
          <w:delText>时，需要重新选择拓扑和路由策略，并根据选择更新业务标识（拓扑）和路由策略字段。</w:delText>
        </w:r>
      </w:del>
    </w:p>
    <w:p w14:paraId="2FB1DFDC" w14:textId="629E982A" w:rsidR="00E44973" w:rsidRPr="00FF3F12" w:rsidRDefault="00F80FEB">
      <w:pPr>
        <w:ind w:left="420"/>
        <w:rPr>
          <w:rFonts w:ascii="仿宋" w:hAnsi="仿宋"/>
          <w:szCs w:val="21"/>
        </w:rPr>
      </w:pPr>
      <w:ins w:id="244" w:author="Li Yang" w:date="2023-03-06T15:48:00Z">
        <w:r w:rsidRPr="00FF3F12">
          <w:rPr>
            <w:rFonts w:ascii="仿宋" w:hAnsi="仿宋"/>
            <w:b/>
            <w:szCs w:val="21"/>
          </w:rPr>
          <w:t>4</w:t>
        </w:r>
      </w:ins>
      <w:del w:id="245" w:author="Li Yang" w:date="2023-03-06T15:48:00Z">
        <w:r w:rsidR="00AF7875" w:rsidRPr="00FF3F12" w:rsidDel="00F80FEB">
          <w:rPr>
            <w:rFonts w:ascii="仿宋" w:hAnsi="仿宋"/>
            <w:b/>
            <w:szCs w:val="21"/>
          </w:rPr>
          <w:delText>5</w:delText>
        </w:r>
      </w:del>
      <w:r w:rsidR="00E44973" w:rsidRPr="00FF3F12">
        <w:rPr>
          <w:rFonts w:ascii="仿宋" w:hAnsi="仿宋" w:hint="eastAsia"/>
          <w:b/>
          <w:szCs w:val="21"/>
        </w:rPr>
        <w:t>）即刻重寻址标识（</w:t>
      </w:r>
      <w:bookmarkStart w:id="246" w:name="_Hlk117613448"/>
      <w:r w:rsidR="00E44973" w:rsidRPr="00FF3F12">
        <w:rPr>
          <w:rFonts w:ascii="仿宋" w:hAnsi="仿宋"/>
          <w:b/>
          <w:szCs w:val="21"/>
        </w:rPr>
        <w:t>IrA Flag</w:t>
      </w:r>
      <w:bookmarkEnd w:id="246"/>
      <w:r w:rsidR="00E44973" w:rsidRPr="00FF3F12">
        <w:rPr>
          <w:rFonts w:ascii="仿宋" w:hAnsi="仿宋" w:hint="eastAsia"/>
          <w:b/>
          <w:szCs w:val="21"/>
        </w:rPr>
        <w:t>）</w:t>
      </w:r>
      <w:r w:rsidR="00E44973" w:rsidRPr="00FF3F12">
        <w:rPr>
          <w:rFonts w:ascii="仿宋" w:hAnsi="仿宋" w:hint="eastAsia"/>
          <w:szCs w:val="21"/>
        </w:rPr>
        <w:t>：</w:t>
      </w:r>
      <w:r w:rsidR="00E44973" w:rsidRPr="00FF3F12">
        <w:rPr>
          <w:rFonts w:ascii="仿宋" w:hAnsi="仿宋"/>
          <w:szCs w:val="21"/>
        </w:rPr>
        <w:t>8bits</w:t>
      </w:r>
      <w:r w:rsidR="00E44973" w:rsidRPr="00FF3F12">
        <w:rPr>
          <w:rFonts w:ascii="仿宋" w:hAnsi="仿宋" w:hint="eastAsia"/>
          <w:szCs w:val="21"/>
        </w:rPr>
        <w:t>，每个</w:t>
      </w:r>
      <w:r w:rsidR="00E44973" w:rsidRPr="00FF3F12">
        <w:rPr>
          <w:rFonts w:ascii="仿宋" w:hAnsi="仿宋"/>
          <w:szCs w:val="21"/>
        </w:rPr>
        <w:t>bit</w:t>
      </w:r>
      <w:r w:rsidR="00E44973" w:rsidRPr="00FF3F12">
        <w:rPr>
          <w:rFonts w:ascii="仿宋" w:hAnsi="仿宋" w:hint="eastAsia"/>
          <w:szCs w:val="21"/>
        </w:rPr>
        <w:t>标识一种即刻重寻址类型，包括：隐匿传输、多路径传输等。支持多个</w:t>
      </w:r>
      <w:r w:rsidR="00E44973" w:rsidRPr="00FF3F12">
        <w:rPr>
          <w:rFonts w:ascii="仿宋" w:hAnsi="仿宋"/>
          <w:szCs w:val="21"/>
        </w:rPr>
        <w:t>bit</w:t>
      </w:r>
      <w:r w:rsidR="00E44973" w:rsidRPr="00FF3F12">
        <w:rPr>
          <w:rFonts w:ascii="仿宋" w:hAnsi="仿宋" w:hint="eastAsia"/>
          <w:szCs w:val="21"/>
        </w:rPr>
        <w:t>同时置</w:t>
      </w:r>
      <w:r w:rsidR="00E44973" w:rsidRPr="00FF3F12">
        <w:rPr>
          <w:rFonts w:ascii="仿宋" w:hAnsi="仿宋"/>
          <w:szCs w:val="21"/>
        </w:rPr>
        <w:t>1</w:t>
      </w:r>
      <w:r w:rsidR="00E44973" w:rsidRPr="00FF3F12">
        <w:rPr>
          <w:rFonts w:ascii="仿宋" w:hAnsi="仿宋" w:hint="eastAsia"/>
          <w:szCs w:val="21"/>
        </w:rPr>
        <w:t>情况。</w:t>
      </w:r>
    </w:p>
    <w:p w14:paraId="5996CE88" w14:textId="77777777" w:rsidR="00E94CDD" w:rsidRPr="00FF3F12" w:rsidRDefault="00E94CDD" w:rsidP="00E44973">
      <w:pPr>
        <w:ind w:left="420"/>
        <w:rPr>
          <w:rFonts w:ascii="仿宋" w:hAnsi="仿宋"/>
          <w:szCs w:val="21"/>
        </w:rPr>
      </w:pPr>
    </w:p>
    <w:p w14:paraId="55E5D150" w14:textId="77777777" w:rsidR="00E44973" w:rsidRPr="00FF3F12" w:rsidRDefault="00E44973" w:rsidP="00E44973">
      <w:pPr>
        <w:ind w:left="420"/>
        <w:rPr>
          <w:rFonts w:ascii="仿宋" w:hAnsi="仿宋"/>
          <w:szCs w:val="21"/>
        </w:rPr>
      </w:pPr>
      <w:r w:rsidRPr="00FF3F12">
        <w:rPr>
          <w:rFonts w:ascii="仿宋" w:hAnsi="仿宋"/>
          <w:szCs w:val="21"/>
        </w:rPr>
        <w:t>IrA Flag</w:t>
      </w:r>
      <w:r w:rsidRPr="00FF3F12">
        <w:rPr>
          <w:rFonts w:ascii="仿宋" w:hAnsi="仿宋" w:hint="eastAsia"/>
          <w:szCs w:val="21"/>
        </w:rPr>
        <w:t>字段表示成如下形式：</w:t>
      </w:r>
    </w:p>
    <w:p w14:paraId="6C9BD475" w14:textId="6AA1BBFE" w:rsidR="00E44973" w:rsidRPr="00FF3F12" w:rsidDel="00DC39E4" w:rsidRDefault="001F1E8F" w:rsidP="00E44973">
      <w:pPr>
        <w:ind w:left="420"/>
        <w:rPr>
          <w:del w:id="247" w:author="Li Yang" w:date="2023-03-06T15:49:00Z"/>
          <w:rFonts w:ascii="仿宋" w:hAnsi="仿宋"/>
        </w:rPr>
      </w:pPr>
      <w:r w:rsidRPr="00915C0F">
        <w:rPr>
          <w:rFonts w:ascii="仿宋" w:hAnsi="仿宋"/>
        </w:rPr>
        <w:object w:dxaOrig="5681" w:dyaOrig="621" w14:anchorId="6E9B33B5">
          <v:shape id="_x0000_i1031" type="#_x0000_t75" style="width:249pt;height:27.5pt" o:ole="">
            <v:imagedata r:id="rId23" o:title=""/>
          </v:shape>
          <o:OLEObject Type="Embed" ProgID="Visio.Drawing.15" ShapeID="_x0000_i1031" DrawAspect="Content" ObjectID="_1745846774" r:id="rId24"/>
        </w:object>
      </w:r>
    </w:p>
    <w:p w14:paraId="770DAD88" w14:textId="77777777" w:rsidR="00E94CDD" w:rsidRPr="00FF3F12" w:rsidRDefault="00E94CDD">
      <w:pPr>
        <w:ind w:left="420"/>
        <w:rPr>
          <w:rFonts w:ascii="仿宋" w:hAnsi="仿宋"/>
        </w:rPr>
      </w:pPr>
    </w:p>
    <w:tbl>
      <w:tblPr>
        <w:tblStyle w:val="a3"/>
        <w:tblW w:w="7508" w:type="dxa"/>
        <w:jc w:val="center"/>
        <w:tblLook w:val="04A0" w:firstRow="1" w:lastRow="0" w:firstColumn="1" w:lastColumn="0" w:noHBand="0" w:noVBand="1"/>
      </w:tblPr>
      <w:tblGrid>
        <w:gridCol w:w="1275"/>
        <w:gridCol w:w="847"/>
        <w:gridCol w:w="5386"/>
      </w:tblGrid>
      <w:tr w:rsidR="00E44973" w:rsidRPr="00FF3F12" w14:paraId="7AE55227" w14:textId="77777777" w:rsidTr="00D04AF5">
        <w:trPr>
          <w:trHeight w:val="276"/>
          <w:jc w:val="center"/>
        </w:trPr>
        <w:tc>
          <w:tcPr>
            <w:tcW w:w="7508" w:type="dxa"/>
            <w:gridSpan w:val="3"/>
          </w:tcPr>
          <w:p w14:paraId="31328A03" w14:textId="77777777" w:rsidR="00E44973" w:rsidRPr="00FF3F12" w:rsidRDefault="00E44973" w:rsidP="00D04AF5">
            <w:pPr>
              <w:jc w:val="center"/>
              <w:rPr>
                <w:rFonts w:ascii="仿宋" w:hAnsi="仿宋" w:cs="Times New Roman"/>
                <w:b/>
                <w:szCs w:val="21"/>
              </w:rPr>
            </w:pPr>
            <w:r w:rsidRPr="00FF3F12">
              <w:rPr>
                <w:rFonts w:ascii="仿宋" w:hAnsi="仿宋"/>
                <w:b/>
                <w:szCs w:val="21"/>
              </w:rPr>
              <w:t>IrA Flag</w:t>
            </w:r>
            <w:r w:rsidRPr="00FF3F12">
              <w:rPr>
                <w:rFonts w:ascii="仿宋" w:hAnsi="仿宋" w:hint="eastAsia"/>
                <w:b/>
                <w:szCs w:val="21"/>
              </w:rPr>
              <w:t>定义</w:t>
            </w:r>
          </w:p>
        </w:tc>
      </w:tr>
      <w:tr w:rsidR="00E44973" w:rsidRPr="00FF3F12" w14:paraId="554F6717" w14:textId="77777777" w:rsidTr="00D04AF5">
        <w:trPr>
          <w:trHeight w:val="276"/>
          <w:jc w:val="center"/>
        </w:trPr>
        <w:tc>
          <w:tcPr>
            <w:tcW w:w="1275" w:type="dxa"/>
          </w:tcPr>
          <w:p w14:paraId="4A8DA3CB" w14:textId="77777777" w:rsidR="00E44973" w:rsidRPr="00FF3F12" w:rsidRDefault="00E44973" w:rsidP="00D04AF5">
            <w:pPr>
              <w:jc w:val="center"/>
              <w:rPr>
                <w:rFonts w:ascii="仿宋" w:hAnsi="仿宋" w:cs="Times New Roman"/>
                <w:b/>
                <w:szCs w:val="21"/>
              </w:rPr>
            </w:pPr>
            <w:r w:rsidRPr="00FF3F12">
              <w:rPr>
                <w:rFonts w:ascii="仿宋" w:hAnsi="仿宋" w:cs="Times New Roman" w:hint="eastAsia"/>
                <w:b/>
                <w:szCs w:val="21"/>
              </w:rPr>
              <w:t>位数</w:t>
            </w:r>
          </w:p>
        </w:tc>
        <w:tc>
          <w:tcPr>
            <w:tcW w:w="847" w:type="dxa"/>
          </w:tcPr>
          <w:p w14:paraId="36D185E1" w14:textId="77777777" w:rsidR="00E44973" w:rsidRPr="00FF3F12" w:rsidRDefault="00E44973" w:rsidP="00D04AF5">
            <w:pPr>
              <w:jc w:val="center"/>
              <w:rPr>
                <w:rFonts w:ascii="仿宋" w:hAnsi="仿宋" w:cs="Times New Roman"/>
                <w:b/>
                <w:szCs w:val="21"/>
              </w:rPr>
            </w:pPr>
            <w:r w:rsidRPr="00FF3F12">
              <w:rPr>
                <w:rFonts w:ascii="仿宋" w:hAnsi="仿宋" w:cs="Times New Roman" w:hint="eastAsia"/>
                <w:b/>
                <w:szCs w:val="21"/>
              </w:rPr>
              <w:t>值</w:t>
            </w:r>
          </w:p>
        </w:tc>
        <w:tc>
          <w:tcPr>
            <w:tcW w:w="5386" w:type="dxa"/>
          </w:tcPr>
          <w:p w14:paraId="1F09C821" w14:textId="77777777" w:rsidR="00E44973" w:rsidRPr="00FF3F12" w:rsidRDefault="00E44973" w:rsidP="00D04AF5">
            <w:pPr>
              <w:jc w:val="center"/>
              <w:rPr>
                <w:rFonts w:ascii="仿宋" w:hAnsi="仿宋" w:cs="Times New Roman"/>
                <w:b/>
                <w:szCs w:val="21"/>
              </w:rPr>
            </w:pPr>
            <w:r w:rsidRPr="00FF3F12">
              <w:rPr>
                <w:rFonts w:ascii="仿宋" w:hAnsi="仿宋" w:cs="Times New Roman" w:hint="eastAsia"/>
                <w:b/>
                <w:szCs w:val="21"/>
              </w:rPr>
              <w:t>含义</w:t>
            </w:r>
          </w:p>
        </w:tc>
      </w:tr>
      <w:tr w:rsidR="00E44973" w:rsidRPr="00FF3F12" w14:paraId="1B7D260D" w14:textId="77777777" w:rsidTr="00D04AF5">
        <w:trPr>
          <w:trHeight w:val="282"/>
          <w:jc w:val="center"/>
        </w:trPr>
        <w:tc>
          <w:tcPr>
            <w:tcW w:w="1275" w:type="dxa"/>
          </w:tcPr>
          <w:p w14:paraId="6232B3AC" w14:textId="36645980" w:rsidR="00E44973" w:rsidRPr="00FF3F12" w:rsidRDefault="00E44973" w:rsidP="00D04AF5">
            <w:pPr>
              <w:jc w:val="center"/>
              <w:rPr>
                <w:rFonts w:ascii="仿宋" w:hAnsi="仿宋" w:cs="Times New Roman"/>
                <w:szCs w:val="21"/>
              </w:rPr>
            </w:pPr>
            <w:r w:rsidRPr="00FF3F12">
              <w:rPr>
                <w:rFonts w:ascii="仿宋" w:hAnsi="仿宋" w:cs="Times New Roman"/>
                <w:szCs w:val="21"/>
              </w:rPr>
              <w:t>Bit</w:t>
            </w:r>
            <w:r w:rsidR="001F1E8F" w:rsidRPr="00FF3F12">
              <w:rPr>
                <w:rFonts w:ascii="仿宋" w:hAnsi="仿宋" w:cs="Times New Roman"/>
                <w:szCs w:val="21"/>
              </w:rPr>
              <w:t>7</w:t>
            </w:r>
          </w:p>
        </w:tc>
        <w:tc>
          <w:tcPr>
            <w:tcW w:w="847" w:type="dxa"/>
          </w:tcPr>
          <w:p w14:paraId="4E23B0EA" w14:textId="77777777" w:rsidR="00E44973" w:rsidRPr="00FF3F12" w:rsidRDefault="00E44973" w:rsidP="00D04AF5">
            <w:pPr>
              <w:jc w:val="center"/>
              <w:rPr>
                <w:rFonts w:ascii="仿宋" w:hAnsi="仿宋" w:cs="Times New Roman"/>
                <w:szCs w:val="21"/>
              </w:rPr>
            </w:pPr>
            <w:r w:rsidRPr="00FF3F12">
              <w:rPr>
                <w:rFonts w:ascii="仿宋" w:hAnsi="仿宋" w:cs="Times New Roman"/>
                <w:szCs w:val="21"/>
              </w:rPr>
              <w:t>1</w:t>
            </w:r>
          </w:p>
        </w:tc>
        <w:tc>
          <w:tcPr>
            <w:tcW w:w="5386" w:type="dxa"/>
          </w:tcPr>
          <w:p w14:paraId="4A46DC45" w14:textId="77777777" w:rsidR="00E44973" w:rsidRPr="00FF3F12" w:rsidRDefault="00E44973" w:rsidP="00D04AF5">
            <w:pPr>
              <w:jc w:val="center"/>
              <w:rPr>
                <w:rFonts w:ascii="仿宋" w:hAnsi="仿宋" w:cs="Times New Roman"/>
                <w:szCs w:val="21"/>
              </w:rPr>
            </w:pPr>
            <w:r w:rsidRPr="00FF3F12">
              <w:rPr>
                <w:rFonts w:ascii="仿宋" w:hAnsi="仿宋" w:cs="Times New Roman" w:hint="eastAsia"/>
                <w:szCs w:val="21"/>
              </w:rPr>
              <w:t>隐匿传输</w:t>
            </w:r>
          </w:p>
        </w:tc>
      </w:tr>
      <w:tr w:rsidR="00E44973" w:rsidRPr="00FF3F12" w14:paraId="61C0E345" w14:textId="77777777" w:rsidTr="00D04AF5">
        <w:trPr>
          <w:trHeight w:val="276"/>
          <w:jc w:val="center"/>
        </w:trPr>
        <w:tc>
          <w:tcPr>
            <w:tcW w:w="1275" w:type="dxa"/>
          </w:tcPr>
          <w:p w14:paraId="2B29722D" w14:textId="68ECFE75" w:rsidR="00E44973" w:rsidRPr="00FF3F12" w:rsidRDefault="00E44973" w:rsidP="00D04AF5">
            <w:pPr>
              <w:jc w:val="center"/>
              <w:rPr>
                <w:rFonts w:ascii="仿宋" w:hAnsi="仿宋" w:cs="Times New Roman"/>
                <w:szCs w:val="21"/>
              </w:rPr>
            </w:pPr>
            <w:r w:rsidRPr="00FF3F12">
              <w:rPr>
                <w:rFonts w:ascii="仿宋" w:hAnsi="仿宋" w:cs="Times New Roman"/>
                <w:szCs w:val="21"/>
              </w:rPr>
              <w:t>Bit</w:t>
            </w:r>
            <w:r w:rsidR="001F1E8F" w:rsidRPr="00FF3F12">
              <w:rPr>
                <w:rFonts w:ascii="仿宋" w:hAnsi="仿宋" w:cs="Times New Roman"/>
                <w:szCs w:val="21"/>
              </w:rPr>
              <w:t>6</w:t>
            </w:r>
          </w:p>
        </w:tc>
        <w:tc>
          <w:tcPr>
            <w:tcW w:w="847" w:type="dxa"/>
          </w:tcPr>
          <w:p w14:paraId="700DFDB0" w14:textId="77777777" w:rsidR="00E44973" w:rsidRPr="00FF3F12" w:rsidRDefault="00E44973" w:rsidP="00D04AF5">
            <w:pPr>
              <w:jc w:val="center"/>
              <w:rPr>
                <w:rFonts w:ascii="仿宋" w:hAnsi="仿宋" w:cs="Times New Roman"/>
                <w:szCs w:val="21"/>
              </w:rPr>
            </w:pPr>
            <w:r w:rsidRPr="00FF3F12">
              <w:rPr>
                <w:rFonts w:ascii="仿宋" w:hAnsi="仿宋" w:cs="Times New Roman"/>
                <w:szCs w:val="21"/>
              </w:rPr>
              <w:t>1</w:t>
            </w:r>
          </w:p>
        </w:tc>
        <w:tc>
          <w:tcPr>
            <w:tcW w:w="5386" w:type="dxa"/>
          </w:tcPr>
          <w:p w14:paraId="63CA44DE" w14:textId="77777777" w:rsidR="00E44973" w:rsidRPr="00FF3F12" w:rsidRDefault="00E44973" w:rsidP="00D04AF5">
            <w:pPr>
              <w:jc w:val="center"/>
              <w:rPr>
                <w:rFonts w:ascii="仿宋" w:hAnsi="仿宋" w:cs="Times New Roman"/>
                <w:szCs w:val="21"/>
              </w:rPr>
            </w:pPr>
            <w:r w:rsidRPr="00FF3F12">
              <w:rPr>
                <w:rFonts w:ascii="仿宋" w:hAnsi="仿宋" w:cs="Times New Roman" w:hint="eastAsia"/>
                <w:szCs w:val="21"/>
              </w:rPr>
              <w:t>多路径传输</w:t>
            </w:r>
          </w:p>
        </w:tc>
      </w:tr>
      <w:tr w:rsidR="00D26BB5" w:rsidRPr="00FF3F12" w14:paraId="60666D0F" w14:textId="77777777" w:rsidTr="00D04AF5">
        <w:trPr>
          <w:trHeight w:val="276"/>
          <w:jc w:val="center"/>
        </w:trPr>
        <w:tc>
          <w:tcPr>
            <w:tcW w:w="1275" w:type="dxa"/>
          </w:tcPr>
          <w:p w14:paraId="6223D9AE" w14:textId="5DC414C9" w:rsidR="00D26BB5" w:rsidRPr="00FF3F12" w:rsidRDefault="00D26BB5" w:rsidP="00D04AF5">
            <w:pPr>
              <w:jc w:val="center"/>
              <w:rPr>
                <w:rFonts w:ascii="仿宋" w:hAnsi="仿宋" w:cs="Times New Roman"/>
                <w:szCs w:val="21"/>
              </w:rPr>
            </w:pPr>
            <w:r w:rsidRPr="00FF3F12">
              <w:rPr>
                <w:rFonts w:ascii="仿宋" w:hAnsi="仿宋" w:cs="Times New Roman"/>
                <w:szCs w:val="21"/>
              </w:rPr>
              <w:t>Bit5</w:t>
            </w:r>
          </w:p>
        </w:tc>
        <w:tc>
          <w:tcPr>
            <w:tcW w:w="847" w:type="dxa"/>
          </w:tcPr>
          <w:p w14:paraId="1462D8AE" w14:textId="27EA1A40" w:rsidR="00D26BB5" w:rsidRPr="00FF3F12" w:rsidRDefault="00D26BB5" w:rsidP="00D04AF5">
            <w:pPr>
              <w:jc w:val="center"/>
              <w:rPr>
                <w:rFonts w:ascii="仿宋" w:hAnsi="仿宋" w:cs="Times New Roman"/>
                <w:szCs w:val="21"/>
              </w:rPr>
            </w:pPr>
            <w:r w:rsidRPr="00FF3F12">
              <w:rPr>
                <w:rFonts w:ascii="仿宋" w:hAnsi="仿宋" w:cs="Times New Roman"/>
                <w:szCs w:val="21"/>
              </w:rPr>
              <w:t>1</w:t>
            </w:r>
          </w:p>
        </w:tc>
        <w:tc>
          <w:tcPr>
            <w:tcW w:w="5386" w:type="dxa"/>
          </w:tcPr>
          <w:p w14:paraId="2F1F5757" w14:textId="496DA7A3" w:rsidR="00D26BB5" w:rsidRPr="00FF3F12" w:rsidRDefault="007D3106" w:rsidP="00D04AF5">
            <w:pPr>
              <w:jc w:val="center"/>
              <w:rPr>
                <w:rFonts w:ascii="仿宋" w:hAnsi="仿宋" w:cs="Times New Roman"/>
                <w:szCs w:val="21"/>
              </w:rPr>
            </w:pPr>
            <w:del w:id="248" w:author="Li Yang" w:date="2023-03-06T15:49:00Z">
              <w:r w:rsidRPr="00FF3F12" w:rsidDel="00FE0DE0">
                <w:rPr>
                  <w:rFonts w:ascii="仿宋" w:hAnsi="仿宋" w:cs="Times New Roman" w:hint="eastAsia"/>
                  <w:szCs w:val="21"/>
                </w:rPr>
                <w:delText>存储</w:delText>
              </w:r>
              <w:r w:rsidRPr="00FF3F12" w:rsidDel="00FE0DE0">
                <w:rPr>
                  <w:rFonts w:ascii="仿宋" w:hAnsi="仿宋" w:cs="Times New Roman"/>
                  <w:szCs w:val="21"/>
                </w:rPr>
                <w:delText>/</w:delText>
              </w:r>
            </w:del>
            <w:r w:rsidR="00D26BB5" w:rsidRPr="00FF3F12">
              <w:rPr>
                <w:rFonts w:ascii="仿宋" w:hAnsi="仿宋" w:cs="Times New Roman" w:hint="eastAsia"/>
                <w:szCs w:val="21"/>
              </w:rPr>
              <w:t>缓存</w:t>
            </w:r>
          </w:p>
        </w:tc>
      </w:tr>
      <w:tr w:rsidR="00E44973" w:rsidRPr="00FF3F12" w14:paraId="164CE468" w14:textId="77777777" w:rsidTr="00D04AF5">
        <w:trPr>
          <w:trHeight w:val="276"/>
          <w:jc w:val="center"/>
        </w:trPr>
        <w:tc>
          <w:tcPr>
            <w:tcW w:w="1275" w:type="dxa"/>
          </w:tcPr>
          <w:p w14:paraId="3FDBBA1D" w14:textId="0CB1E7BE" w:rsidR="00E44973" w:rsidRPr="00FF3F12" w:rsidRDefault="00E44973" w:rsidP="00D04AF5">
            <w:pPr>
              <w:jc w:val="center"/>
              <w:rPr>
                <w:rFonts w:ascii="仿宋" w:hAnsi="仿宋" w:cs="Times New Roman"/>
                <w:szCs w:val="21"/>
              </w:rPr>
            </w:pPr>
            <w:r w:rsidRPr="00FF3F12">
              <w:rPr>
                <w:rFonts w:ascii="仿宋" w:hAnsi="仿宋" w:cs="Times New Roman"/>
                <w:szCs w:val="21"/>
              </w:rPr>
              <w:t>Bit</w:t>
            </w:r>
            <w:r w:rsidR="00D26BB5" w:rsidRPr="00FF3F12">
              <w:rPr>
                <w:rFonts w:ascii="仿宋" w:hAnsi="仿宋" w:cs="Times New Roman"/>
                <w:szCs w:val="21"/>
              </w:rPr>
              <w:t>4</w:t>
            </w:r>
            <w:r w:rsidRPr="00FF3F12">
              <w:rPr>
                <w:rFonts w:ascii="仿宋" w:hAnsi="仿宋" w:cs="Times New Roman"/>
                <w:szCs w:val="21"/>
              </w:rPr>
              <w:t>~Bit</w:t>
            </w:r>
            <w:r w:rsidR="001F1E8F" w:rsidRPr="00FF3F12">
              <w:rPr>
                <w:rFonts w:ascii="仿宋" w:hAnsi="仿宋" w:cs="Times New Roman"/>
                <w:szCs w:val="21"/>
              </w:rPr>
              <w:t>0</w:t>
            </w:r>
          </w:p>
        </w:tc>
        <w:tc>
          <w:tcPr>
            <w:tcW w:w="847" w:type="dxa"/>
          </w:tcPr>
          <w:p w14:paraId="6B7FC186" w14:textId="77777777" w:rsidR="00E44973" w:rsidRPr="00FF3F12" w:rsidRDefault="00E44973" w:rsidP="00D04AF5">
            <w:pPr>
              <w:jc w:val="center"/>
              <w:rPr>
                <w:rFonts w:ascii="仿宋" w:hAnsi="仿宋" w:cs="Times New Roman"/>
                <w:szCs w:val="21"/>
              </w:rPr>
            </w:pPr>
          </w:p>
        </w:tc>
        <w:tc>
          <w:tcPr>
            <w:tcW w:w="5386" w:type="dxa"/>
          </w:tcPr>
          <w:p w14:paraId="1F302D77" w14:textId="2480B945" w:rsidR="00E44973" w:rsidRPr="00FF3F12" w:rsidRDefault="00E44973" w:rsidP="00D04AF5">
            <w:pPr>
              <w:jc w:val="center"/>
              <w:rPr>
                <w:rFonts w:ascii="仿宋" w:hAnsi="仿宋" w:cs="Times New Roman"/>
                <w:szCs w:val="21"/>
              </w:rPr>
            </w:pPr>
            <w:del w:id="249" w:author="Li Yang" w:date="2023-03-06T18:02:00Z">
              <w:r w:rsidRPr="00FF3F12" w:rsidDel="00203B51">
                <w:rPr>
                  <w:rFonts w:ascii="仿宋" w:hAnsi="仿宋" w:cs="Times New Roman" w:hint="eastAsia"/>
                  <w:szCs w:val="21"/>
                </w:rPr>
                <w:delText>保留</w:delText>
              </w:r>
            </w:del>
            <w:ins w:id="250" w:author="Li Yang" w:date="2023-03-06T18:02:00Z">
              <w:r w:rsidR="00203B51" w:rsidRPr="00FF3F12">
                <w:rPr>
                  <w:rFonts w:ascii="仿宋" w:hAnsi="仿宋" w:cs="Times New Roman" w:hint="eastAsia"/>
                  <w:szCs w:val="21"/>
                </w:rPr>
                <w:t>预留</w:t>
              </w:r>
            </w:ins>
            <w:r w:rsidRPr="00FF3F12">
              <w:rPr>
                <w:rFonts w:ascii="仿宋" w:hAnsi="仿宋" w:cs="Times New Roman" w:hint="eastAsia"/>
                <w:szCs w:val="21"/>
              </w:rPr>
              <w:t>（未来可用于确定性传输、算力路由等）</w:t>
            </w:r>
          </w:p>
        </w:tc>
      </w:tr>
    </w:tbl>
    <w:p w14:paraId="1EE329C6" w14:textId="77777777" w:rsidR="00E44973" w:rsidRPr="00FF3F12" w:rsidRDefault="00E44973" w:rsidP="00E44973">
      <w:pPr>
        <w:ind w:firstLineChars="200" w:firstLine="420"/>
        <w:rPr>
          <w:rFonts w:ascii="仿宋" w:hAnsi="仿宋"/>
          <w:szCs w:val="21"/>
        </w:rPr>
      </w:pPr>
      <w:r w:rsidRPr="00FF3F12">
        <w:rPr>
          <w:rFonts w:ascii="仿宋" w:hAnsi="仿宋" w:hint="eastAsia"/>
          <w:szCs w:val="21"/>
        </w:rPr>
        <w:t>示例：当只有隐匿传输一种重寻址偏好时，</w:t>
      </w:r>
      <w:r w:rsidRPr="00FF3F12">
        <w:rPr>
          <w:rFonts w:ascii="仿宋" w:hAnsi="仿宋"/>
          <w:szCs w:val="21"/>
        </w:rPr>
        <w:t>IrA Flag=10000000=0x80</w:t>
      </w:r>
      <w:r w:rsidRPr="00FF3F12">
        <w:rPr>
          <w:rFonts w:ascii="仿宋" w:hAnsi="仿宋" w:hint="eastAsia"/>
          <w:szCs w:val="21"/>
        </w:rPr>
        <w:t>。</w:t>
      </w:r>
    </w:p>
    <w:p w14:paraId="0BC6490E" w14:textId="77777777" w:rsidR="00E44973" w:rsidRPr="00FF3F12" w:rsidRDefault="00E44973" w:rsidP="00E44973">
      <w:pPr>
        <w:ind w:firstLineChars="200" w:firstLine="420"/>
        <w:rPr>
          <w:rFonts w:ascii="仿宋" w:hAnsi="仿宋"/>
          <w:szCs w:val="21"/>
        </w:rPr>
      </w:pPr>
    </w:p>
    <w:p w14:paraId="3EC54D7A" w14:textId="03D959A2" w:rsidR="009B3295" w:rsidRPr="00FF3F12" w:rsidRDefault="00AF7875" w:rsidP="00E44973">
      <w:pPr>
        <w:pStyle w:val="ab"/>
        <w:ind w:left="420" w:firstLineChars="0" w:firstLine="0"/>
        <w:rPr>
          <w:rFonts w:ascii="仿宋" w:hAnsi="仿宋"/>
          <w:sz w:val="21"/>
          <w:szCs w:val="21"/>
        </w:rPr>
      </w:pPr>
      <w:del w:id="251" w:author="Li Yang" w:date="2023-03-06T15:48:00Z">
        <w:r w:rsidRPr="00FF3F12" w:rsidDel="006F1406">
          <w:rPr>
            <w:rFonts w:ascii="仿宋" w:hAnsi="仿宋"/>
            <w:b/>
            <w:sz w:val="21"/>
            <w:szCs w:val="21"/>
          </w:rPr>
          <w:delText>6</w:delText>
        </w:r>
      </w:del>
      <w:ins w:id="252" w:author="Li Yang" w:date="2023-03-06T15:48:00Z">
        <w:r w:rsidR="006F1406" w:rsidRPr="00FF3F12">
          <w:rPr>
            <w:rFonts w:ascii="仿宋" w:hAnsi="仿宋"/>
            <w:b/>
            <w:sz w:val="21"/>
            <w:szCs w:val="21"/>
          </w:rPr>
          <w:t>5</w:t>
        </w:r>
      </w:ins>
      <w:r w:rsidR="00E44973" w:rsidRPr="00FF3F12">
        <w:rPr>
          <w:rFonts w:ascii="仿宋" w:hAnsi="仿宋" w:hint="eastAsia"/>
          <w:b/>
          <w:sz w:val="21"/>
          <w:szCs w:val="21"/>
        </w:rPr>
        <w:t>）即刻重寻址参数（</w:t>
      </w:r>
      <w:bookmarkStart w:id="253" w:name="_Hlk117613967"/>
      <w:r w:rsidR="00E44973" w:rsidRPr="00FF3F12">
        <w:rPr>
          <w:rFonts w:ascii="仿宋" w:hAnsi="仿宋"/>
          <w:b/>
          <w:sz w:val="21"/>
          <w:szCs w:val="21"/>
        </w:rPr>
        <w:t>IrA Para</w:t>
      </w:r>
      <w:del w:id="254" w:author="Li Yang" w:date="2023-03-06T15:48:00Z">
        <w:r w:rsidR="00E44973" w:rsidRPr="00FF3F12" w:rsidDel="006F1406">
          <w:rPr>
            <w:rFonts w:ascii="仿宋" w:hAnsi="仿宋"/>
            <w:b/>
            <w:sz w:val="21"/>
            <w:szCs w:val="21"/>
          </w:rPr>
          <w:delText>meter</w:delText>
        </w:r>
      </w:del>
      <w:bookmarkEnd w:id="253"/>
      <w:r w:rsidR="00E44973" w:rsidRPr="00FF3F12">
        <w:rPr>
          <w:rFonts w:ascii="仿宋" w:hAnsi="仿宋" w:hint="eastAsia"/>
          <w:b/>
          <w:sz w:val="21"/>
          <w:szCs w:val="21"/>
        </w:rPr>
        <w:t>）</w:t>
      </w:r>
      <w:r w:rsidR="00E44973" w:rsidRPr="00FF3F12">
        <w:rPr>
          <w:rFonts w:ascii="仿宋" w:hAnsi="仿宋" w:hint="eastAsia"/>
          <w:sz w:val="21"/>
          <w:szCs w:val="21"/>
        </w:rPr>
        <w:t>：</w:t>
      </w:r>
      <w:r w:rsidR="00E44973" w:rsidRPr="00FF3F12">
        <w:rPr>
          <w:rFonts w:ascii="仿宋" w:hAnsi="仿宋"/>
          <w:sz w:val="21"/>
          <w:szCs w:val="21"/>
        </w:rPr>
        <w:t>4bytes</w:t>
      </w:r>
      <w:r w:rsidR="00E44973" w:rsidRPr="00FF3F12">
        <w:rPr>
          <w:rFonts w:ascii="仿宋" w:hAnsi="仿宋" w:hint="eastAsia"/>
          <w:sz w:val="21"/>
          <w:szCs w:val="21"/>
        </w:rPr>
        <w:t>，每种即刻重寻址类型对应一个参数，</w:t>
      </w:r>
      <w:r w:rsidR="009B3295" w:rsidRPr="00FF3F12">
        <w:rPr>
          <w:rFonts w:ascii="仿宋" w:hAnsi="仿宋" w:hint="eastAsia"/>
          <w:sz w:val="21"/>
          <w:szCs w:val="21"/>
        </w:rPr>
        <w:t>其中：</w:t>
      </w:r>
    </w:p>
    <w:p w14:paraId="4D1E516D" w14:textId="77777777" w:rsidR="009B3295" w:rsidRPr="00FF3F12" w:rsidRDefault="00B64127" w:rsidP="00E44973">
      <w:pPr>
        <w:pStyle w:val="ab"/>
        <w:ind w:left="420" w:firstLineChars="0" w:firstLine="0"/>
        <w:rPr>
          <w:rFonts w:ascii="仿宋" w:hAnsi="仿宋"/>
          <w:sz w:val="21"/>
          <w:szCs w:val="21"/>
        </w:rPr>
      </w:pPr>
      <w:r w:rsidRPr="00FF3F12">
        <w:rPr>
          <w:rFonts w:ascii="仿宋" w:hAnsi="仿宋" w:hint="eastAsia"/>
          <w:sz w:val="21"/>
          <w:szCs w:val="21"/>
        </w:rPr>
        <w:t>即</w:t>
      </w:r>
      <w:r w:rsidR="00D26BB5" w:rsidRPr="00FF3F12">
        <w:rPr>
          <w:rFonts w:ascii="仿宋" w:hAnsi="仿宋" w:hint="eastAsia"/>
          <w:sz w:val="21"/>
          <w:szCs w:val="21"/>
        </w:rPr>
        <w:t>刻</w:t>
      </w:r>
      <w:r w:rsidRPr="00FF3F12">
        <w:rPr>
          <w:rFonts w:ascii="仿宋" w:hAnsi="仿宋" w:hint="eastAsia"/>
          <w:sz w:val="21"/>
          <w:szCs w:val="21"/>
        </w:rPr>
        <w:t>重寻址参数</w:t>
      </w:r>
      <w:r w:rsidRPr="00FF3F12">
        <w:rPr>
          <w:rFonts w:ascii="仿宋" w:hAnsi="仿宋"/>
          <w:sz w:val="21"/>
          <w:szCs w:val="21"/>
        </w:rPr>
        <w:t>1</w:t>
      </w:r>
      <w:r w:rsidR="009B3295" w:rsidRPr="00FF3F12">
        <w:rPr>
          <w:rFonts w:ascii="仿宋" w:hAnsi="仿宋" w:hint="eastAsia"/>
          <w:sz w:val="21"/>
          <w:szCs w:val="21"/>
        </w:rPr>
        <w:t>：</w:t>
      </w:r>
      <w:r w:rsidR="009B3295" w:rsidRPr="00FF3F12">
        <w:rPr>
          <w:rFonts w:ascii="仿宋" w:hAnsi="仿宋"/>
          <w:sz w:val="21"/>
          <w:szCs w:val="21"/>
        </w:rPr>
        <w:t>4bits，</w:t>
      </w:r>
      <w:r w:rsidRPr="00FF3F12">
        <w:rPr>
          <w:rFonts w:ascii="仿宋" w:hAnsi="仿宋" w:hint="eastAsia"/>
          <w:sz w:val="21"/>
          <w:szCs w:val="21"/>
        </w:rPr>
        <w:t>为隐匿传输参数</w:t>
      </w:r>
      <w:r w:rsidR="009B3295" w:rsidRPr="00FF3F12">
        <w:rPr>
          <w:rFonts w:ascii="仿宋" w:hAnsi="仿宋" w:hint="eastAsia"/>
          <w:sz w:val="21"/>
          <w:szCs w:val="21"/>
        </w:rPr>
        <w:t>；</w:t>
      </w:r>
    </w:p>
    <w:p w14:paraId="07102BDE" w14:textId="69B53DFC" w:rsidR="007D3106" w:rsidRPr="00FF3F12" w:rsidRDefault="00B64127" w:rsidP="00E44973">
      <w:pPr>
        <w:pStyle w:val="ab"/>
        <w:ind w:left="420" w:firstLineChars="0" w:firstLine="0"/>
        <w:rPr>
          <w:rFonts w:ascii="仿宋" w:hAnsi="仿宋"/>
          <w:sz w:val="21"/>
          <w:szCs w:val="21"/>
        </w:rPr>
      </w:pPr>
      <w:r w:rsidRPr="00FF3F12">
        <w:rPr>
          <w:rFonts w:ascii="仿宋" w:hAnsi="仿宋" w:hint="eastAsia"/>
          <w:sz w:val="21"/>
          <w:szCs w:val="21"/>
        </w:rPr>
        <w:t>即</w:t>
      </w:r>
      <w:r w:rsidR="00D26BB5" w:rsidRPr="00FF3F12">
        <w:rPr>
          <w:rFonts w:ascii="仿宋" w:hAnsi="仿宋" w:hint="eastAsia"/>
          <w:sz w:val="21"/>
          <w:szCs w:val="21"/>
        </w:rPr>
        <w:t>刻</w:t>
      </w:r>
      <w:r w:rsidRPr="00FF3F12">
        <w:rPr>
          <w:rFonts w:ascii="仿宋" w:hAnsi="仿宋" w:hint="eastAsia"/>
          <w:sz w:val="21"/>
          <w:szCs w:val="21"/>
        </w:rPr>
        <w:t>重寻址参数</w:t>
      </w:r>
      <w:r w:rsidRPr="00FF3F12">
        <w:rPr>
          <w:rFonts w:ascii="仿宋" w:hAnsi="仿宋"/>
          <w:sz w:val="21"/>
          <w:szCs w:val="21"/>
        </w:rPr>
        <w:t>2</w:t>
      </w:r>
      <w:r w:rsidR="009B3295" w:rsidRPr="00FF3F12">
        <w:rPr>
          <w:rFonts w:ascii="仿宋" w:hAnsi="仿宋" w:hint="eastAsia"/>
          <w:sz w:val="21"/>
          <w:szCs w:val="21"/>
        </w:rPr>
        <w:t>：</w:t>
      </w:r>
      <w:r w:rsidR="009B3295" w:rsidRPr="00FF3F12">
        <w:rPr>
          <w:rFonts w:ascii="仿宋" w:hAnsi="仿宋"/>
          <w:sz w:val="21"/>
          <w:szCs w:val="21"/>
        </w:rPr>
        <w:t>4bits，</w:t>
      </w:r>
      <w:r w:rsidRPr="00FF3F12">
        <w:rPr>
          <w:rFonts w:ascii="仿宋" w:hAnsi="仿宋" w:hint="eastAsia"/>
          <w:sz w:val="21"/>
          <w:szCs w:val="21"/>
        </w:rPr>
        <w:t>为多路径传输参数</w:t>
      </w:r>
      <w:r w:rsidR="0096705A" w:rsidRPr="00FF3F12">
        <w:rPr>
          <w:rFonts w:ascii="仿宋" w:hAnsi="仿宋"/>
          <w:sz w:val="21"/>
          <w:szCs w:val="21"/>
        </w:rPr>
        <w:t>;</w:t>
      </w:r>
    </w:p>
    <w:p w14:paraId="4577C4A4" w14:textId="606A3D20" w:rsidR="0096705A" w:rsidRPr="00FF3F12" w:rsidRDefault="008232F7" w:rsidP="00E44973">
      <w:pPr>
        <w:pStyle w:val="ab"/>
        <w:ind w:left="420" w:firstLineChars="0" w:firstLine="0"/>
        <w:rPr>
          <w:rFonts w:ascii="仿宋" w:hAnsi="仿宋"/>
          <w:sz w:val="21"/>
          <w:szCs w:val="21"/>
        </w:rPr>
      </w:pPr>
      <w:r w:rsidRPr="00FF3F12">
        <w:rPr>
          <w:rFonts w:ascii="仿宋" w:hAnsi="仿宋" w:hint="eastAsia"/>
          <w:sz w:val="21"/>
          <w:szCs w:val="21"/>
        </w:rPr>
        <w:t>即刻重寻址参数</w:t>
      </w:r>
      <w:r w:rsidRPr="00FF3F12">
        <w:rPr>
          <w:rFonts w:ascii="仿宋" w:hAnsi="仿宋"/>
          <w:sz w:val="21"/>
          <w:szCs w:val="21"/>
        </w:rPr>
        <w:t>3</w:t>
      </w:r>
      <w:r w:rsidR="00DB7ED1" w:rsidRPr="00FF3F12">
        <w:rPr>
          <w:rFonts w:ascii="仿宋" w:hAnsi="仿宋" w:hint="eastAsia"/>
          <w:sz w:val="21"/>
          <w:szCs w:val="21"/>
        </w:rPr>
        <w:t>：</w:t>
      </w:r>
      <w:r w:rsidR="009B3295" w:rsidRPr="00FF3F12">
        <w:rPr>
          <w:rFonts w:ascii="仿宋" w:hAnsi="仿宋"/>
          <w:sz w:val="21"/>
          <w:szCs w:val="21"/>
        </w:rPr>
        <w:t>4bits</w:t>
      </w:r>
      <w:r w:rsidR="00DB7ED1" w:rsidRPr="00FF3F12">
        <w:rPr>
          <w:rFonts w:ascii="仿宋" w:hAnsi="仿宋" w:hint="eastAsia"/>
          <w:sz w:val="21"/>
          <w:szCs w:val="21"/>
        </w:rPr>
        <w:t>，</w:t>
      </w:r>
      <w:r w:rsidRPr="00FF3F12">
        <w:rPr>
          <w:rFonts w:ascii="仿宋" w:hAnsi="仿宋" w:hint="eastAsia"/>
          <w:sz w:val="21"/>
          <w:szCs w:val="21"/>
        </w:rPr>
        <w:t>为</w:t>
      </w:r>
      <w:del w:id="255" w:author="Li Yang" w:date="2023-03-06T15:49:00Z">
        <w:r w:rsidRPr="00FF3F12" w:rsidDel="00DC39E4">
          <w:rPr>
            <w:rFonts w:ascii="仿宋" w:hAnsi="仿宋" w:hint="eastAsia"/>
            <w:sz w:val="21"/>
            <w:szCs w:val="21"/>
          </w:rPr>
          <w:delText>存储</w:delText>
        </w:r>
        <w:r w:rsidRPr="00FF3F12" w:rsidDel="00DC39E4">
          <w:rPr>
            <w:rFonts w:ascii="仿宋" w:hAnsi="仿宋"/>
            <w:sz w:val="21"/>
            <w:szCs w:val="21"/>
          </w:rPr>
          <w:delText>/</w:delText>
        </w:r>
      </w:del>
      <w:r w:rsidRPr="00FF3F12">
        <w:rPr>
          <w:rFonts w:ascii="仿宋" w:hAnsi="仿宋" w:hint="eastAsia"/>
          <w:sz w:val="21"/>
          <w:szCs w:val="21"/>
        </w:rPr>
        <w:t>缓存参数</w:t>
      </w:r>
      <w:r w:rsidR="0096705A" w:rsidRPr="00FF3F12">
        <w:rPr>
          <w:rFonts w:ascii="仿宋" w:hAnsi="仿宋"/>
          <w:sz w:val="21"/>
          <w:szCs w:val="21"/>
        </w:rPr>
        <w:t>;</w:t>
      </w:r>
    </w:p>
    <w:p w14:paraId="50ED536F" w14:textId="2014279C" w:rsidR="00E44973" w:rsidRPr="00FF3F12" w:rsidRDefault="00B64127" w:rsidP="00E44973">
      <w:pPr>
        <w:pStyle w:val="ab"/>
        <w:ind w:left="420" w:firstLineChars="0" w:firstLine="0"/>
        <w:rPr>
          <w:rFonts w:ascii="仿宋" w:hAnsi="仿宋"/>
          <w:sz w:val="21"/>
          <w:szCs w:val="21"/>
        </w:rPr>
      </w:pPr>
      <w:r w:rsidRPr="00FF3F12">
        <w:rPr>
          <w:rFonts w:ascii="仿宋" w:hAnsi="仿宋" w:hint="eastAsia"/>
          <w:sz w:val="21"/>
          <w:szCs w:val="21"/>
        </w:rPr>
        <w:t>即</w:t>
      </w:r>
      <w:r w:rsidR="00D26BB5" w:rsidRPr="00FF3F12">
        <w:rPr>
          <w:rFonts w:ascii="仿宋" w:hAnsi="仿宋" w:hint="eastAsia"/>
          <w:sz w:val="21"/>
          <w:szCs w:val="21"/>
        </w:rPr>
        <w:t>刻</w:t>
      </w:r>
      <w:r w:rsidRPr="00FF3F12">
        <w:rPr>
          <w:rFonts w:ascii="仿宋" w:hAnsi="仿宋" w:hint="eastAsia"/>
          <w:sz w:val="21"/>
          <w:szCs w:val="21"/>
        </w:rPr>
        <w:t>重寻址参数</w:t>
      </w:r>
      <w:r w:rsidR="008232F7" w:rsidRPr="00FF3F12">
        <w:rPr>
          <w:rFonts w:ascii="仿宋" w:hAnsi="仿宋"/>
          <w:sz w:val="21"/>
          <w:szCs w:val="21"/>
        </w:rPr>
        <w:t>4</w:t>
      </w:r>
      <w:r w:rsidRPr="00FF3F12">
        <w:rPr>
          <w:rFonts w:ascii="仿宋" w:hAnsi="仿宋"/>
          <w:sz w:val="21"/>
          <w:szCs w:val="21"/>
        </w:rPr>
        <w:t>~8</w:t>
      </w:r>
      <w:r w:rsidRPr="00FF3F12">
        <w:rPr>
          <w:rFonts w:ascii="仿宋" w:hAnsi="仿宋" w:hint="eastAsia"/>
          <w:sz w:val="21"/>
          <w:szCs w:val="21"/>
        </w:rPr>
        <w:t>待定义。</w:t>
      </w:r>
    </w:p>
    <w:p w14:paraId="75C4778C" w14:textId="66B7D49B" w:rsidR="00E44973" w:rsidRPr="00FF3F12" w:rsidDel="00DC39E4" w:rsidRDefault="00E44973" w:rsidP="003301C9">
      <w:pPr>
        <w:rPr>
          <w:del w:id="256" w:author="Li Yang" w:date="2023-03-06T15:49:00Z"/>
          <w:rFonts w:ascii="仿宋" w:hAnsi="仿宋"/>
          <w:szCs w:val="21"/>
        </w:rPr>
      </w:pPr>
    </w:p>
    <w:p w14:paraId="0D2B2821" w14:textId="6101937B" w:rsidR="00E44973" w:rsidRPr="00FF3F12" w:rsidRDefault="00B312F7" w:rsidP="00B312F7">
      <w:pPr>
        <w:pStyle w:val="ab"/>
        <w:numPr>
          <w:ilvl w:val="0"/>
          <w:numId w:val="48"/>
        </w:numPr>
        <w:ind w:firstLineChars="0"/>
        <w:rPr>
          <w:rFonts w:ascii="仿宋" w:hAnsi="仿宋"/>
          <w:sz w:val="21"/>
          <w:szCs w:val="21"/>
        </w:rPr>
      </w:pPr>
      <w:r w:rsidRPr="00FF3F12">
        <w:rPr>
          <w:rFonts w:ascii="仿宋" w:hAnsi="仿宋"/>
          <w:b/>
          <w:sz w:val="21"/>
          <w:szCs w:val="21"/>
        </w:rPr>
        <w:t>Reserved</w:t>
      </w:r>
      <w:r w:rsidR="00E44973" w:rsidRPr="00FF3F12">
        <w:rPr>
          <w:rFonts w:ascii="仿宋" w:hAnsi="仿宋" w:hint="eastAsia"/>
          <w:sz w:val="21"/>
          <w:szCs w:val="21"/>
        </w:rPr>
        <w:t>：</w:t>
      </w:r>
      <w:r w:rsidR="00101E68" w:rsidRPr="00FF3F12">
        <w:rPr>
          <w:rFonts w:ascii="仿宋" w:hAnsi="仿宋"/>
          <w:sz w:val="21"/>
          <w:szCs w:val="21"/>
        </w:rPr>
        <w:t>4</w:t>
      </w:r>
      <w:r w:rsidR="00633411" w:rsidRPr="00FF3F12">
        <w:rPr>
          <w:rFonts w:ascii="仿宋" w:hAnsi="仿宋"/>
          <w:sz w:val="21"/>
          <w:szCs w:val="21"/>
        </w:rPr>
        <w:t>bits</w:t>
      </w:r>
      <w:r w:rsidRPr="00FF3F12">
        <w:rPr>
          <w:rFonts w:ascii="仿宋" w:hAnsi="仿宋" w:hint="eastAsia"/>
          <w:sz w:val="21"/>
          <w:szCs w:val="21"/>
        </w:rPr>
        <w:t>，</w:t>
      </w:r>
      <w:r w:rsidR="00DC1464" w:rsidRPr="00FF3F12">
        <w:rPr>
          <w:rFonts w:ascii="仿宋" w:hAnsi="仿宋" w:hint="eastAsia"/>
          <w:sz w:val="21"/>
          <w:szCs w:val="21"/>
        </w:rPr>
        <w:t>预</w:t>
      </w:r>
      <w:r w:rsidRPr="00FF3F12">
        <w:rPr>
          <w:rFonts w:ascii="仿宋" w:hAnsi="仿宋" w:hint="eastAsia"/>
          <w:sz w:val="21"/>
          <w:szCs w:val="21"/>
        </w:rPr>
        <w:t>留</w:t>
      </w:r>
      <w:r w:rsidR="00E44973" w:rsidRPr="00FF3F12">
        <w:rPr>
          <w:rFonts w:ascii="仿宋" w:hAnsi="仿宋" w:hint="eastAsia"/>
          <w:sz w:val="21"/>
          <w:szCs w:val="21"/>
        </w:rPr>
        <w:t>。</w:t>
      </w:r>
    </w:p>
    <w:p w14:paraId="6248827B" w14:textId="06EFF31F" w:rsidR="00EB0790" w:rsidRPr="00FF3F12" w:rsidRDefault="00EB0790" w:rsidP="00B312F7">
      <w:pPr>
        <w:pStyle w:val="ab"/>
        <w:numPr>
          <w:ilvl w:val="0"/>
          <w:numId w:val="48"/>
        </w:numPr>
        <w:ind w:firstLineChars="0"/>
        <w:rPr>
          <w:rFonts w:ascii="仿宋" w:hAnsi="仿宋"/>
          <w:sz w:val="21"/>
          <w:szCs w:val="21"/>
        </w:rPr>
      </w:pPr>
      <w:r w:rsidRPr="00FF3F12">
        <w:rPr>
          <w:rFonts w:ascii="仿宋" w:hAnsi="仿宋"/>
          <w:b/>
          <w:sz w:val="21"/>
          <w:szCs w:val="21"/>
        </w:rPr>
        <w:t>Flag</w:t>
      </w:r>
      <w:r w:rsidRPr="00FF3F12">
        <w:rPr>
          <w:rFonts w:ascii="仿宋" w:hAnsi="仿宋" w:hint="eastAsia"/>
          <w:sz w:val="21"/>
          <w:szCs w:val="21"/>
        </w:rPr>
        <w:t>：</w:t>
      </w:r>
      <w:r w:rsidR="007D08E5" w:rsidRPr="00FF3F12">
        <w:rPr>
          <w:rFonts w:ascii="仿宋" w:hAnsi="仿宋"/>
          <w:sz w:val="21"/>
          <w:szCs w:val="21"/>
        </w:rPr>
        <w:t>4</w:t>
      </w:r>
      <w:r w:rsidR="00633411" w:rsidRPr="00FF3F12">
        <w:rPr>
          <w:rFonts w:ascii="仿宋" w:hAnsi="仿宋"/>
          <w:sz w:val="21"/>
          <w:szCs w:val="21"/>
        </w:rPr>
        <w:t>bits</w:t>
      </w:r>
      <w:r w:rsidRPr="00FF3F12">
        <w:rPr>
          <w:rFonts w:ascii="仿宋" w:hAnsi="仿宋" w:hint="eastAsia"/>
          <w:sz w:val="21"/>
          <w:szCs w:val="21"/>
        </w:rPr>
        <w:t>，用于标识是否存在可选字段</w:t>
      </w:r>
      <w:r w:rsidR="009E6C80" w:rsidRPr="00FF3F12">
        <w:rPr>
          <w:rFonts w:ascii="仿宋" w:hAnsi="仿宋" w:hint="eastAsia"/>
          <w:sz w:val="21"/>
          <w:szCs w:val="21"/>
        </w:rPr>
        <w:t>，取值范围是</w:t>
      </w:r>
      <w:r w:rsidR="009E6C80" w:rsidRPr="00FF3F12">
        <w:rPr>
          <w:rFonts w:ascii="仿宋" w:hAnsi="仿宋"/>
          <w:sz w:val="21"/>
          <w:szCs w:val="21"/>
        </w:rPr>
        <w:t>0x0~0xF</w:t>
      </w:r>
      <w:r w:rsidR="00086B7B" w:rsidRPr="00FF3F12">
        <w:rPr>
          <w:rFonts w:ascii="仿宋" w:hAnsi="仿宋" w:hint="eastAsia"/>
          <w:sz w:val="21"/>
          <w:szCs w:val="21"/>
        </w:rPr>
        <w:t>，</w:t>
      </w:r>
      <w:r w:rsidR="007D08E5" w:rsidRPr="00FF3F12">
        <w:rPr>
          <w:rFonts w:ascii="仿宋" w:hAnsi="仿宋" w:hint="eastAsia"/>
          <w:sz w:val="21"/>
          <w:szCs w:val="21"/>
        </w:rPr>
        <w:t>采用申请</w:t>
      </w:r>
      <w:r w:rsidR="00101E68" w:rsidRPr="00FF3F12">
        <w:rPr>
          <w:rFonts w:ascii="仿宋" w:hAnsi="仿宋" w:hint="eastAsia"/>
          <w:sz w:val="21"/>
          <w:szCs w:val="21"/>
        </w:rPr>
        <w:t>和分配</w:t>
      </w:r>
      <w:r w:rsidR="007D08E5" w:rsidRPr="00FF3F12">
        <w:rPr>
          <w:rFonts w:ascii="仿宋" w:hAnsi="仿宋" w:hint="eastAsia"/>
          <w:sz w:val="21"/>
          <w:szCs w:val="21"/>
        </w:rPr>
        <w:t>的方式，每个</w:t>
      </w:r>
      <w:r w:rsidR="007D08E5" w:rsidRPr="00FF3F12">
        <w:rPr>
          <w:rFonts w:ascii="仿宋" w:hAnsi="仿宋"/>
          <w:sz w:val="21"/>
          <w:szCs w:val="21"/>
        </w:rPr>
        <w:t>Flag取值对应一种应用组合情况，</w:t>
      </w:r>
      <w:r w:rsidR="00101E68" w:rsidRPr="00FF3F12">
        <w:rPr>
          <w:rFonts w:ascii="仿宋" w:hAnsi="仿宋" w:hint="eastAsia"/>
          <w:sz w:val="21"/>
          <w:szCs w:val="21"/>
        </w:rPr>
        <w:t>应用组合决定</w:t>
      </w:r>
      <w:r w:rsidR="007D08E5" w:rsidRPr="00FF3F12">
        <w:rPr>
          <w:rFonts w:ascii="仿宋" w:hAnsi="仿宋" w:hint="eastAsia"/>
          <w:sz w:val="21"/>
          <w:szCs w:val="21"/>
        </w:rPr>
        <w:t>可选字段的使用情况。</w:t>
      </w:r>
      <w:r w:rsidR="00101E68" w:rsidRPr="00FF3F12">
        <w:rPr>
          <w:rFonts w:ascii="仿宋" w:hAnsi="仿宋" w:hint="eastAsia"/>
          <w:sz w:val="21"/>
          <w:szCs w:val="21"/>
        </w:rPr>
        <w:t>具体</w:t>
      </w:r>
      <w:r w:rsidR="00101E68" w:rsidRPr="00FF3F12">
        <w:rPr>
          <w:rFonts w:ascii="仿宋" w:hAnsi="仿宋"/>
          <w:sz w:val="21"/>
          <w:szCs w:val="21"/>
        </w:rPr>
        <w:t>Flag取值的分配情况见</w:t>
      </w:r>
      <w:r w:rsidR="00101E68" w:rsidRPr="00FF3F12">
        <w:rPr>
          <w:rFonts w:ascii="仿宋" w:hAnsi="仿宋" w:hint="eastAsia"/>
          <w:b/>
          <w:color w:val="FF0000"/>
          <w:sz w:val="21"/>
          <w:szCs w:val="21"/>
        </w:rPr>
        <w:t>附录</w:t>
      </w:r>
      <w:r w:rsidR="009E6C80" w:rsidRPr="00FF3F12">
        <w:rPr>
          <w:rFonts w:ascii="仿宋" w:hAnsi="仿宋"/>
          <w:b/>
          <w:color w:val="FF0000"/>
          <w:sz w:val="21"/>
          <w:szCs w:val="21"/>
        </w:rPr>
        <w:t>9.</w:t>
      </w:r>
      <w:r w:rsidR="00101E68" w:rsidRPr="00FF3F12">
        <w:rPr>
          <w:rFonts w:ascii="仿宋" w:hAnsi="仿宋"/>
          <w:b/>
          <w:color w:val="FF0000"/>
          <w:sz w:val="21"/>
          <w:szCs w:val="21"/>
        </w:rPr>
        <w:t>2</w:t>
      </w:r>
      <w:r w:rsidR="00101E68" w:rsidRPr="00FF3F12">
        <w:rPr>
          <w:rFonts w:ascii="仿宋" w:hAnsi="仿宋" w:hint="eastAsia"/>
          <w:sz w:val="21"/>
          <w:szCs w:val="21"/>
        </w:rPr>
        <w:t>所示。</w:t>
      </w:r>
    </w:p>
    <w:p w14:paraId="0B034364" w14:textId="77777777" w:rsidR="00EC689B" w:rsidRPr="00FF3F12" w:rsidRDefault="00EC689B" w:rsidP="00101E68">
      <w:pPr>
        <w:rPr>
          <w:rFonts w:ascii="仿宋" w:hAnsi="仿宋"/>
          <w:szCs w:val="21"/>
        </w:rPr>
      </w:pPr>
    </w:p>
    <w:p w14:paraId="1FB756F3" w14:textId="2829FCDA" w:rsidR="00EC689B" w:rsidRPr="00FF3F12" w:rsidDel="008D5886" w:rsidRDefault="00EC689B" w:rsidP="00EC689B">
      <w:pPr>
        <w:pStyle w:val="ab"/>
        <w:numPr>
          <w:ilvl w:val="0"/>
          <w:numId w:val="18"/>
        </w:numPr>
        <w:ind w:firstLineChars="0"/>
        <w:rPr>
          <w:rFonts w:ascii="仿宋" w:hAnsi="仿宋" w:cs="Times New Roman"/>
        </w:rPr>
      </w:pPr>
      <w:r w:rsidRPr="00FF3F12">
        <w:rPr>
          <w:rFonts w:ascii="仿宋" w:hAnsi="仿宋" w:cs="Times New Roman"/>
          <w:b/>
          <w:sz w:val="21"/>
        </w:rPr>
        <w:t>Dest SEAID-n</w:t>
      </w:r>
      <w:r w:rsidRPr="00FF3F12">
        <w:rPr>
          <w:rFonts w:ascii="仿宋" w:hAnsi="仿宋" w:cs="Times New Roman"/>
          <w:sz w:val="21"/>
        </w:rPr>
        <w:t>：目的SEAID-n</w:t>
      </w:r>
      <w:r w:rsidRPr="00FF3F12">
        <w:rPr>
          <w:rFonts w:ascii="仿宋" w:hAnsi="仿宋" w:cs="Times New Roman" w:hint="eastAsia"/>
          <w:sz w:val="21"/>
        </w:rPr>
        <w:t>，变长</w:t>
      </w:r>
      <w:r w:rsidRPr="00FF3F12">
        <w:rPr>
          <w:rFonts w:ascii="仿宋" w:hAnsi="仿宋" w:cs="Times New Roman" w:hint="eastAsia"/>
          <w:sz w:val="21"/>
          <w:szCs w:val="21"/>
        </w:rPr>
        <w:t>，根据</w:t>
      </w:r>
      <w:r w:rsidRPr="00FF3F12">
        <w:rPr>
          <w:rFonts w:ascii="仿宋" w:hAnsi="仿宋" w:cs="Times New Roman"/>
          <w:sz w:val="21"/>
          <w:szCs w:val="21"/>
        </w:rPr>
        <w:t>D.SEAID-n Length</w:t>
      </w:r>
      <w:r w:rsidRPr="00FF3F12">
        <w:rPr>
          <w:rFonts w:ascii="仿宋" w:hAnsi="仿宋" w:cs="Times New Roman" w:hint="eastAsia"/>
          <w:sz w:val="21"/>
          <w:szCs w:val="21"/>
        </w:rPr>
        <w:t>取值确定长度</w:t>
      </w:r>
      <w:r w:rsidRPr="00FF3F12">
        <w:rPr>
          <w:rFonts w:ascii="仿宋" w:hAnsi="仿宋" w:cs="Times New Roman" w:hint="eastAsia"/>
          <w:sz w:val="21"/>
        </w:rPr>
        <w:t>。</w:t>
      </w:r>
    </w:p>
    <w:p w14:paraId="4BAF2D9D" w14:textId="7748B6D4" w:rsidR="00E44973" w:rsidRPr="00FF3F12" w:rsidRDefault="00EC689B" w:rsidP="00EC689B">
      <w:pPr>
        <w:pStyle w:val="ab"/>
        <w:numPr>
          <w:ilvl w:val="0"/>
          <w:numId w:val="18"/>
        </w:numPr>
        <w:ind w:firstLineChars="0"/>
        <w:rPr>
          <w:rFonts w:ascii="仿宋" w:hAnsi="仿宋" w:cs="Times New Roman"/>
          <w:sz w:val="21"/>
        </w:rPr>
      </w:pPr>
      <w:r w:rsidRPr="00FF3F12">
        <w:rPr>
          <w:rFonts w:ascii="仿宋" w:hAnsi="仿宋" w:cs="Times New Roman"/>
          <w:b/>
          <w:sz w:val="21"/>
        </w:rPr>
        <w:t>Source SEAID-n</w:t>
      </w:r>
      <w:r w:rsidRPr="00FF3F12">
        <w:rPr>
          <w:rFonts w:ascii="仿宋" w:hAnsi="仿宋" w:cs="Times New Roman"/>
          <w:sz w:val="21"/>
        </w:rPr>
        <w:t>：源SEAID-n</w:t>
      </w:r>
      <w:r w:rsidRPr="00FF3F12">
        <w:rPr>
          <w:rFonts w:ascii="仿宋" w:hAnsi="仿宋" w:cs="Times New Roman" w:hint="eastAsia"/>
          <w:sz w:val="21"/>
        </w:rPr>
        <w:t>，变长</w:t>
      </w:r>
      <w:r w:rsidRPr="00FF3F12">
        <w:rPr>
          <w:rFonts w:ascii="仿宋" w:hAnsi="仿宋" w:cs="Times New Roman" w:hint="eastAsia"/>
          <w:sz w:val="21"/>
          <w:szCs w:val="21"/>
        </w:rPr>
        <w:t>，根据</w:t>
      </w:r>
      <w:r w:rsidRPr="00FF3F12">
        <w:rPr>
          <w:rFonts w:ascii="仿宋" w:hAnsi="仿宋" w:cs="Times New Roman"/>
          <w:sz w:val="21"/>
          <w:szCs w:val="21"/>
        </w:rPr>
        <w:t>S.SEAID-n Length</w:t>
      </w:r>
      <w:r w:rsidRPr="00FF3F12">
        <w:rPr>
          <w:rFonts w:ascii="仿宋" w:hAnsi="仿宋" w:cs="Times New Roman" w:hint="eastAsia"/>
          <w:sz w:val="21"/>
          <w:szCs w:val="21"/>
        </w:rPr>
        <w:t>取值确定长度</w:t>
      </w:r>
      <w:r w:rsidRPr="00FF3F12">
        <w:rPr>
          <w:rFonts w:ascii="仿宋" w:hAnsi="仿宋" w:cs="Times New Roman" w:hint="eastAsia"/>
          <w:sz w:val="21"/>
        </w:rPr>
        <w:t>。</w:t>
      </w:r>
    </w:p>
    <w:p w14:paraId="3B9AD402" w14:textId="77777777" w:rsidR="00CD1EE9" w:rsidRPr="00FF3F12" w:rsidRDefault="00CD1EE9" w:rsidP="003301C9">
      <w:pPr>
        <w:rPr>
          <w:rFonts w:ascii="仿宋" w:hAnsi="仿宋" w:cs="Times New Roman"/>
        </w:rPr>
      </w:pPr>
    </w:p>
    <w:bookmarkEnd w:id="229"/>
    <w:p w14:paraId="3D0C876A" w14:textId="05EA2686" w:rsidR="00D623F6" w:rsidRPr="00FF3F12" w:rsidRDefault="004D3E78" w:rsidP="00D623F6">
      <w:pPr>
        <w:pStyle w:val="ab"/>
        <w:numPr>
          <w:ilvl w:val="0"/>
          <w:numId w:val="18"/>
        </w:numPr>
        <w:ind w:firstLineChars="0"/>
        <w:rPr>
          <w:rFonts w:ascii="仿宋" w:hAnsi="仿宋" w:cs="Times New Roman"/>
        </w:rPr>
      </w:pPr>
      <w:r w:rsidRPr="00FF3F12">
        <w:rPr>
          <w:rFonts w:ascii="仿宋" w:hAnsi="仿宋" w:cs="Times New Roman"/>
          <w:b/>
          <w:sz w:val="21"/>
          <w:szCs w:val="21"/>
        </w:rPr>
        <w:t>Extended</w:t>
      </w:r>
      <w:r w:rsidR="00E44973" w:rsidRPr="00FF3F12">
        <w:rPr>
          <w:rFonts w:ascii="仿宋" w:hAnsi="仿宋" w:cs="Times New Roman"/>
          <w:b/>
          <w:sz w:val="21"/>
          <w:szCs w:val="21"/>
        </w:rPr>
        <w:t xml:space="preserve"> Address</w:t>
      </w:r>
      <w:r w:rsidR="00E44973" w:rsidRPr="00FF3F12">
        <w:rPr>
          <w:rFonts w:ascii="仿宋" w:hAnsi="仿宋" w:cs="Times New Roman" w:hint="eastAsia"/>
          <w:sz w:val="21"/>
          <w:szCs w:val="21"/>
        </w:rPr>
        <w:t>：可选字段，</w:t>
      </w:r>
      <w:r w:rsidR="005161CF" w:rsidRPr="00FF3F12">
        <w:rPr>
          <w:rFonts w:ascii="仿宋" w:hAnsi="仿宋" w:cs="Times New Roman" w:hint="eastAsia"/>
          <w:sz w:val="21"/>
          <w:szCs w:val="21"/>
        </w:rPr>
        <w:t>扩展地址，</w:t>
      </w:r>
      <w:r w:rsidR="00E44973" w:rsidRPr="00FF3F12">
        <w:rPr>
          <w:rFonts w:ascii="仿宋" w:hAnsi="仿宋" w:cs="Times New Roman"/>
          <w:sz w:val="21"/>
          <w:szCs w:val="21"/>
        </w:rPr>
        <w:t>128bit</w:t>
      </w:r>
      <w:r w:rsidR="00CD1EE9" w:rsidRPr="00FF3F12">
        <w:rPr>
          <w:rFonts w:ascii="仿宋" w:hAnsi="仿宋" w:cs="Times New Roman"/>
          <w:sz w:val="21"/>
          <w:szCs w:val="21"/>
        </w:rPr>
        <w:t>s</w:t>
      </w:r>
      <w:r w:rsidR="00E44973" w:rsidRPr="00FF3F12">
        <w:rPr>
          <w:rFonts w:ascii="仿宋" w:hAnsi="仿宋" w:cs="Times New Roman" w:hint="eastAsia"/>
          <w:sz w:val="21"/>
          <w:szCs w:val="21"/>
        </w:rPr>
        <w:t>。</w:t>
      </w:r>
    </w:p>
    <w:p w14:paraId="02D492A3" w14:textId="7ACB301B" w:rsidR="00211685" w:rsidRPr="00FF3F12" w:rsidRDefault="00211685" w:rsidP="00D623F6">
      <w:pPr>
        <w:pStyle w:val="ab"/>
        <w:numPr>
          <w:ilvl w:val="0"/>
          <w:numId w:val="18"/>
        </w:numPr>
        <w:ind w:firstLineChars="0"/>
        <w:rPr>
          <w:rFonts w:ascii="仿宋" w:hAnsi="仿宋" w:cs="Times New Roman"/>
          <w:sz w:val="21"/>
        </w:rPr>
      </w:pPr>
      <w:r w:rsidRPr="00FF3F12">
        <w:rPr>
          <w:rFonts w:ascii="仿宋" w:hAnsi="仿宋" w:cs="Times New Roman"/>
          <w:b/>
          <w:sz w:val="21"/>
        </w:rPr>
        <w:t>APP-defined Field A</w:t>
      </w:r>
      <w:r w:rsidRPr="00FF3F12">
        <w:rPr>
          <w:rFonts w:ascii="仿宋" w:hAnsi="仿宋" w:cs="Times New Roman" w:hint="eastAsia"/>
          <w:b/>
          <w:sz w:val="21"/>
        </w:rPr>
        <w:t>：</w:t>
      </w:r>
      <w:r w:rsidRPr="00FF3F12">
        <w:rPr>
          <w:rFonts w:ascii="仿宋" w:hAnsi="仿宋" w:cs="Times New Roman" w:hint="eastAsia"/>
          <w:sz w:val="21"/>
          <w:szCs w:val="21"/>
        </w:rPr>
        <w:t>可选字段，</w:t>
      </w:r>
      <w:r w:rsidRPr="00FF3F12">
        <w:rPr>
          <w:rFonts w:ascii="仿宋" w:hAnsi="仿宋" w:cs="Times New Roman"/>
          <w:sz w:val="21"/>
          <w:szCs w:val="21"/>
        </w:rPr>
        <w:t>128bits</w:t>
      </w:r>
      <w:r w:rsidRPr="00FF3F12">
        <w:rPr>
          <w:rFonts w:ascii="仿宋" w:hAnsi="仿宋" w:cs="Times New Roman" w:hint="eastAsia"/>
          <w:sz w:val="21"/>
          <w:szCs w:val="21"/>
        </w:rPr>
        <w:t>，网络应用</w:t>
      </w:r>
      <w:commentRangeStart w:id="257"/>
      <w:r w:rsidRPr="00FF3F12">
        <w:rPr>
          <w:rFonts w:ascii="仿宋" w:hAnsi="仿宋" w:cs="Times New Roman" w:hint="eastAsia"/>
          <w:sz w:val="21"/>
          <w:szCs w:val="21"/>
        </w:rPr>
        <w:t>自定义</w:t>
      </w:r>
      <w:commentRangeEnd w:id="257"/>
      <w:r w:rsidR="004825D4">
        <w:rPr>
          <w:rStyle w:val="af3"/>
        </w:rPr>
        <w:commentReference w:id="257"/>
      </w:r>
      <w:r w:rsidRPr="00FF3F12">
        <w:rPr>
          <w:rFonts w:ascii="仿宋" w:hAnsi="仿宋" w:cs="Times New Roman" w:hint="eastAsia"/>
          <w:sz w:val="21"/>
          <w:szCs w:val="21"/>
        </w:rPr>
        <w:t>。</w:t>
      </w:r>
    </w:p>
    <w:p w14:paraId="6001689A" w14:textId="2A7ACB03" w:rsidR="00B408B3" w:rsidRPr="00FF3F12" w:rsidRDefault="00B408B3" w:rsidP="00D623F6">
      <w:pPr>
        <w:pStyle w:val="ab"/>
        <w:numPr>
          <w:ilvl w:val="0"/>
          <w:numId w:val="18"/>
        </w:numPr>
        <w:ind w:firstLineChars="0"/>
        <w:rPr>
          <w:rFonts w:ascii="仿宋" w:hAnsi="仿宋" w:cs="Times New Roman"/>
          <w:sz w:val="21"/>
        </w:rPr>
      </w:pPr>
      <w:r w:rsidRPr="00FF3F12">
        <w:rPr>
          <w:rFonts w:ascii="仿宋" w:hAnsi="仿宋" w:cs="Times New Roman"/>
          <w:b/>
          <w:sz w:val="21"/>
        </w:rPr>
        <w:t>APP-defined Field B</w:t>
      </w:r>
      <w:r w:rsidRPr="00FF3F12">
        <w:rPr>
          <w:rFonts w:ascii="仿宋" w:hAnsi="仿宋" w:cs="Times New Roman" w:hint="eastAsia"/>
          <w:b/>
          <w:sz w:val="21"/>
        </w:rPr>
        <w:t>：</w:t>
      </w:r>
      <w:r w:rsidRPr="00FF3F12">
        <w:rPr>
          <w:rFonts w:ascii="仿宋" w:hAnsi="仿宋" w:cs="Times New Roman" w:hint="eastAsia"/>
          <w:sz w:val="21"/>
          <w:szCs w:val="21"/>
        </w:rPr>
        <w:t>可选字段，</w:t>
      </w:r>
      <w:r w:rsidRPr="00FF3F12">
        <w:rPr>
          <w:rFonts w:ascii="仿宋" w:hAnsi="仿宋" w:cs="Times New Roman"/>
          <w:sz w:val="21"/>
          <w:szCs w:val="21"/>
        </w:rPr>
        <w:t>128bits</w:t>
      </w:r>
      <w:r w:rsidRPr="00FF3F12">
        <w:rPr>
          <w:rFonts w:ascii="仿宋" w:hAnsi="仿宋" w:cs="Times New Roman" w:hint="eastAsia"/>
          <w:sz w:val="21"/>
          <w:szCs w:val="21"/>
        </w:rPr>
        <w:t>，网络应用自定义。</w:t>
      </w:r>
    </w:p>
    <w:p w14:paraId="635ADB24" w14:textId="5C11C39C" w:rsidR="00B408B3" w:rsidRPr="00FF3F12" w:rsidRDefault="00B408B3" w:rsidP="00D623F6">
      <w:pPr>
        <w:pStyle w:val="ab"/>
        <w:numPr>
          <w:ilvl w:val="0"/>
          <w:numId w:val="18"/>
        </w:numPr>
        <w:ind w:firstLineChars="0"/>
        <w:rPr>
          <w:rFonts w:ascii="仿宋" w:hAnsi="仿宋" w:cs="Times New Roman"/>
          <w:sz w:val="21"/>
        </w:rPr>
      </w:pPr>
      <w:r w:rsidRPr="00FF3F12">
        <w:rPr>
          <w:rFonts w:ascii="仿宋" w:hAnsi="仿宋" w:cs="Times New Roman"/>
          <w:b/>
          <w:sz w:val="21"/>
        </w:rPr>
        <w:t>APP-defined Field C</w:t>
      </w:r>
      <w:r w:rsidRPr="00FF3F12">
        <w:rPr>
          <w:rFonts w:ascii="仿宋" w:hAnsi="仿宋" w:cs="Times New Roman" w:hint="eastAsia"/>
          <w:b/>
          <w:sz w:val="21"/>
        </w:rPr>
        <w:t>：</w:t>
      </w:r>
      <w:r w:rsidRPr="00FF3F12">
        <w:rPr>
          <w:rFonts w:ascii="仿宋" w:hAnsi="仿宋" w:cs="Times New Roman" w:hint="eastAsia"/>
          <w:sz w:val="21"/>
          <w:szCs w:val="21"/>
        </w:rPr>
        <w:t>可选字段，</w:t>
      </w:r>
      <w:r w:rsidRPr="00FF3F12">
        <w:rPr>
          <w:rFonts w:ascii="仿宋" w:hAnsi="仿宋" w:cs="Times New Roman"/>
          <w:sz w:val="21"/>
          <w:szCs w:val="21"/>
        </w:rPr>
        <w:t>128bits</w:t>
      </w:r>
      <w:r w:rsidRPr="00FF3F12">
        <w:rPr>
          <w:rFonts w:ascii="仿宋" w:hAnsi="仿宋" w:cs="Times New Roman" w:hint="eastAsia"/>
          <w:sz w:val="21"/>
          <w:szCs w:val="21"/>
        </w:rPr>
        <w:t>，网络应用自定义。</w:t>
      </w:r>
    </w:p>
    <w:p w14:paraId="1B19B07D" w14:textId="7F9B6A67" w:rsidR="00233EFE" w:rsidRPr="00DC5917" w:rsidRDefault="00B408B3">
      <w:pPr>
        <w:pStyle w:val="ab"/>
        <w:numPr>
          <w:ilvl w:val="0"/>
          <w:numId w:val="18"/>
        </w:numPr>
        <w:ind w:firstLineChars="0"/>
        <w:rPr>
          <w:rFonts w:ascii="仿宋" w:hAnsi="仿宋"/>
        </w:rPr>
      </w:pPr>
      <w:r w:rsidRPr="00FF3F12">
        <w:rPr>
          <w:rFonts w:ascii="仿宋" w:hAnsi="仿宋" w:cs="Times New Roman"/>
          <w:b/>
          <w:sz w:val="21"/>
        </w:rPr>
        <w:t>APP-defined Field D</w:t>
      </w:r>
      <w:r w:rsidRPr="00FF3F12">
        <w:rPr>
          <w:rFonts w:ascii="仿宋" w:hAnsi="仿宋" w:cs="Times New Roman" w:hint="eastAsia"/>
          <w:b/>
          <w:sz w:val="21"/>
        </w:rPr>
        <w:t>：</w:t>
      </w:r>
      <w:r w:rsidRPr="00FF3F12">
        <w:rPr>
          <w:rFonts w:ascii="仿宋" w:hAnsi="仿宋" w:cs="Times New Roman" w:hint="eastAsia"/>
          <w:sz w:val="21"/>
          <w:szCs w:val="21"/>
        </w:rPr>
        <w:t>可选字段，</w:t>
      </w:r>
      <w:r w:rsidRPr="00FF3F12">
        <w:rPr>
          <w:rFonts w:ascii="仿宋" w:hAnsi="仿宋" w:cs="Times New Roman"/>
          <w:sz w:val="21"/>
          <w:szCs w:val="21"/>
        </w:rPr>
        <w:t>128bits</w:t>
      </w:r>
      <w:r w:rsidRPr="00FF3F12">
        <w:rPr>
          <w:rFonts w:ascii="仿宋" w:hAnsi="仿宋" w:cs="Times New Roman" w:hint="eastAsia"/>
          <w:sz w:val="21"/>
          <w:szCs w:val="21"/>
        </w:rPr>
        <w:t>，网络应用自定义。</w:t>
      </w:r>
    </w:p>
    <w:p w14:paraId="084DF49F" w14:textId="77777777" w:rsidR="00DC5917" w:rsidRPr="00DC5917" w:rsidRDefault="00DC5917" w:rsidP="00DC5917">
      <w:pPr>
        <w:rPr>
          <w:rFonts w:ascii="仿宋" w:hAnsi="仿宋"/>
        </w:rPr>
      </w:pPr>
    </w:p>
    <w:p w14:paraId="27D076F7" w14:textId="309747EF" w:rsidR="00C66EEB" w:rsidRPr="00FF3F12" w:rsidRDefault="001855A7" w:rsidP="00C66EEB">
      <w:pPr>
        <w:pStyle w:val="1"/>
        <w:numPr>
          <w:ilvl w:val="0"/>
          <w:numId w:val="12"/>
        </w:numPr>
        <w:rPr>
          <w:rFonts w:ascii="仿宋" w:hAnsi="仿宋" w:cs="Times New Roman"/>
        </w:rPr>
      </w:pPr>
      <w:bookmarkStart w:id="258" w:name="_Toc108816497"/>
      <w:bookmarkStart w:id="259" w:name="_Toc108816498"/>
      <w:bookmarkStart w:id="260" w:name="_Toc135051846"/>
      <w:bookmarkEnd w:id="258"/>
      <w:bookmarkEnd w:id="259"/>
      <w:r>
        <w:rPr>
          <w:rFonts w:ascii="仿宋" w:hAnsi="仿宋" w:cs="Times New Roman"/>
        </w:rPr>
        <w:t>SEAN</w:t>
      </w:r>
      <w:r>
        <w:rPr>
          <w:rFonts w:ascii="仿宋" w:hAnsi="仿宋" w:cs="Times New Roman" w:hint="eastAsia"/>
        </w:rPr>
        <w:t>et传输</w:t>
      </w:r>
      <w:r w:rsidR="006B5715" w:rsidRPr="00FF3F12">
        <w:rPr>
          <w:rFonts w:ascii="仿宋" w:hAnsi="仿宋" w:cs="Times New Roman" w:hint="eastAsia"/>
        </w:rPr>
        <w:t>协议</w:t>
      </w:r>
      <w:r w:rsidR="00B37926">
        <w:rPr>
          <w:rFonts w:ascii="仿宋" w:hAnsi="仿宋" w:cs="Times New Roman" w:hint="eastAsia"/>
        </w:rPr>
        <w:t>族</w:t>
      </w:r>
      <w:bookmarkEnd w:id="260"/>
      <w:r w:rsidR="00B37926" w:rsidRPr="00FF3F12">
        <w:rPr>
          <w:rFonts w:ascii="仿宋" w:hAnsi="仿宋" w:cs="Times New Roman"/>
        </w:rPr>
        <w:t xml:space="preserve"> </w:t>
      </w:r>
    </w:p>
    <w:p w14:paraId="5E65F5CE" w14:textId="31F75D4A" w:rsidR="00DC169C" w:rsidRDefault="00DC169C" w:rsidP="00860BF9">
      <w:pPr>
        <w:spacing w:afterLines="50" w:after="156"/>
        <w:ind w:firstLineChars="200" w:firstLine="420"/>
        <w:rPr>
          <w:rFonts w:ascii="仿宋" w:hAnsi="仿宋" w:cs="Times New Roman"/>
          <w:szCs w:val="21"/>
        </w:rPr>
      </w:pPr>
      <w:r w:rsidRPr="00FF3F12">
        <w:rPr>
          <w:rFonts w:ascii="仿宋" w:hAnsi="仿宋" w:cs="Times New Roman"/>
          <w:szCs w:val="21"/>
        </w:rPr>
        <w:t>SEANet</w:t>
      </w:r>
      <w:r>
        <w:rPr>
          <w:rFonts w:ascii="仿宋" w:hAnsi="仿宋" w:cs="Times New Roman" w:hint="eastAsia"/>
          <w:szCs w:val="21"/>
        </w:rPr>
        <w:t>传输协议族包括：S</w:t>
      </w:r>
      <w:r>
        <w:rPr>
          <w:rFonts w:ascii="仿宋" w:hAnsi="仿宋" w:cs="Times New Roman"/>
          <w:szCs w:val="21"/>
        </w:rPr>
        <w:t>EADP</w:t>
      </w:r>
      <w:r>
        <w:rPr>
          <w:rFonts w:ascii="仿宋" w:hAnsi="仿宋" w:cs="Times New Roman" w:hint="eastAsia"/>
          <w:szCs w:val="21"/>
        </w:rPr>
        <w:t>协议、S</w:t>
      </w:r>
      <w:r>
        <w:rPr>
          <w:rFonts w:ascii="仿宋" w:hAnsi="仿宋" w:cs="Times New Roman"/>
          <w:szCs w:val="21"/>
        </w:rPr>
        <w:t>EAUP</w:t>
      </w:r>
      <w:r>
        <w:rPr>
          <w:rFonts w:ascii="仿宋" w:hAnsi="仿宋" w:cs="Times New Roman" w:hint="eastAsia"/>
          <w:szCs w:val="21"/>
        </w:rPr>
        <w:t>协议和S</w:t>
      </w:r>
      <w:r>
        <w:rPr>
          <w:rFonts w:ascii="仿宋" w:hAnsi="仿宋" w:cs="Times New Roman"/>
          <w:szCs w:val="21"/>
        </w:rPr>
        <w:t>EASP</w:t>
      </w:r>
      <w:r>
        <w:rPr>
          <w:rFonts w:ascii="仿宋" w:hAnsi="仿宋" w:cs="Times New Roman" w:hint="eastAsia"/>
          <w:szCs w:val="21"/>
        </w:rPr>
        <w:t>协议，使用公共的报文首部Public</w:t>
      </w:r>
      <w:r>
        <w:rPr>
          <w:rFonts w:ascii="仿宋" w:hAnsi="仿宋" w:cs="Times New Roman"/>
          <w:szCs w:val="21"/>
        </w:rPr>
        <w:t xml:space="preserve"> Header</w:t>
      </w:r>
      <w:r w:rsidRPr="00FF3F12">
        <w:rPr>
          <w:rFonts w:ascii="仿宋" w:hAnsi="仿宋" w:cs="Times New Roman"/>
          <w:szCs w:val="21"/>
        </w:rPr>
        <w:t>，</w:t>
      </w:r>
      <w:r w:rsidRPr="0047587F">
        <w:rPr>
          <w:rFonts w:ascii="仿宋" w:hAnsi="仿宋" w:cs="Times New Roman" w:hint="eastAsia"/>
          <w:color w:val="000000" w:themeColor="text1"/>
          <w:szCs w:val="21"/>
        </w:rPr>
        <w:t>需要向</w:t>
      </w:r>
      <w:r w:rsidRPr="0047587F">
        <w:rPr>
          <w:rFonts w:ascii="仿宋" w:hAnsi="仿宋" w:cs="Times New Roman"/>
          <w:color w:val="000000" w:themeColor="text1"/>
          <w:szCs w:val="21"/>
        </w:rPr>
        <w:t>IANA</w:t>
      </w:r>
      <w:r w:rsidRPr="0047587F">
        <w:rPr>
          <w:rFonts w:ascii="仿宋" w:hAnsi="仿宋" w:cs="Times New Roman" w:hint="eastAsia"/>
          <w:color w:val="000000" w:themeColor="text1"/>
          <w:szCs w:val="21"/>
        </w:rPr>
        <w:t>申请</w:t>
      </w:r>
      <w:r>
        <w:rPr>
          <w:rFonts w:ascii="仿宋" w:hAnsi="仿宋" w:cs="Times New Roman"/>
          <w:color w:val="000000" w:themeColor="text1"/>
          <w:szCs w:val="21"/>
        </w:rPr>
        <w:t>SEAN</w:t>
      </w:r>
      <w:r>
        <w:rPr>
          <w:rFonts w:ascii="仿宋" w:hAnsi="仿宋" w:cs="Times New Roman" w:hint="eastAsia"/>
          <w:color w:val="000000" w:themeColor="text1"/>
          <w:szCs w:val="21"/>
        </w:rPr>
        <w:t>et传输</w:t>
      </w:r>
      <w:r w:rsidRPr="0047587F">
        <w:rPr>
          <w:rFonts w:ascii="仿宋" w:hAnsi="仿宋" w:cs="Times New Roman" w:hint="eastAsia"/>
          <w:color w:val="000000" w:themeColor="text1"/>
          <w:szCs w:val="21"/>
        </w:rPr>
        <w:t>协议的协议号，用于</w:t>
      </w:r>
      <w:r>
        <w:rPr>
          <w:rFonts w:ascii="仿宋" w:hAnsi="仿宋" w:cs="Times New Roman" w:hint="eastAsia"/>
          <w:color w:val="000000" w:themeColor="text1"/>
          <w:szCs w:val="21"/>
        </w:rPr>
        <w:t>在</w:t>
      </w:r>
      <w:r w:rsidRPr="0047587F">
        <w:rPr>
          <w:rFonts w:ascii="仿宋" w:hAnsi="仿宋" w:cs="Times New Roman"/>
          <w:szCs w:val="21"/>
        </w:rPr>
        <w:t>IPv6</w:t>
      </w:r>
      <w:r w:rsidRPr="0047587F">
        <w:rPr>
          <w:rFonts w:ascii="仿宋" w:hAnsi="仿宋" w:cs="Times New Roman" w:hint="eastAsia"/>
          <w:szCs w:val="21"/>
        </w:rPr>
        <w:t>中的</w:t>
      </w:r>
      <w:r w:rsidRPr="0047587F">
        <w:rPr>
          <w:rFonts w:ascii="仿宋" w:hAnsi="仿宋" w:cs="Times New Roman"/>
          <w:color w:val="000000" w:themeColor="text1"/>
          <w:szCs w:val="21"/>
        </w:rPr>
        <w:t>Next Header</w:t>
      </w:r>
      <w:r w:rsidRPr="0047587F">
        <w:rPr>
          <w:rFonts w:ascii="仿宋" w:hAnsi="仿宋" w:cs="Times New Roman" w:hint="eastAsia"/>
          <w:color w:val="000000" w:themeColor="text1"/>
          <w:szCs w:val="21"/>
        </w:rPr>
        <w:t>字段的填写</w:t>
      </w:r>
      <w:r w:rsidRPr="0047587F">
        <w:rPr>
          <w:rFonts w:ascii="仿宋" w:hAnsi="仿宋" w:cs="Times New Roman"/>
          <w:color w:val="000000" w:themeColor="text1"/>
          <w:szCs w:val="21"/>
        </w:rPr>
        <w:t>。</w:t>
      </w:r>
      <w:r w:rsidRPr="00944DB5">
        <w:rPr>
          <w:rFonts w:ascii="仿宋" w:hAnsi="仿宋" w:cs="Times New Roman"/>
          <w:szCs w:val="21"/>
          <w:highlight w:val="yellow"/>
        </w:rPr>
        <w:t>开发过程中，</w:t>
      </w:r>
      <w:r w:rsidRPr="00944DB5">
        <w:rPr>
          <w:rFonts w:ascii="仿宋" w:hAnsi="仿宋" w:cs="Times New Roman" w:hint="eastAsia"/>
          <w:szCs w:val="21"/>
          <w:highlight w:val="yellow"/>
        </w:rPr>
        <w:t>暂时约定为</w:t>
      </w:r>
      <w:r w:rsidRPr="00944DB5">
        <w:rPr>
          <w:rFonts w:ascii="仿宋" w:hAnsi="仿宋" w:cs="Times New Roman"/>
          <w:szCs w:val="21"/>
          <w:highlight w:val="yellow"/>
        </w:rPr>
        <w:t>147</w:t>
      </w:r>
      <w:r w:rsidRPr="00944DB5">
        <w:rPr>
          <w:rFonts w:ascii="仿宋" w:hAnsi="仿宋" w:cs="Times New Roman" w:hint="eastAsia"/>
          <w:szCs w:val="21"/>
          <w:highlight w:val="yellow"/>
        </w:rPr>
        <w:t>（</w:t>
      </w:r>
      <w:r w:rsidRPr="00944DB5">
        <w:rPr>
          <w:rFonts w:ascii="仿宋" w:hAnsi="仿宋" w:cs="Times New Roman"/>
          <w:szCs w:val="21"/>
          <w:highlight w:val="yellow"/>
        </w:rPr>
        <w:t>0x93</w:t>
      </w:r>
      <w:r w:rsidRPr="00944DB5">
        <w:rPr>
          <w:rFonts w:ascii="仿宋" w:hAnsi="仿宋" w:cs="Times New Roman" w:hint="eastAsia"/>
          <w:szCs w:val="21"/>
          <w:highlight w:val="yellow"/>
        </w:rPr>
        <w:t>）</w:t>
      </w:r>
      <w:r w:rsidRPr="00944DB5">
        <w:rPr>
          <w:rFonts w:ascii="仿宋" w:hAnsi="仿宋" w:cs="Times New Roman"/>
          <w:szCs w:val="21"/>
          <w:highlight w:val="yellow"/>
        </w:rPr>
        <w:t>。</w:t>
      </w:r>
    </w:p>
    <w:p w14:paraId="566D0865" w14:textId="2AAE53AA" w:rsidR="00FD49AB" w:rsidRPr="00944DB5" w:rsidRDefault="00685E81" w:rsidP="00944DB5">
      <w:pPr>
        <w:ind w:firstLineChars="200" w:firstLine="420"/>
        <w:rPr>
          <w:rFonts w:ascii="仿宋" w:hAnsi="仿宋"/>
          <w:u w:val="single"/>
        </w:rPr>
      </w:pPr>
      <w:r w:rsidRPr="00FF3F12">
        <w:rPr>
          <w:rFonts w:ascii="仿宋" w:hAnsi="仿宋" w:cs="Times New Roman"/>
          <w:szCs w:val="21"/>
        </w:rPr>
        <w:t>SEANet</w:t>
      </w:r>
      <w:r w:rsidR="001855A7">
        <w:rPr>
          <w:rFonts w:ascii="仿宋" w:hAnsi="仿宋" w:cs="Times New Roman" w:hint="eastAsia"/>
          <w:szCs w:val="21"/>
        </w:rPr>
        <w:t>传输协议</w:t>
      </w:r>
      <w:r w:rsidR="00A87730">
        <w:rPr>
          <w:rFonts w:ascii="仿宋" w:hAnsi="仿宋" w:cstheme="minorHAnsi" w:hint="eastAsia"/>
          <w:color w:val="24292F"/>
          <w:szCs w:val="21"/>
          <w:shd w:val="clear" w:color="auto" w:fill="FFFFFF"/>
        </w:rPr>
        <w:t>的特点在于</w:t>
      </w:r>
      <w:r w:rsidR="00A87730" w:rsidRPr="006F72A9">
        <w:rPr>
          <w:rFonts w:ascii="仿宋" w:hAnsi="仿宋" w:hint="eastAsia"/>
        </w:rPr>
        <w:t>能够提供以</w:t>
      </w:r>
      <w:commentRangeStart w:id="261"/>
      <w:commentRangeStart w:id="262"/>
      <w:r w:rsidR="00A87730" w:rsidRPr="006F72A9">
        <w:rPr>
          <w:rFonts w:ascii="仿宋" w:hAnsi="仿宋" w:hint="eastAsia"/>
        </w:rPr>
        <w:t>数据包</w:t>
      </w:r>
      <w:commentRangeEnd w:id="261"/>
      <w:r w:rsidR="00A5336C">
        <w:rPr>
          <w:rStyle w:val="af3"/>
        </w:rPr>
        <w:commentReference w:id="261"/>
      </w:r>
      <w:commentRangeEnd w:id="262"/>
      <w:r w:rsidR="009D6B6A">
        <w:rPr>
          <w:rStyle w:val="af3"/>
        </w:rPr>
        <w:commentReference w:id="262"/>
      </w:r>
      <w:r w:rsidR="00A87730" w:rsidRPr="006F72A9">
        <w:rPr>
          <w:rFonts w:ascii="仿宋" w:hAnsi="仿宋" w:hint="eastAsia"/>
        </w:rPr>
        <w:t>为基本处理单元的网络增强能力，提升数据包在网络中的传输质量，例如：降低丢包率等。</w:t>
      </w:r>
      <w:r w:rsidR="00DC169C">
        <w:rPr>
          <w:rFonts w:ascii="仿宋" w:hAnsi="仿宋" w:hint="eastAsia"/>
        </w:rPr>
        <w:t>通过在S</w:t>
      </w:r>
      <w:r w:rsidR="00DC169C">
        <w:rPr>
          <w:rFonts w:ascii="仿宋" w:hAnsi="仿宋"/>
        </w:rPr>
        <w:t>EAN</w:t>
      </w:r>
      <w:r w:rsidR="00DC169C">
        <w:rPr>
          <w:rFonts w:ascii="仿宋" w:hAnsi="仿宋" w:hint="eastAsia"/>
        </w:rPr>
        <w:t>et传输协议偏好字段中携带传输需求、传输标识、传输参数等字段辅助网络增强传输相关机制的生效，</w:t>
      </w:r>
      <w:r w:rsidR="00A87730" w:rsidRPr="006F72A9">
        <w:rPr>
          <w:rFonts w:ascii="仿宋" w:hAnsi="仿宋" w:cstheme="minorHAnsi" w:hint="eastAsia"/>
          <w:color w:val="24292F"/>
          <w:szCs w:val="21"/>
          <w:shd w:val="clear" w:color="auto" w:fill="FFFFFF"/>
        </w:rPr>
        <w:t>网络节点可以填写、读取和修改相关字段</w:t>
      </w:r>
      <w:r w:rsidR="00DC169C">
        <w:rPr>
          <w:rFonts w:ascii="仿宋" w:hAnsi="仿宋" w:cstheme="minorHAnsi" w:hint="eastAsia"/>
          <w:color w:val="24292F"/>
          <w:szCs w:val="21"/>
          <w:shd w:val="clear" w:color="auto" w:fill="FFFFFF"/>
        </w:rPr>
        <w:t>。</w:t>
      </w:r>
      <w:r w:rsidR="00DC169C" w:rsidRPr="00944DB5">
        <w:rPr>
          <w:rFonts w:ascii="仿宋" w:hAnsi="仿宋" w:cstheme="minorHAnsi" w:hint="eastAsia"/>
          <w:color w:val="24292F"/>
          <w:szCs w:val="21"/>
          <w:highlight w:val="yellow"/>
          <w:shd w:val="clear" w:color="auto" w:fill="FFFFFF"/>
        </w:rPr>
        <w:t>因此，</w:t>
      </w:r>
      <w:r w:rsidR="00DC169C" w:rsidRPr="00944DB5">
        <w:rPr>
          <w:rFonts w:ascii="仿宋" w:hAnsi="仿宋"/>
          <w:szCs w:val="21"/>
          <w:highlight w:val="yellow"/>
        </w:rPr>
        <w:t>SEANet</w:t>
      </w:r>
      <w:r w:rsidR="00DC169C" w:rsidRPr="00944DB5">
        <w:rPr>
          <w:rFonts w:ascii="仿宋" w:hAnsi="仿宋" w:hint="eastAsia"/>
          <w:szCs w:val="21"/>
          <w:highlight w:val="yellow"/>
        </w:rPr>
        <w:t>数据包</w:t>
      </w:r>
      <w:r w:rsidR="00DC169C">
        <w:rPr>
          <w:rFonts w:ascii="仿宋" w:hAnsi="仿宋" w:hint="eastAsia"/>
          <w:szCs w:val="21"/>
          <w:highlight w:val="yellow"/>
        </w:rPr>
        <w:t>（</w:t>
      </w:r>
      <w:r w:rsidR="00DC169C" w:rsidRPr="00E32AB1">
        <w:rPr>
          <w:rFonts w:ascii="仿宋" w:hAnsi="仿宋" w:hint="eastAsia"/>
          <w:szCs w:val="21"/>
          <w:highlight w:val="yellow"/>
        </w:rPr>
        <w:t>添加传输层、网络层和链路层报文首部后</w:t>
      </w:r>
      <w:r w:rsidR="00DC169C">
        <w:rPr>
          <w:rFonts w:ascii="仿宋" w:hAnsi="仿宋" w:hint="eastAsia"/>
          <w:szCs w:val="21"/>
          <w:highlight w:val="yellow"/>
        </w:rPr>
        <w:t>）</w:t>
      </w:r>
      <w:r w:rsidR="00DC169C" w:rsidRPr="00944DB5">
        <w:rPr>
          <w:rFonts w:ascii="仿宋" w:hAnsi="仿宋" w:hint="eastAsia"/>
          <w:szCs w:val="21"/>
          <w:highlight w:val="yellow"/>
        </w:rPr>
        <w:t>不能超过一个</w:t>
      </w:r>
      <w:r w:rsidR="00DC169C" w:rsidRPr="00944DB5">
        <w:rPr>
          <w:rFonts w:ascii="仿宋" w:hAnsi="仿宋"/>
          <w:szCs w:val="21"/>
          <w:highlight w:val="yellow"/>
        </w:rPr>
        <w:t>MTU，</w:t>
      </w:r>
      <w:r w:rsidR="00DC169C" w:rsidRPr="00944DB5">
        <w:rPr>
          <w:rFonts w:ascii="仿宋" w:hAnsi="仿宋" w:hint="eastAsia"/>
          <w:szCs w:val="21"/>
          <w:highlight w:val="yellow"/>
        </w:rPr>
        <w:t>以</w:t>
      </w:r>
      <w:r w:rsidR="00DC169C" w:rsidRPr="00944DB5">
        <w:rPr>
          <w:rFonts w:ascii="仿宋" w:hAnsi="仿宋"/>
          <w:szCs w:val="21"/>
          <w:highlight w:val="yellow"/>
        </w:rPr>
        <w:t>保证在网络层（IP层）不会被分段</w:t>
      </w:r>
      <w:r w:rsidR="00DC169C" w:rsidRPr="00944DB5">
        <w:rPr>
          <w:rFonts w:ascii="仿宋" w:hAnsi="仿宋" w:hint="eastAsia"/>
          <w:szCs w:val="21"/>
          <w:highlight w:val="yellow"/>
        </w:rPr>
        <w:t>。</w:t>
      </w:r>
    </w:p>
    <w:p w14:paraId="1ABE4AA4" w14:textId="71318528" w:rsidR="003660A4" w:rsidRDefault="00882C74" w:rsidP="003660A4">
      <w:pPr>
        <w:pStyle w:val="3"/>
        <w:numPr>
          <w:ilvl w:val="0"/>
          <w:numId w:val="27"/>
        </w:numPr>
        <w:rPr>
          <w:rFonts w:ascii="仿宋" w:hAnsi="仿宋"/>
          <w:sz w:val="24"/>
        </w:rPr>
      </w:pPr>
      <w:bookmarkStart w:id="263" w:name="_Toc48579344"/>
      <w:r>
        <w:rPr>
          <w:rFonts w:ascii="仿宋" w:hAnsi="仿宋"/>
          <w:sz w:val="24"/>
        </w:rPr>
        <w:t xml:space="preserve"> </w:t>
      </w:r>
      <w:bookmarkStart w:id="264" w:name="_Toc135051847"/>
      <w:r w:rsidR="000C65E9" w:rsidRPr="00D74461">
        <w:rPr>
          <w:rFonts w:ascii="仿宋" w:hAnsi="仿宋" w:hint="eastAsia"/>
          <w:sz w:val="24"/>
        </w:rPr>
        <w:t>SEANet传输</w:t>
      </w:r>
      <w:r w:rsidR="000C65E9">
        <w:rPr>
          <w:rFonts w:ascii="仿宋" w:hAnsi="仿宋" w:hint="eastAsia"/>
          <w:sz w:val="24"/>
        </w:rPr>
        <w:t>层报文</w:t>
      </w:r>
      <w:bookmarkEnd w:id="263"/>
      <w:bookmarkEnd w:id="264"/>
    </w:p>
    <w:p w14:paraId="75A6E0A6" w14:textId="1FD85516" w:rsidR="000C65E9" w:rsidRPr="00FF3F12" w:rsidRDefault="000A5CAC" w:rsidP="00912EFA">
      <w:pPr>
        <w:spacing w:afterLines="50" w:after="156"/>
        <w:jc w:val="center"/>
        <w:rPr>
          <w:rFonts w:ascii="仿宋" w:hAnsi="仿宋" w:cs="Times New Roman"/>
          <w:szCs w:val="21"/>
        </w:rPr>
      </w:pPr>
      <w:r w:rsidRPr="006F72A9">
        <w:rPr>
          <w:rFonts w:ascii="仿宋" w:hAnsi="仿宋"/>
        </w:rPr>
        <w:object w:dxaOrig="6431" w:dyaOrig="621" w14:anchorId="27EE224E">
          <v:shape id="_x0000_i1032" type="#_x0000_t75" style="width:308pt;height:30pt" o:ole="">
            <v:imagedata r:id="rId25" o:title=""/>
          </v:shape>
          <o:OLEObject Type="Embed" ProgID="Visio.Drawing.15" ShapeID="_x0000_i1032" DrawAspect="Content" ObjectID="_1745846775" r:id="rId26"/>
        </w:object>
      </w:r>
    </w:p>
    <w:p w14:paraId="1E054A1A" w14:textId="3D2D7473" w:rsidR="000C65E9" w:rsidRDefault="000C65E9" w:rsidP="000C65E9">
      <w:pPr>
        <w:jc w:val="center"/>
        <w:rPr>
          <w:rFonts w:ascii="仿宋" w:hAnsi="仿宋" w:cs="Times New Roman"/>
          <w:szCs w:val="21"/>
        </w:rPr>
      </w:pPr>
      <w:r w:rsidRPr="00FF3F12">
        <w:rPr>
          <w:rFonts w:ascii="仿宋" w:hAnsi="仿宋" w:cs="Times New Roman" w:hint="eastAsia"/>
          <w:szCs w:val="21"/>
        </w:rPr>
        <w:t>图</w:t>
      </w:r>
      <w:r w:rsidRPr="00FF3F12">
        <w:rPr>
          <w:rFonts w:ascii="仿宋" w:hAnsi="仿宋" w:cs="Times New Roman"/>
          <w:szCs w:val="21"/>
        </w:rPr>
        <w:t xml:space="preserve"> </w:t>
      </w:r>
      <w:r w:rsidRPr="00915C0F">
        <w:rPr>
          <w:rFonts w:ascii="仿宋" w:hAnsi="仿宋" w:cs="Times New Roman"/>
          <w:szCs w:val="21"/>
        </w:rPr>
        <w:fldChar w:fldCharType="begin"/>
      </w:r>
      <w:r w:rsidRPr="00FF3F12">
        <w:rPr>
          <w:rFonts w:ascii="仿宋" w:hAnsi="仿宋" w:cs="Times New Roman"/>
          <w:szCs w:val="21"/>
        </w:rPr>
        <w:instrText xml:space="preserve"> SEQ </w:instrText>
      </w:r>
      <w:r w:rsidRPr="00FF3F12">
        <w:rPr>
          <w:rFonts w:ascii="仿宋" w:hAnsi="仿宋" w:cs="Times New Roman" w:hint="eastAsia"/>
          <w:szCs w:val="21"/>
        </w:rPr>
        <w:instrText>图</w:instrText>
      </w:r>
      <w:r w:rsidRPr="00FF3F12">
        <w:rPr>
          <w:rFonts w:ascii="仿宋" w:hAnsi="仿宋" w:cs="Times New Roman"/>
          <w:szCs w:val="21"/>
        </w:rPr>
        <w:instrText xml:space="preserve"> \* ARABIC </w:instrText>
      </w:r>
      <w:r w:rsidRPr="00915C0F">
        <w:rPr>
          <w:rFonts w:ascii="仿宋" w:hAnsi="仿宋" w:cs="Times New Roman"/>
          <w:szCs w:val="21"/>
        </w:rPr>
        <w:fldChar w:fldCharType="separate"/>
      </w:r>
      <w:r w:rsidR="0079115A">
        <w:rPr>
          <w:rFonts w:ascii="仿宋" w:hAnsi="仿宋" w:cs="Times New Roman"/>
          <w:noProof/>
          <w:szCs w:val="21"/>
        </w:rPr>
        <w:t>5</w:t>
      </w:r>
      <w:r w:rsidRPr="00915C0F">
        <w:rPr>
          <w:rFonts w:ascii="仿宋" w:hAnsi="仿宋" w:cs="Times New Roman"/>
          <w:szCs w:val="21"/>
        </w:rPr>
        <w:fldChar w:fldCharType="end"/>
      </w:r>
      <w:r w:rsidRPr="00FF3F12">
        <w:rPr>
          <w:rFonts w:ascii="仿宋" w:hAnsi="仿宋" w:cs="Times New Roman"/>
          <w:szCs w:val="21"/>
        </w:rPr>
        <w:t xml:space="preserve"> </w:t>
      </w:r>
      <w:r w:rsidRPr="000C65E9">
        <w:rPr>
          <w:rFonts w:ascii="仿宋" w:hAnsi="仿宋" w:cs="Times New Roman" w:hint="eastAsia"/>
          <w:szCs w:val="21"/>
        </w:rPr>
        <w:t>SEANet传输层报文格式</w:t>
      </w:r>
    </w:p>
    <w:p w14:paraId="1170B8B2" w14:textId="77777777" w:rsidR="00F117C1" w:rsidRDefault="00F117C1" w:rsidP="00912EFA">
      <w:pPr>
        <w:rPr>
          <w:rFonts w:ascii="仿宋" w:hAnsi="仿宋" w:cs="Times New Roman"/>
          <w:szCs w:val="21"/>
        </w:rPr>
      </w:pPr>
    </w:p>
    <w:p w14:paraId="56EEC9E8" w14:textId="72967AE7" w:rsidR="00F117C1" w:rsidRPr="006F72A9" w:rsidRDefault="00F117C1" w:rsidP="00F117C1">
      <w:pPr>
        <w:pStyle w:val="ab"/>
        <w:numPr>
          <w:ilvl w:val="0"/>
          <w:numId w:val="22"/>
        </w:numPr>
        <w:ind w:firstLineChars="0"/>
        <w:rPr>
          <w:rFonts w:ascii="仿宋" w:hAnsi="仿宋" w:cs="Times New Roman"/>
          <w:szCs w:val="21"/>
          <w:u w:val="single"/>
        </w:rPr>
      </w:pPr>
      <w:r>
        <w:rPr>
          <w:rFonts w:ascii="仿宋" w:hAnsi="仿宋" w:cs="Times New Roman"/>
          <w:b/>
          <w:sz w:val="21"/>
        </w:rPr>
        <w:t>P</w:t>
      </w:r>
      <w:r>
        <w:rPr>
          <w:rFonts w:ascii="仿宋" w:hAnsi="仿宋" w:cs="Times New Roman" w:hint="eastAsia"/>
          <w:b/>
          <w:sz w:val="21"/>
        </w:rPr>
        <w:t>ublic</w:t>
      </w:r>
      <w:r>
        <w:rPr>
          <w:rFonts w:ascii="仿宋" w:hAnsi="仿宋" w:cs="Times New Roman"/>
          <w:b/>
          <w:sz w:val="21"/>
        </w:rPr>
        <w:t xml:space="preserve"> H</w:t>
      </w:r>
      <w:r>
        <w:rPr>
          <w:rFonts w:ascii="仿宋" w:hAnsi="仿宋" w:cs="Times New Roman" w:hint="eastAsia"/>
          <w:b/>
          <w:sz w:val="21"/>
        </w:rPr>
        <w:t>eader</w:t>
      </w:r>
      <w:r w:rsidRPr="006F72A9">
        <w:rPr>
          <w:rFonts w:ascii="仿宋" w:hAnsi="仿宋" w:cs="Times New Roman"/>
          <w:b/>
          <w:sz w:val="21"/>
        </w:rPr>
        <w:t>：</w:t>
      </w:r>
      <w:del w:id="265" w:author="Li Yang" w:date="2023-05-08T17:52:00Z">
        <w:r w:rsidR="00CF743B" w:rsidDel="00992B6E">
          <w:rPr>
            <w:rFonts w:ascii="仿宋" w:hAnsi="仿宋" w:cs="Times New Roman"/>
            <w:sz w:val="21"/>
          </w:rPr>
          <w:delText>6</w:delText>
        </w:r>
        <w:r w:rsidR="00CF743B" w:rsidDel="00992B6E">
          <w:rPr>
            <w:rFonts w:ascii="仿宋" w:hAnsi="仿宋" w:cs="Times New Roman" w:hint="eastAsia"/>
            <w:sz w:val="21"/>
          </w:rPr>
          <w:delText>bytes</w:delText>
        </w:r>
      </w:del>
      <w:ins w:id="266" w:author="Li Yang" w:date="2023-05-08T17:52:00Z">
        <w:r w:rsidR="00992B6E">
          <w:rPr>
            <w:rFonts w:ascii="仿宋" w:hAnsi="仿宋" w:cs="Times New Roman"/>
            <w:sz w:val="21"/>
          </w:rPr>
          <w:t>10</w:t>
        </w:r>
        <w:r w:rsidR="00992B6E">
          <w:rPr>
            <w:rFonts w:ascii="仿宋" w:hAnsi="仿宋" w:cs="Times New Roman" w:hint="eastAsia"/>
            <w:sz w:val="21"/>
          </w:rPr>
          <w:t>bytes</w:t>
        </w:r>
      </w:ins>
      <w:r w:rsidRPr="006F72A9">
        <w:rPr>
          <w:rFonts w:ascii="仿宋" w:hAnsi="仿宋" w:cs="Times New Roman"/>
          <w:sz w:val="21"/>
        </w:rPr>
        <w:t>，</w:t>
      </w:r>
      <w:r>
        <w:rPr>
          <w:rFonts w:ascii="仿宋" w:hAnsi="仿宋" w:cs="Times New Roman" w:hint="eastAsia"/>
          <w:sz w:val="21"/>
        </w:rPr>
        <w:t>为S</w:t>
      </w:r>
      <w:r>
        <w:rPr>
          <w:rFonts w:ascii="仿宋" w:hAnsi="仿宋" w:cs="Times New Roman"/>
          <w:sz w:val="21"/>
        </w:rPr>
        <w:t>EAN</w:t>
      </w:r>
      <w:r>
        <w:rPr>
          <w:rFonts w:ascii="仿宋" w:hAnsi="仿宋" w:cs="Times New Roman" w:hint="eastAsia"/>
          <w:sz w:val="21"/>
        </w:rPr>
        <w:t>et传输层协议的公共报文</w:t>
      </w:r>
      <w:r w:rsidR="00C71DD7">
        <w:rPr>
          <w:rFonts w:ascii="仿宋" w:hAnsi="仿宋" w:cs="Times New Roman" w:hint="eastAsia"/>
          <w:sz w:val="21"/>
        </w:rPr>
        <w:t>头</w:t>
      </w:r>
      <w:r>
        <w:rPr>
          <w:rFonts w:ascii="仿宋" w:hAnsi="仿宋" w:cs="Times New Roman" w:hint="eastAsia"/>
          <w:sz w:val="21"/>
        </w:rPr>
        <w:t>，</w:t>
      </w:r>
      <w:r w:rsidR="000260BB">
        <w:rPr>
          <w:rFonts w:ascii="仿宋" w:hAnsi="仿宋" w:cs="Times New Roman" w:hint="eastAsia"/>
          <w:sz w:val="21"/>
          <w:szCs w:val="21"/>
        </w:rPr>
        <w:t>使用</w:t>
      </w:r>
      <w:r w:rsidR="000260BB">
        <w:rPr>
          <w:rFonts w:ascii="仿宋" w:hAnsi="仿宋" w:cs="Times New Roman"/>
          <w:sz w:val="21"/>
          <w:szCs w:val="21"/>
        </w:rPr>
        <w:t>T</w:t>
      </w:r>
      <w:r w:rsidR="000260BB">
        <w:rPr>
          <w:rFonts w:ascii="仿宋" w:hAnsi="仿宋" w:cs="Times New Roman" w:hint="eastAsia"/>
          <w:sz w:val="21"/>
          <w:szCs w:val="21"/>
        </w:rPr>
        <w:t>ype</w:t>
      </w:r>
      <w:r w:rsidR="000260BB" w:rsidRPr="0047587F">
        <w:rPr>
          <w:rFonts w:ascii="仿宋" w:hAnsi="仿宋" w:cs="Times New Roman" w:hint="eastAsia"/>
          <w:sz w:val="21"/>
          <w:szCs w:val="21"/>
        </w:rPr>
        <w:t>字段标明</w:t>
      </w:r>
      <w:r w:rsidR="000260BB">
        <w:rPr>
          <w:rFonts w:ascii="仿宋" w:hAnsi="仿宋" w:cs="Times New Roman" w:hint="eastAsia"/>
          <w:sz w:val="21"/>
          <w:szCs w:val="21"/>
        </w:rPr>
        <w:t>S</w:t>
      </w:r>
      <w:r w:rsidR="000260BB">
        <w:rPr>
          <w:rFonts w:ascii="仿宋" w:hAnsi="仿宋" w:cs="Times New Roman"/>
          <w:sz w:val="21"/>
          <w:szCs w:val="21"/>
        </w:rPr>
        <w:t>EAN</w:t>
      </w:r>
      <w:r w:rsidR="000260BB">
        <w:rPr>
          <w:rFonts w:ascii="仿宋" w:hAnsi="仿宋" w:cs="Times New Roman" w:hint="eastAsia"/>
          <w:sz w:val="21"/>
          <w:szCs w:val="21"/>
        </w:rPr>
        <w:t>et</w:t>
      </w:r>
      <w:r w:rsidR="000260BB" w:rsidRPr="0047587F">
        <w:rPr>
          <w:rFonts w:ascii="仿宋" w:hAnsi="仿宋" w:cs="Times New Roman" w:hint="eastAsia"/>
          <w:sz w:val="21"/>
          <w:szCs w:val="21"/>
        </w:rPr>
        <w:t>传输层协议</w:t>
      </w:r>
      <w:r w:rsidR="00C71DD7">
        <w:rPr>
          <w:rFonts w:ascii="仿宋" w:hAnsi="仿宋" w:cs="Times New Roman" w:hint="eastAsia"/>
          <w:sz w:val="21"/>
          <w:szCs w:val="21"/>
        </w:rPr>
        <w:t>报文</w:t>
      </w:r>
      <w:r w:rsidR="000260BB" w:rsidRPr="0047587F">
        <w:rPr>
          <w:rFonts w:ascii="仿宋" w:hAnsi="仿宋" w:cs="Times New Roman"/>
          <w:sz w:val="21"/>
          <w:szCs w:val="21"/>
        </w:rPr>
        <w:t>类型</w:t>
      </w:r>
      <w:r w:rsidR="000260BB" w:rsidRPr="0047587F">
        <w:rPr>
          <w:rFonts w:ascii="仿宋" w:hAnsi="仿宋" w:cs="Times New Roman" w:hint="eastAsia"/>
          <w:sz w:val="21"/>
          <w:szCs w:val="21"/>
        </w:rPr>
        <w:t>。</w:t>
      </w:r>
    </w:p>
    <w:p w14:paraId="21C4B28F" w14:textId="221D4C3F" w:rsidR="00F117C1" w:rsidRPr="00FF3F12" w:rsidRDefault="000260BB" w:rsidP="00F117C1">
      <w:pPr>
        <w:pStyle w:val="ab"/>
        <w:numPr>
          <w:ilvl w:val="0"/>
          <w:numId w:val="22"/>
        </w:numPr>
        <w:ind w:firstLineChars="0"/>
        <w:rPr>
          <w:rFonts w:ascii="仿宋" w:hAnsi="仿宋" w:cs="Times New Roman"/>
          <w:sz w:val="21"/>
          <w:szCs w:val="21"/>
        </w:rPr>
      </w:pPr>
      <w:r>
        <w:rPr>
          <w:rFonts w:ascii="仿宋" w:hAnsi="仿宋" w:cs="Times New Roman"/>
          <w:b/>
          <w:sz w:val="21"/>
          <w:szCs w:val="21"/>
        </w:rPr>
        <w:t>T</w:t>
      </w:r>
      <w:r>
        <w:rPr>
          <w:rFonts w:ascii="仿宋" w:hAnsi="仿宋" w:cs="Times New Roman" w:hint="eastAsia"/>
          <w:b/>
          <w:sz w:val="21"/>
          <w:szCs w:val="21"/>
        </w:rPr>
        <w:t>ype</w:t>
      </w:r>
      <w:r w:rsidR="00874D22">
        <w:rPr>
          <w:rFonts w:ascii="仿宋" w:hAnsi="仿宋" w:cs="Times New Roman"/>
          <w:b/>
          <w:sz w:val="21"/>
          <w:szCs w:val="21"/>
        </w:rPr>
        <w:t>-</w:t>
      </w:r>
      <w:r>
        <w:rPr>
          <w:rFonts w:ascii="仿宋" w:hAnsi="仿宋" w:cs="Times New Roman" w:hint="eastAsia"/>
          <w:b/>
          <w:sz w:val="21"/>
          <w:szCs w:val="21"/>
        </w:rPr>
        <w:t>defined</w:t>
      </w:r>
      <w:r>
        <w:rPr>
          <w:rFonts w:ascii="仿宋" w:hAnsi="仿宋" w:cs="Times New Roman"/>
          <w:b/>
          <w:sz w:val="21"/>
          <w:szCs w:val="21"/>
        </w:rPr>
        <w:t xml:space="preserve"> Fields</w:t>
      </w:r>
      <w:r w:rsidR="00F117C1" w:rsidRPr="00FF3F12">
        <w:rPr>
          <w:rFonts w:ascii="仿宋" w:hAnsi="仿宋" w:cs="Times New Roman" w:hint="eastAsia"/>
          <w:sz w:val="21"/>
          <w:szCs w:val="21"/>
        </w:rPr>
        <w:t>：</w:t>
      </w:r>
      <w:r>
        <w:rPr>
          <w:rFonts w:ascii="仿宋" w:hAnsi="仿宋" w:cs="Times New Roman" w:hint="eastAsia"/>
          <w:sz w:val="21"/>
          <w:szCs w:val="21"/>
        </w:rPr>
        <w:t>变长</w:t>
      </w:r>
      <w:r w:rsidR="00F117C1" w:rsidRPr="00FF3F12">
        <w:rPr>
          <w:rFonts w:ascii="仿宋" w:hAnsi="仿宋" w:cs="Times New Roman"/>
          <w:sz w:val="21"/>
          <w:szCs w:val="21"/>
        </w:rPr>
        <w:t>,</w:t>
      </w:r>
      <w:r>
        <w:rPr>
          <w:rFonts w:ascii="仿宋" w:hAnsi="仿宋" w:cs="Times New Roman" w:hint="eastAsia"/>
          <w:sz w:val="21"/>
          <w:szCs w:val="21"/>
        </w:rPr>
        <w:t>根据</w:t>
      </w:r>
      <w:r>
        <w:rPr>
          <w:rFonts w:ascii="仿宋" w:hAnsi="仿宋" w:cs="Times New Roman"/>
          <w:sz w:val="21"/>
          <w:szCs w:val="21"/>
        </w:rPr>
        <w:t>T</w:t>
      </w:r>
      <w:r>
        <w:rPr>
          <w:rFonts w:ascii="仿宋" w:hAnsi="仿宋" w:cs="Times New Roman" w:hint="eastAsia"/>
          <w:sz w:val="21"/>
          <w:szCs w:val="21"/>
        </w:rPr>
        <w:t>ype类型</w:t>
      </w:r>
      <w:r w:rsidR="00C71DD7">
        <w:rPr>
          <w:rFonts w:ascii="仿宋" w:hAnsi="仿宋" w:cs="Times New Roman" w:hint="eastAsia"/>
          <w:sz w:val="21"/>
          <w:szCs w:val="21"/>
        </w:rPr>
        <w:t>，</w:t>
      </w:r>
      <w:r>
        <w:rPr>
          <w:rFonts w:ascii="仿宋" w:hAnsi="仿宋" w:cs="Times New Roman" w:hint="eastAsia"/>
          <w:sz w:val="21"/>
          <w:szCs w:val="21"/>
        </w:rPr>
        <w:t>进行</w:t>
      </w:r>
      <w:r w:rsidR="00C71DD7">
        <w:rPr>
          <w:rFonts w:ascii="仿宋" w:hAnsi="仿宋" w:cs="Times New Roman" w:hint="eastAsia"/>
          <w:sz w:val="21"/>
          <w:szCs w:val="21"/>
        </w:rPr>
        <w:t>单独</w:t>
      </w:r>
      <w:r>
        <w:rPr>
          <w:rFonts w:ascii="仿宋" w:hAnsi="仿宋" w:cs="Times New Roman" w:hint="eastAsia"/>
          <w:sz w:val="21"/>
          <w:szCs w:val="21"/>
        </w:rPr>
        <w:t>定义</w:t>
      </w:r>
      <w:r w:rsidR="00F117C1" w:rsidRPr="00FF3F12">
        <w:rPr>
          <w:rFonts w:ascii="仿宋" w:hAnsi="仿宋" w:cs="Times New Roman"/>
          <w:sz w:val="21"/>
          <w:szCs w:val="21"/>
        </w:rPr>
        <w:t>。</w:t>
      </w:r>
    </w:p>
    <w:p w14:paraId="004EB742" w14:textId="4FABAC02" w:rsidR="007032F5" w:rsidRPr="00FF3F12" w:rsidRDefault="00C71DD7">
      <w:pPr>
        <w:pStyle w:val="4"/>
        <w:numPr>
          <w:ilvl w:val="0"/>
          <w:numId w:val="75"/>
        </w:numPr>
        <w:rPr>
          <w:rFonts w:ascii="仿宋" w:eastAsia="仿宋" w:hAnsi="仿宋"/>
          <w:sz w:val="21"/>
        </w:rPr>
      </w:pPr>
      <w:r w:rsidRPr="00C71DD7">
        <w:rPr>
          <w:rFonts w:ascii="仿宋" w:eastAsia="仿宋" w:hAnsi="仿宋" w:hint="eastAsia"/>
          <w:sz w:val="21"/>
        </w:rPr>
        <w:t>SEANet传输层</w:t>
      </w:r>
      <w:r>
        <w:rPr>
          <w:rFonts w:ascii="仿宋" w:eastAsia="仿宋" w:hAnsi="仿宋" w:hint="eastAsia"/>
          <w:sz w:val="21"/>
        </w:rPr>
        <w:t>公共</w:t>
      </w:r>
      <w:r w:rsidR="007032F5" w:rsidRPr="00FF3F12">
        <w:rPr>
          <w:rFonts w:ascii="仿宋" w:eastAsia="仿宋" w:hAnsi="仿宋" w:hint="eastAsia"/>
          <w:sz w:val="21"/>
        </w:rPr>
        <w:t>首部格式</w:t>
      </w:r>
    </w:p>
    <w:p w14:paraId="395FD8DA" w14:textId="3EE55885" w:rsidR="007322A3" w:rsidRPr="00DC5917" w:rsidRDefault="00C71DD7" w:rsidP="00DC5917">
      <w:pPr>
        <w:ind w:firstLineChars="200" w:firstLine="420"/>
        <w:rPr>
          <w:rFonts w:ascii="仿宋" w:hAnsi="仿宋"/>
        </w:rPr>
      </w:pPr>
      <w:r>
        <w:rPr>
          <w:rFonts w:ascii="仿宋" w:hAnsi="仿宋" w:cs="Times New Roman" w:hint="eastAsia"/>
        </w:rPr>
        <w:t>S</w:t>
      </w:r>
      <w:r>
        <w:rPr>
          <w:rFonts w:ascii="仿宋" w:hAnsi="仿宋" w:cs="Times New Roman"/>
        </w:rPr>
        <w:t>EAN</w:t>
      </w:r>
      <w:r>
        <w:rPr>
          <w:rFonts w:ascii="仿宋" w:hAnsi="仿宋" w:cs="Times New Roman" w:hint="eastAsia"/>
        </w:rPr>
        <w:t>et传输层协议</w:t>
      </w:r>
      <w:r w:rsidR="008C45A5" w:rsidRPr="00915C0F">
        <w:rPr>
          <w:rFonts w:ascii="仿宋" w:hAnsi="仿宋" w:hint="eastAsia"/>
        </w:rPr>
        <w:t>使用公共首部</w:t>
      </w:r>
      <w:r w:rsidR="00D70F8A">
        <w:rPr>
          <w:rFonts w:ascii="仿宋" w:hAnsi="仿宋" w:hint="eastAsia"/>
        </w:rPr>
        <w:t>（</w:t>
      </w:r>
      <w:r w:rsidR="00D70F8A" w:rsidRPr="00912EFA">
        <w:rPr>
          <w:rFonts w:ascii="仿宋" w:hAnsi="仿宋" w:cs="Times New Roman"/>
        </w:rPr>
        <w:t>P</w:t>
      </w:r>
      <w:r w:rsidR="00D70F8A" w:rsidRPr="00912EFA">
        <w:rPr>
          <w:rFonts w:ascii="仿宋" w:hAnsi="仿宋" w:cs="Times New Roman" w:hint="eastAsia"/>
        </w:rPr>
        <w:t>ublic</w:t>
      </w:r>
      <w:r w:rsidR="00D70F8A" w:rsidRPr="00912EFA">
        <w:rPr>
          <w:rFonts w:ascii="仿宋" w:hAnsi="仿宋" w:cs="Times New Roman"/>
        </w:rPr>
        <w:t xml:space="preserve"> H</w:t>
      </w:r>
      <w:r w:rsidR="00D70F8A" w:rsidRPr="00912EFA">
        <w:rPr>
          <w:rFonts w:ascii="仿宋" w:hAnsi="仿宋" w:cs="Times New Roman" w:hint="eastAsia"/>
        </w:rPr>
        <w:t>eader</w:t>
      </w:r>
      <w:r w:rsidR="00D70F8A">
        <w:rPr>
          <w:rFonts w:ascii="仿宋" w:hAnsi="仿宋" w:hint="eastAsia"/>
        </w:rPr>
        <w:t>）</w:t>
      </w:r>
      <w:r w:rsidR="008C45A5" w:rsidRPr="00915C0F">
        <w:rPr>
          <w:rFonts w:ascii="仿宋" w:hAnsi="仿宋" w:hint="eastAsia"/>
        </w:rPr>
        <w:t>，其格式如下：</w:t>
      </w:r>
    </w:p>
    <w:p w14:paraId="3F4785F5" w14:textId="536F29FB" w:rsidR="00DC5917" w:rsidRDefault="00992B6E" w:rsidP="00E94CDD">
      <w:pPr>
        <w:jc w:val="center"/>
        <w:rPr>
          <w:rFonts w:ascii="仿宋" w:hAnsi="仿宋" w:cs="Times New Roman"/>
          <w:szCs w:val="21"/>
        </w:rPr>
      </w:pPr>
      <w:r>
        <w:object w:dxaOrig="8830" w:dyaOrig="951" w14:anchorId="412F7726">
          <v:shape id="_x0000_i1033" type="#_x0000_t75" style="width:415pt;height:44.5pt" o:ole="">
            <v:imagedata r:id="rId27" o:title=""/>
          </v:shape>
          <o:OLEObject Type="Embed" ProgID="Visio.Drawing.15" ShapeID="_x0000_i1033" DrawAspect="Content" ObjectID="_1745846776" r:id="rId28"/>
        </w:object>
      </w:r>
    </w:p>
    <w:p w14:paraId="007D8712" w14:textId="0094BEB7" w:rsidR="00495999" w:rsidRPr="00FF3F12" w:rsidRDefault="00E94CDD" w:rsidP="00E94CDD">
      <w:pPr>
        <w:jc w:val="center"/>
        <w:rPr>
          <w:rFonts w:ascii="仿宋" w:hAnsi="仿宋" w:cs="Times New Roman"/>
          <w:szCs w:val="21"/>
        </w:rPr>
      </w:pPr>
      <w:r w:rsidRPr="00FF3F12">
        <w:rPr>
          <w:rFonts w:ascii="仿宋" w:hAnsi="仿宋" w:cs="Times New Roman" w:hint="eastAsia"/>
          <w:szCs w:val="21"/>
        </w:rPr>
        <w:t>图</w:t>
      </w:r>
      <w:r w:rsidRPr="00FF3F12">
        <w:rPr>
          <w:rFonts w:ascii="仿宋" w:hAnsi="仿宋" w:cs="Times New Roman"/>
          <w:szCs w:val="21"/>
        </w:rPr>
        <w:t xml:space="preserve"> </w:t>
      </w:r>
      <w:r w:rsidRPr="00915C0F">
        <w:rPr>
          <w:rFonts w:ascii="仿宋" w:hAnsi="仿宋" w:cs="Times New Roman"/>
          <w:szCs w:val="21"/>
        </w:rPr>
        <w:fldChar w:fldCharType="begin"/>
      </w:r>
      <w:r w:rsidRPr="00FF3F12">
        <w:rPr>
          <w:rFonts w:ascii="仿宋" w:hAnsi="仿宋" w:cs="Times New Roman"/>
          <w:szCs w:val="21"/>
        </w:rPr>
        <w:instrText xml:space="preserve"> SEQ </w:instrText>
      </w:r>
      <w:r w:rsidRPr="00FF3F12">
        <w:rPr>
          <w:rFonts w:ascii="仿宋" w:hAnsi="仿宋" w:cs="Times New Roman" w:hint="eastAsia"/>
          <w:szCs w:val="21"/>
        </w:rPr>
        <w:instrText>图</w:instrText>
      </w:r>
      <w:r w:rsidRPr="00FF3F12">
        <w:rPr>
          <w:rFonts w:ascii="仿宋" w:hAnsi="仿宋" w:cs="Times New Roman"/>
          <w:szCs w:val="21"/>
        </w:rPr>
        <w:instrText xml:space="preserve"> \* ARABIC </w:instrText>
      </w:r>
      <w:r w:rsidRPr="00915C0F">
        <w:rPr>
          <w:rFonts w:ascii="仿宋" w:hAnsi="仿宋" w:cs="Times New Roman"/>
          <w:szCs w:val="21"/>
        </w:rPr>
        <w:fldChar w:fldCharType="separate"/>
      </w:r>
      <w:r w:rsidR="0079115A">
        <w:rPr>
          <w:rFonts w:ascii="仿宋" w:hAnsi="仿宋" w:cs="Times New Roman"/>
          <w:noProof/>
          <w:szCs w:val="21"/>
        </w:rPr>
        <w:t>6</w:t>
      </w:r>
      <w:r w:rsidRPr="00915C0F">
        <w:rPr>
          <w:rFonts w:ascii="仿宋" w:hAnsi="仿宋" w:cs="Times New Roman"/>
          <w:szCs w:val="21"/>
        </w:rPr>
        <w:fldChar w:fldCharType="end"/>
      </w:r>
      <w:r w:rsidRPr="00FF3F12">
        <w:rPr>
          <w:rFonts w:ascii="仿宋" w:hAnsi="仿宋" w:cs="Times New Roman"/>
          <w:szCs w:val="21"/>
        </w:rPr>
        <w:t xml:space="preserve"> </w:t>
      </w:r>
      <w:r w:rsidR="00C71DD7" w:rsidRPr="00C71DD7">
        <w:rPr>
          <w:rFonts w:ascii="仿宋" w:hAnsi="仿宋" w:hint="eastAsia"/>
        </w:rPr>
        <w:t>SEANet传输层</w:t>
      </w:r>
      <w:r w:rsidR="00C71DD7">
        <w:rPr>
          <w:rFonts w:ascii="仿宋" w:hAnsi="仿宋" w:hint="eastAsia"/>
        </w:rPr>
        <w:t>公共</w:t>
      </w:r>
      <w:r w:rsidR="00C71DD7" w:rsidRPr="00FF3F12">
        <w:rPr>
          <w:rFonts w:ascii="仿宋" w:hAnsi="仿宋" w:hint="eastAsia"/>
        </w:rPr>
        <w:t>首部</w:t>
      </w:r>
      <w:r w:rsidR="00912EFA">
        <w:rPr>
          <w:rFonts w:ascii="仿宋" w:hAnsi="仿宋" w:hint="eastAsia"/>
        </w:rPr>
        <w:t>（P</w:t>
      </w:r>
      <w:r w:rsidR="00912EFA">
        <w:rPr>
          <w:rFonts w:ascii="仿宋" w:hAnsi="仿宋"/>
        </w:rPr>
        <w:t>ublic Header</w:t>
      </w:r>
      <w:r w:rsidR="00912EFA">
        <w:rPr>
          <w:rFonts w:ascii="仿宋" w:hAnsi="仿宋" w:hint="eastAsia"/>
        </w:rPr>
        <w:t>）</w:t>
      </w:r>
      <w:r w:rsidRPr="00FF3F12">
        <w:rPr>
          <w:rFonts w:ascii="仿宋" w:hAnsi="仿宋" w:cs="Times New Roman" w:hint="eastAsia"/>
          <w:szCs w:val="21"/>
        </w:rPr>
        <w:t>格式</w:t>
      </w:r>
    </w:p>
    <w:p w14:paraId="01D3DA71" w14:textId="77777777" w:rsidR="00D13BCB" w:rsidRPr="00FF3F12" w:rsidRDefault="00D13BCB" w:rsidP="007B52C3">
      <w:pPr>
        <w:ind w:firstLineChars="200" w:firstLine="422"/>
        <w:rPr>
          <w:rFonts w:ascii="仿宋" w:hAnsi="仿宋" w:cs="Times New Roman"/>
          <w:b/>
        </w:rPr>
      </w:pPr>
    </w:p>
    <w:p w14:paraId="34269090" w14:textId="2EC9DACF" w:rsidR="009D6B6A" w:rsidRDefault="009D6B6A" w:rsidP="009D6B6A">
      <w:pPr>
        <w:pStyle w:val="ab"/>
        <w:numPr>
          <w:ilvl w:val="0"/>
          <w:numId w:val="22"/>
        </w:numPr>
        <w:ind w:firstLineChars="0"/>
        <w:rPr>
          <w:rFonts w:ascii="仿宋" w:hAnsi="仿宋" w:cs="Times New Roman"/>
          <w:sz w:val="21"/>
          <w:szCs w:val="21"/>
        </w:rPr>
      </w:pPr>
      <w:bookmarkStart w:id="267" w:name="_Hlk130376732"/>
      <w:r>
        <w:rPr>
          <w:rFonts w:ascii="仿宋" w:hAnsi="仿宋" w:cs="Times New Roman"/>
          <w:b/>
          <w:sz w:val="21"/>
        </w:rPr>
        <w:t>V</w:t>
      </w:r>
      <w:r>
        <w:rPr>
          <w:rFonts w:ascii="仿宋" w:hAnsi="仿宋" w:cs="Times New Roman" w:hint="eastAsia"/>
          <w:b/>
          <w:sz w:val="21"/>
        </w:rPr>
        <w:t>ersion</w:t>
      </w:r>
      <w:r w:rsidRPr="006F72A9">
        <w:rPr>
          <w:rFonts w:ascii="仿宋" w:hAnsi="仿宋" w:cs="Times New Roman"/>
          <w:b/>
          <w:sz w:val="21"/>
        </w:rPr>
        <w:t>：</w:t>
      </w:r>
      <w:r>
        <w:rPr>
          <w:rFonts w:ascii="仿宋" w:hAnsi="仿宋" w:cs="Times New Roman"/>
          <w:sz w:val="21"/>
        </w:rPr>
        <w:t>8</w:t>
      </w:r>
      <w:r w:rsidRPr="006F72A9">
        <w:rPr>
          <w:rFonts w:ascii="仿宋" w:hAnsi="仿宋" w:cs="Times New Roman"/>
          <w:sz w:val="21"/>
        </w:rPr>
        <w:t>bits，</w:t>
      </w:r>
      <w:r w:rsidRPr="006F72A9">
        <w:rPr>
          <w:rFonts w:ascii="仿宋" w:hAnsi="仿宋" w:cs="Times New Roman" w:hint="eastAsia"/>
          <w:sz w:val="21"/>
          <w:szCs w:val="21"/>
        </w:rPr>
        <w:t>标明</w:t>
      </w:r>
      <w:r>
        <w:rPr>
          <w:rFonts w:ascii="仿宋" w:hAnsi="仿宋" w:cs="Times New Roman" w:hint="eastAsia"/>
          <w:sz w:val="21"/>
        </w:rPr>
        <w:t>S</w:t>
      </w:r>
      <w:r>
        <w:rPr>
          <w:rFonts w:ascii="仿宋" w:hAnsi="仿宋" w:cs="Times New Roman"/>
          <w:sz w:val="21"/>
        </w:rPr>
        <w:t>EANet</w:t>
      </w:r>
      <w:r w:rsidRPr="006F72A9">
        <w:rPr>
          <w:rFonts w:ascii="仿宋" w:hAnsi="仿宋" w:cs="Times New Roman" w:hint="eastAsia"/>
          <w:sz w:val="21"/>
        </w:rPr>
        <w:t>协议</w:t>
      </w:r>
      <w:r>
        <w:rPr>
          <w:rFonts w:ascii="仿宋" w:hAnsi="仿宋" w:cs="Times New Roman" w:hint="eastAsia"/>
          <w:sz w:val="21"/>
        </w:rPr>
        <w:t>报文</w:t>
      </w:r>
      <w:r w:rsidRPr="006F72A9">
        <w:rPr>
          <w:rFonts w:ascii="仿宋" w:hAnsi="仿宋" w:cs="Times New Roman"/>
          <w:sz w:val="21"/>
        </w:rPr>
        <w:t>的</w:t>
      </w:r>
      <w:r>
        <w:rPr>
          <w:rFonts w:ascii="仿宋" w:hAnsi="仿宋" w:cs="Times New Roman" w:hint="eastAsia"/>
          <w:sz w:val="21"/>
        </w:rPr>
        <w:t>版本号</w:t>
      </w:r>
      <w:r>
        <w:rPr>
          <w:rFonts w:ascii="仿宋" w:hAnsi="仿宋" w:cs="Times New Roman" w:hint="eastAsia"/>
          <w:sz w:val="21"/>
          <w:szCs w:val="21"/>
        </w:rPr>
        <w:t>，</w:t>
      </w:r>
      <w:r w:rsidRPr="006F72A9">
        <w:rPr>
          <w:rFonts w:ascii="仿宋" w:hAnsi="仿宋" w:cs="Times New Roman" w:hint="eastAsia"/>
          <w:sz w:val="21"/>
          <w:szCs w:val="21"/>
        </w:rPr>
        <w:t>取值及含义如下</w:t>
      </w:r>
      <w:r>
        <w:rPr>
          <w:rFonts w:ascii="仿宋" w:hAnsi="仿宋" w:cs="Times New Roman" w:hint="eastAsia"/>
          <w:sz w:val="21"/>
          <w:szCs w:val="21"/>
        </w:rPr>
        <w:t>表所示。</w:t>
      </w:r>
    </w:p>
    <w:p w14:paraId="4684C56B" w14:textId="77777777" w:rsidR="009D6B6A" w:rsidRPr="007322A3" w:rsidRDefault="009D6B6A" w:rsidP="009D6B6A">
      <w:pPr>
        <w:pStyle w:val="ab"/>
        <w:ind w:left="420" w:firstLineChars="0" w:firstLine="0"/>
        <w:rPr>
          <w:rFonts w:ascii="仿宋" w:hAnsi="仿宋" w:cs="Times New Roman"/>
          <w:sz w:val="21"/>
          <w:szCs w:val="21"/>
        </w:rPr>
      </w:pPr>
    </w:p>
    <w:tbl>
      <w:tblPr>
        <w:tblStyle w:val="a3"/>
        <w:tblW w:w="0" w:type="auto"/>
        <w:tblInd w:w="562" w:type="dxa"/>
        <w:tblLook w:val="04A0" w:firstRow="1" w:lastRow="0" w:firstColumn="1" w:lastColumn="0" w:noHBand="0" w:noVBand="1"/>
      </w:tblPr>
      <w:tblGrid>
        <w:gridCol w:w="1476"/>
        <w:gridCol w:w="5045"/>
      </w:tblGrid>
      <w:tr w:rsidR="009D6B6A" w:rsidRPr="00FF3F12" w14:paraId="1F37C3E4" w14:textId="77777777" w:rsidTr="00FE2732">
        <w:trPr>
          <w:trHeight w:val="248"/>
        </w:trPr>
        <w:tc>
          <w:tcPr>
            <w:tcW w:w="6521" w:type="dxa"/>
            <w:gridSpan w:val="2"/>
            <w:vAlign w:val="center"/>
          </w:tcPr>
          <w:p w14:paraId="6E96834B" w14:textId="77777777" w:rsidR="009D6B6A" w:rsidRPr="00FF3F12" w:rsidRDefault="009D6B6A" w:rsidP="00FE2732">
            <w:pPr>
              <w:jc w:val="center"/>
              <w:rPr>
                <w:rFonts w:ascii="仿宋" w:hAnsi="仿宋" w:cs="Times New Roman"/>
                <w:b/>
              </w:rPr>
            </w:pPr>
            <w:r>
              <w:rPr>
                <w:rFonts w:ascii="仿宋" w:hAnsi="仿宋" w:cs="Times New Roman" w:hint="eastAsia"/>
                <w:szCs w:val="21"/>
              </w:rPr>
              <w:t xml:space="preserve"> </w:t>
            </w:r>
            <w:r>
              <w:rPr>
                <w:rFonts w:ascii="仿宋" w:hAnsi="仿宋" w:cs="Times New Roman"/>
                <w:szCs w:val="21"/>
              </w:rPr>
              <w:t xml:space="preserve">   </w:t>
            </w:r>
            <w:r>
              <w:rPr>
                <w:rFonts w:ascii="仿宋" w:hAnsi="仿宋" w:cs="Times New Roman"/>
                <w:b/>
              </w:rPr>
              <w:t>V</w:t>
            </w:r>
            <w:r>
              <w:rPr>
                <w:rFonts w:ascii="仿宋" w:hAnsi="仿宋" w:cs="Times New Roman" w:hint="eastAsia"/>
                <w:b/>
              </w:rPr>
              <w:t>ersion</w:t>
            </w:r>
            <w:r w:rsidRPr="00FF3F12">
              <w:rPr>
                <w:rFonts w:ascii="仿宋" w:hAnsi="仿宋" w:cs="Times New Roman" w:hint="eastAsia"/>
                <w:b/>
              </w:rPr>
              <w:t>字段</w:t>
            </w:r>
          </w:p>
        </w:tc>
      </w:tr>
      <w:tr w:rsidR="009D6B6A" w:rsidRPr="00FF3F12" w14:paraId="12B2D0D2" w14:textId="77777777" w:rsidTr="00FE2732">
        <w:trPr>
          <w:trHeight w:val="248"/>
        </w:trPr>
        <w:tc>
          <w:tcPr>
            <w:tcW w:w="1476" w:type="dxa"/>
          </w:tcPr>
          <w:p w14:paraId="3962CE2E" w14:textId="77777777" w:rsidR="009D6B6A" w:rsidRPr="00FF3F12" w:rsidRDefault="009D6B6A" w:rsidP="00FE2732">
            <w:pPr>
              <w:rPr>
                <w:rFonts w:ascii="仿宋" w:hAnsi="仿宋" w:cs="Times New Roman"/>
                <w:b/>
              </w:rPr>
            </w:pPr>
            <w:r w:rsidRPr="00FF3F12">
              <w:rPr>
                <w:rFonts w:ascii="仿宋" w:hAnsi="仿宋" w:cs="Times New Roman" w:hint="eastAsia"/>
                <w:b/>
              </w:rPr>
              <w:t>值</w:t>
            </w:r>
          </w:p>
        </w:tc>
        <w:tc>
          <w:tcPr>
            <w:tcW w:w="5045" w:type="dxa"/>
          </w:tcPr>
          <w:p w14:paraId="1E8C9813" w14:textId="77777777" w:rsidR="009D6B6A" w:rsidRPr="00FF3F12" w:rsidRDefault="009D6B6A" w:rsidP="00FE2732">
            <w:pPr>
              <w:rPr>
                <w:rFonts w:ascii="仿宋" w:hAnsi="仿宋" w:cs="Times New Roman"/>
                <w:b/>
              </w:rPr>
            </w:pPr>
            <w:r w:rsidRPr="00FF3F12">
              <w:rPr>
                <w:rFonts w:ascii="仿宋" w:hAnsi="仿宋" w:cs="Times New Roman" w:hint="eastAsia"/>
                <w:b/>
              </w:rPr>
              <w:t>含义</w:t>
            </w:r>
          </w:p>
        </w:tc>
      </w:tr>
      <w:tr w:rsidR="009D6B6A" w:rsidRPr="00FF3F12" w14:paraId="6885DB3A" w14:textId="77777777" w:rsidTr="00FE2732">
        <w:trPr>
          <w:trHeight w:val="248"/>
        </w:trPr>
        <w:tc>
          <w:tcPr>
            <w:tcW w:w="1476" w:type="dxa"/>
          </w:tcPr>
          <w:p w14:paraId="7101B970" w14:textId="77777777" w:rsidR="009D6B6A" w:rsidRPr="00FF3F12" w:rsidRDefault="009D6B6A" w:rsidP="00FE2732">
            <w:pPr>
              <w:rPr>
                <w:rFonts w:ascii="仿宋" w:hAnsi="仿宋" w:cs="Times New Roman"/>
              </w:rPr>
            </w:pPr>
            <w:r>
              <w:rPr>
                <w:rFonts w:ascii="仿宋" w:hAnsi="仿宋" w:cs="Times New Roman" w:hint="eastAsia"/>
              </w:rPr>
              <w:t>0x</w:t>
            </w:r>
            <w:r>
              <w:rPr>
                <w:rFonts w:ascii="仿宋" w:hAnsi="仿宋" w:cs="Times New Roman"/>
              </w:rPr>
              <w:t>1</w:t>
            </w:r>
          </w:p>
        </w:tc>
        <w:tc>
          <w:tcPr>
            <w:tcW w:w="5045" w:type="dxa"/>
          </w:tcPr>
          <w:p w14:paraId="6A3403E2" w14:textId="77777777" w:rsidR="009D6B6A" w:rsidRPr="00FF3F12" w:rsidRDefault="009D6B6A" w:rsidP="00FE2732">
            <w:pPr>
              <w:rPr>
                <w:rFonts w:ascii="仿宋" w:hAnsi="仿宋" w:cs="Times New Roman"/>
              </w:rPr>
            </w:pPr>
            <w:r>
              <w:rPr>
                <w:rFonts w:ascii="仿宋" w:hAnsi="仿宋" w:cs="Times New Roman" w:hint="eastAsia"/>
              </w:rPr>
              <w:t>版本xx</w:t>
            </w:r>
          </w:p>
        </w:tc>
      </w:tr>
      <w:tr w:rsidR="009D6B6A" w:rsidRPr="00FF3F12" w14:paraId="63FCEFA2" w14:textId="77777777" w:rsidTr="00FE2732">
        <w:trPr>
          <w:trHeight w:val="254"/>
        </w:trPr>
        <w:tc>
          <w:tcPr>
            <w:tcW w:w="1476" w:type="dxa"/>
          </w:tcPr>
          <w:p w14:paraId="72383003" w14:textId="77777777" w:rsidR="009D6B6A" w:rsidRPr="00FF3F12" w:rsidRDefault="009D6B6A" w:rsidP="00FE2732">
            <w:pPr>
              <w:rPr>
                <w:rFonts w:ascii="仿宋" w:hAnsi="仿宋" w:cs="Times New Roman"/>
              </w:rPr>
            </w:pPr>
            <w:r>
              <w:rPr>
                <w:rFonts w:ascii="仿宋" w:hAnsi="仿宋" w:cs="Times New Roman"/>
              </w:rPr>
              <w:t>0x0,</w:t>
            </w:r>
            <w:r>
              <w:rPr>
                <w:rFonts w:ascii="仿宋" w:hAnsi="仿宋" w:cs="Times New Roman" w:hint="eastAsia"/>
              </w:rPr>
              <w:t>0x</w:t>
            </w:r>
            <w:r>
              <w:rPr>
                <w:rFonts w:ascii="仿宋" w:hAnsi="仿宋" w:cs="Times New Roman"/>
              </w:rPr>
              <w:t>2~0xFF</w:t>
            </w:r>
          </w:p>
        </w:tc>
        <w:tc>
          <w:tcPr>
            <w:tcW w:w="5045" w:type="dxa"/>
          </w:tcPr>
          <w:p w14:paraId="7096CB2A" w14:textId="77777777" w:rsidR="009D6B6A" w:rsidRPr="00FF3F12" w:rsidRDefault="009D6B6A" w:rsidP="00FE2732">
            <w:pPr>
              <w:rPr>
                <w:rFonts w:ascii="仿宋" w:hAnsi="仿宋" w:cs="Times New Roman"/>
              </w:rPr>
            </w:pPr>
            <w:r>
              <w:rPr>
                <w:rFonts w:ascii="仿宋" w:hAnsi="仿宋" w:cs="Times New Roman" w:hint="eastAsia"/>
              </w:rPr>
              <w:t>预留</w:t>
            </w:r>
          </w:p>
        </w:tc>
      </w:tr>
    </w:tbl>
    <w:p w14:paraId="17B2745B" w14:textId="77777777" w:rsidR="009D6B6A" w:rsidRPr="009D6B6A" w:rsidRDefault="009D6B6A" w:rsidP="009D6B6A">
      <w:pPr>
        <w:rPr>
          <w:rFonts w:ascii="仿宋" w:hAnsi="仿宋" w:cs="Times New Roman"/>
          <w:szCs w:val="21"/>
        </w:rPr>
      </w:pPr>
    </w:p>
    <w:p w14:paraId="2F958DDE" w14:textId="45E16939" w:rsidR="00913A78" w:rsidRDefault="00E05404" w:rsidP="00913A78">
      <w:pPr>
        <w:pStyle w:val="ab"/>
        <w:numPr>
          <w:ilvl w:val="0"/>
          <w:numId w:val="22"/>
        </w:numPr>
        <w:ind w:firstLineChars="0"/>
        <w:rPr>
          <w:rFonts w:ascii="仿宋" w:hAnsi="仿宋" w:cs="Times New Roman"/>
          <w:sz w:val="21"/>
          <w:szCs w:val="21"/>
        </w:rPr>
      </w:pPr>
      <w:r>
        <w:rPr>
          <w:rFonts w:ascii="仿宋" w:hAnsi="仿宋" w:cs="Times New Roman"/>
          <w:b/>
          <w:sz w:val="21"/>
        </w:rPr>
        <w:t>Type</w:t>
      </w:r>
      <w:bookmarkEnd w:id="267"/>
      <w:r w:rsidR="00257845" w:rsidRPr="006F72A9">
        <w:rPr>
          <w:rFonts w:ascii="仿宋" w:hAnsi="仿宋" w:cs="Times New Roman"/>
          <w:b/>
          <w:sz w:val="21"/>
        </w:rPr>
        <w:t>：</w:t>
      </w:r>
      <w:r>
        <w:rPr>
          <w:rFonts w:ascii="仿宋" w:hAnsi="仿宋" w:cs="Times New Roman"/>
          <w:sz w:val="21"/>
        </w:rPr>
        <w:t>8</w:t>
      </w:r>
      <w:r w:rsidR="00257845" w:rsidRPr="006F72A9">
        <w:rPr>
          <w:rFonts w:ascii="仿宋" w:hAnsi="仿宋" w:cs="Times New Roman"/>
          <w:sz w:val="21"/>
        </w:rPr>
        <w:t>bits，</w:t>
      </w:r>
      <w:r>
        <w:rPr>
          <w:rFonts w:ascii="仿宋" w:hAnsi="仿宋" w:cs="Times New Roman" w:hint="eastAsia"/>
          <w:sz w:val="21"/>
        </w:rPr>
        <w:t>S</w:t>
      </w:r>
      <w:r>
        <w:rPr>
          <w:rFonts w:ascii="仿宋" w:hAnsi="仿宋" w:cs="Times New Roman"/>
          <w:sz w:val="21"/>
        </w:rPr>
        <w:t>EANet</w:t>
      </w:r>
      <w:r w:rsidR="004F7BA5" w:rsidRPr="006F72A9">
        <w:rPr>
          <w:rFonts w:ascii="仿宋" w:hAnsi="仿宋" w:cs="Times New Roman" w:hint="eastAsia"/>
          <w:sz w:val="21"/>
        </w:rPr>
        <w:t>传输层</w:t>
      </w:r>
      <w:r w:rsidR="00935496" w:rsidRPr="006F72A9">
        <w:rPr>
          <w:rFonts w:ascii="仿宋" w:hAnsi="仿宋" w:cs="Times New Roman" w:hint="eastAsia"/>
          <w:sz w:val="21"/>
        </w:rPr>
        <w:t>协议</w:t>
      </w:r>
      <w:r>
        <w:rPr>
          <w:rFonts w:ascii="仿宋" w:hAnsi="仿宋" w:cs="Times New Roman" w:hint="eastAsia"/>
          <w:sz w:val="21"/>
        </w:rPr>
        <w:t>报文</w:t>
      </w:r>
      <w:r w:rsidR="00257845" w:rsidRPr="006F72A9">
        <w:rPr>
          <w:rFonts w:ascii="仿宋" w:hAnsi="仿宋" w:cs="Times New Roman"/>
          <w:sz w:val="21"/>
        </w:rPr>
        <w:t>类型</w:t>
      </w:r>
      <w:r w:rsidR="00913A78">
        <w:rPr>
          <w:rFonts w:ascii="仿宋" w:hAnsi="仿宋" w:cs="Times New Roman" w:hint="eastAsia"/>
          <w:sz w:val="21"/>
          <w:szCs w:val="21"/>
        </w:rPr>
        <w:t>，</w:t>
      </w:r>
      <w:r w:rsidR="00CA5F36">
        <w:rPr>
          <w:rFonts w:ascii="仿宋" w:hAnsi="仿宋" w:cs="Times New Roman" w:hint="eastAsia"/>
          <w:sz w:val="21"/>
          <w:szCs w:val="21"/>
        </w:rPr>
        <w:t>高位的3bits用于标明协议类型，低位5bits用于标明每个类型下面的报文分类，具体</w:t>
      </w:r>
      <w:r w:rsidR="004F7BA5" w:rsidRPr="006F72A9">
        <w:rPr>
          <w:rFonts w:ascii="仿宋" w:hAnsi="仿宋" w:cs="Times New Roman" w:hint="eastAsia"/>
          <w:sz w:val="21"/>
          <w:szCs w:val="21"/>
        </w:rPr>
        <w:t>取值及含义如下</w:t>
      </w:r>
      <w:r w:rsidR="00913A78">
        <w:rPr>
          <w:rFonts w:ascii="仿宋" w:hAnsi="仿宋" w:cs="Times New Roman" w:hint="eastAsia"/>
          <w:sz w:val="21"/>
          <w:szCs w:val="21"/>
        </w:rPr>
        <w:t>表所示。</w:t>
      </w:r>
    </w:p>
    <w:p w14:paraId="325DFEE0" w14:textId="77777777" w:rsidR="00913A78" w:rsidRPr="00882C74" w:rsidRDefault="00913A78" w:rsidP="00913A78">
      <w:pPr>
        <w:pStyle w:val="ab"/>
        <w:ind w:left="420" w:firstLineChars="0" w:firstLine="0"/>
        <w:rPr>
          <w:rFonts w:ascii="仿宋" w:hAnsi="仿宋" w:cs="Times New Roman"/>
          <w:sz w:val="21"/>
          <w:szCs w:val="21"/>
        </w:rPr>
      </w:pPr>
    </w:p>
    <w:tbl>
      <w:tblPr>
        <w:tblStyle w:val="a3"/>
        <w:tblW w:w="8080" w:type="dxa"/>
        <w:tblInd w:w="137" w:type="dxa"/>
        <w:tblLook w:val="04A0" w:firstRow="1" w:lastRow="0" w:firstColumn="1" w:lastColumn="0" w:noHBand="0" w:noVBand="1"/>
      </w:tblPr>
      <w:tblGrid>
        <w:gridCol w:w="1275"/>
        <w:gridCol w:w="2001"/>
        <w:gridCol w:w="4804"/>
      </w:tblGrid>
      <w:tr w:rsidR="00CA5F36" w:rsidRPr="00FF3F12" w14:paraId="0AC3D5A1" w14:textId="77777777" w:rsidTr="00FC490D">
        <w:trPr>
          <w:trHeight w:val="248"/>
        </w:trPr>
        <w:tc>
          <w:tcPr>
            <w:tcW w:w="1275" w:type="dxa"/>
          </w:tcPr>
          <w:p w14:paraId="3A4690DB" w14:textId="78AAAA8D" w:rsidR="00CA5F36" w:rsidRPr="00FF3F12" w:rsidRDefault="00CA5F36" w:rsidP="007B55F5">
            <w:pPr>
              <w:rPr>
                <w:rFonts w:ascii="仿宋" w:hAnsi="仿宋" w:cs="Times New Roman"/>
                <w:b/>
              </w:rPr>
            </w:pPr>
            <w:r>
              <w:rPr>
                <w:rFonts w:ascii="仿宋" w:hAnsi="仿宋" w:cs="Times New Roman"/>
                <w:b/>
              </w:rPr>
              <w:t>bit7~bit5</w:t>
            </w:r>
          </w:p>
        </w:tc>
        <w:tc>
          <w:tcPr>
            <w:tcW w:w="2001" w:type="dxa"/>
          </w:tcPr>
          <w:p w14:paraId="5FC78006" w14:textId="4F6C6D54" w:rsidR="00CA5F36" w:rsidRPr="00FF3F12" w:rsidRDefault="00CA5F36" w:rsidP="007B55F5">
            <w:pPr>
              <w:rPr>
                <w:rFonts w:ascii="仿宋" w:hAnsi="仿宋" w:cs="Times New Roman"/>
                <w:b/>
              </w:rPr>
            </w:pPr>
            <w:r>
              <w:rPr>
                <w:rFonts w:ascii="仿宋" w:hAnsi="仿宋" w:cs="Times New Roman"/>
                <w:b/>
              </w:rPr>
              <w:t>b</w:t>
            </w:r>
            <w:r>
              <w:rPr>
                <w:rFonts w:ascii="仿宋" w:hAnsi="仿宋" w:cs="Times New Roman" w:hint="eastAsia"/>
                <w:b/>
              </w:rPr>
              <w:t>it</w:t>
            </w:r>
            <w:r>
              <w:rPr>
                <w:rFonts w:ascii="仿宋" w:hAnsi="仿宋" w:cs="Times New Roman"/>
                <w:b/>
              </w:rPr>
              <w:t>4~bit0</w:t>
            </w:r>
          </w:p>
        </w:tc>
        <w:tc>
          <w:tcPr>
            <w:tcW w:w="4804" w:type="dxa"/>
          </w:tcPr>
          <w:p w14:paraId="402FF481" w14:textId="3437E7E1" w:rsidR="00CA5F36" w:rsidRPr="00FF3F12" w:rsidRDefault="00CA5F36" w:rsidP="007B55F5">
            <w:pPr>
              <w:rPr>
                <w:rFonts w:ascii="仿宋" w:hAnsi="仿宋" w:cs="Times New Roman"/>
                <w:b/>
              </w:rPr>
            </w:pPr>
            <w:r w:rsidRPr="00FF3F12">
              <w:rPr>
                <w:rFonts w:ascii="仿宋" w:hAnsi="仿宋" w:cs="Times New Roman" w:hint="eastAsia"/>
                <w:b/>
              </w:rPr>
              <w:t>含义</w:t>
            </w:r>
          </w:p>
        </w:tc>
      </w:tr>
      <w:tr w:rsidR="00CA5F36" w:rsidRPr="00FF3F12" w14:paraId="23993107" w14:textId="77777777" w:rsidTr="00944905">
        <w:trPr>
          <w:trHeight w:val="248"/>
        </w:trPr>
        <w:tc>
          <w:tcPr>
            <w:tcW w:w="1275" w:type="dxa"/>
            <w:vMerge w:val="restart"/>
            <w:vAlign w:val="center"/>
          </w:tcPr>
          <w:p w14:paraId="69F6D364" w14:textId="77777777" w:rsidR="00CA5F36" w:rsidRDefault="00CA5F36" w:rsidP="00944905">
            <w:pPr>
              <w:rPr>
                <w:rFonts w:ascii="仿宋" w:hAnsi="仿宋" w:cs="Times New Roman"/>
              </w:rPr>
            </w:pPr>
            <w:r>
              <w:rPr>
                <w:rFonts w:ascii="仿宋" w:hAnsi="仿宋" w:cs="Times New Roman" w:hint="eastAsia"/>
              </w:rPr>
              <w:t>0</w:t>
            </w:r>
            <w:r>
              <w:rPr>
                <w:rFonts w:ascii="仿宋" w:hAnsi="仿宋" w:cs="Times New Roman"/>
              </w:rPr>
              <w:t>00</w:t>
            </w:r>
          </w:p>
          <w:p w14:paraId="1BB46E79" w14:textId="77777777" w:rsidR="00FC490D" w:rsidRPr="00A939A0" w:rsidRDefault="00FC490D" w:rsidP="00944905">
            <w:pPr>
              <w:rPr>
                <w:rFonts w:ascii="仿宋" w:hAnsi="仿宋" w:cs="Times New Roman"/>
                <w:b/>
              </w:rPr>
            </w:pPr>
            <w:r w:rsidRPr="00A939A0">
              <w:rPr>
                <w:rFonts w:ascii="仿宋" w:hAnsi="仿宋" w:cs="Times New Roman" w:hint="eastAsia"/>
                <w:b/>
              </w:rPr>
              <w:t>公共消息</w:t>
            </w:r>
          </w:p>
          <w:p w14:paraId="15E73006" w14:textId="0F32675F" w:rsidR="00FC490D" w:rsidRPr="00FF3F12" w:rsidRDefault="00FC490D" w:rsidP="00944905">
            <w:pPr>
              <w:rPr>
                <w:rFonts w:ascii="仿宋" w:hAnsi="仿宋" w:cs="Times New Roman"/>
              </w:rPr>
            </w:pPr>
            <w:r w:rsidRPr="00A939A0">
              <w:rPr>
                <w:rFonts w:ascii="仿宋" w:hAnsi="仿宋" w:cs="Times New Roman" w:hint="eastAsia"/>
                <w:b/>
              </w:rPr>
              <w:t>报文</w:t>
            </w:r>
          </w:p>
        </w:tc>
        <w:tc>
          <w:tcPr>
            <w:tcW w:w="2001" w:type="dxa"/>
            <w:vAlign w:val="center"/>
          </w:tcPr>
          <w:p w14:paraId="7781A80B" w14:textId="08EEF797" w:rsidR="00CA5F36" w:rsidRDefault="00CA5F36" w:rsidP="00944905">
            <w:pPr>
              <w:rPr>
                <w:rFonts w:ascii="仿宋" w:hAnsi="仿宋"/>
                <w:szCs w:val="21"/>
              </w:rPr>
            </w:pPr>
            <w:r>
              <w:rPr>
                <w:rFonts w:ascii="仿宋" w:hAnsi="仿宋" w:hint="eastAsia"/>
                <w:szCs w:val="21"/>
              </w:rPr>
              <w:t>0</w:t>
            </w:r>
            <w:r>
              <w:rPr>
                <w:rFonts w:ascii="仿宋" w:hAnsi="仿宋"/>
                <w:szCs w:val="21"/>
              </w:rPr>
              <w:t>0001</w:t>
            </w:r>
          </w:p>
        </w:tc>
        <w:tc>
          <w:tcPr>
            <w:tcW w:w="4804" w:type="dxa"/>
            <w:vAlign w:val="center"/>
          </w:tcPr>
          <w:p w14:paraId="612A01F0" w14:textId="00D5D1D1" w:rsidR="00CA5F36" w:rsidRPr="00FF3F12" w:rsidRDefault="00CA5F36" w:rsidP="00944905">
            <w:pPr>
              <w:rPr>
                <w:rFonts w:ascii="仿宋" w:hAnsi="仿宋" w:cs="Times New Roman"/>
              </w:rPr>
            </w:pPr>
            <w:r w:rsidRPr="00915C0F">
              <w:rPr>
                <w:rFonts w:ascii="仿宋" w:hAnsi="仿宋" w:hint="eastAsia"/>
              </w:rPr>
              <w:t>否定性确认报文（</w:t>
            </w:r>
            <w:r w:rsidRPr="003B72F7">
              <w:rPr>
                <w:rFonts w:ascii="仿宋" w:hAnsi="仿宋"/>
              </w:rPr>
              <w:t>NeT</w:t>
            </w:r>
            <w:r w:rsidRPr="006F72A9">
              <w:rPr>
                <w:rFonts w:ascii="仿宋" w:hAnsi="仿宋"/>
              </w:rPr>
              <w:t>_</w:t>
            </w:r>
            <w:r>
              <w:rPr>
                <w:rFonts w:ascii="仿宋" w:hAnsi="仿宋"/>
              </w:rPr>
              <w:t>R</w:t>
            </w:r>
            <w:r>
              <w:rPr>
                <w:rFonts w:ascii="仿宋" w:hAnsi="仿宋" w:hint="eastAsia"/>
              </w:rPr>
              <w:t>e</w:t>
            </w:r>
            <w:r>
              <w:rPr>
                <w:rFonts w:ascii="仿宋" w:hAnsi="仿宋"/>
              </w:rPr>
              <w:t>liable_</w:t>
            </w:r>
            <w:r w:rsidRPr="006F72A9">
              <w:rPr>
                <w:rFonts w:ascii="仿宋" w:hAnsi="仿宋"/>
              </w:rPr>
              <w:t>NACK</w:t>
            </w:r>
            <w:r w:rsidRPr="006F72A9">
              <w:rPr>
                <w:rFonts w:ascii="仿宋" w:hAnsi="仿宋" w:hint="eastAsia"/>
              </w:rPr>
              <w:t>）</w:t>
            </w:r>
          </w:p>
        </w:tc>
      </w:tr>
      <w:tr w:rsidR="00CA5F36" w:rsidRPr="00FF3F12" w14:paraId="7BD221D8" w14:textId="77777777" w:rsidTr="00944905">
        <w:trPr>
          <w:trHeight w:val="254"/>
        </w:trPr>
        <w:tc>
          <w:tcPr>
            <w:tcW w:w="1275" w:type="dxa"/>
            <w:vMerge/>
            <w:vAlign w:val="center"/>
          </w:tcPr>
          <w:p w14:paraId="46FA8F0B" w14:textId="6855CF2D" w:rsidR="00CA5F36" w:rsidRPr="00FF3F12" w:rsidRDefault="00CA5F36" w:rsidP="00944905">
            <w:pPr>
              <w:rPr>
                <w:rFonts w:ascii="仿宋" w:hAnsi="仿宋" w:cs="Times New Roman"/>
              </w:rPr>
            </w:pPr>
          </w:p>
        </w:tc>
        <w:tc>
          <w:tcPr>
            <w:tcW w:w="2001" w:type="dxa"/>
            <w:vAlign w:val="center"/>
          </w:tcPr>
          <w:p w14:paraId="02B742A7" w14:textId="5DD39E30" w:rsidR="00CA5F36" w:rsidRDefault="00CA5F36" w:rsidP="00944905">
            <w:pPr>
              <w:rPr>
                <w:rFonts w:ascii="仿宋" w:hAnsi="仿宋"/>
                <w:szCs w:val="21"/>
              </w:rPr>
            </w:pPr>
            <w:r>
              <w:rPr>
                <w:rFonts w:ascii="仿宋" w:hAnsi="仿宋" w:hint="eastAsia"/>
                <w:szCs w:val="21"/>
              </w:rPr>
              <w:t>0</w:t>
            </w:r>
            <w:r>
              <w:rPr>
                <w:rFonts w:ascii="仿宋" w:hAnsi="仿宋"/>
                <w:szCs w:val="21"/>
              </w:rPr>
              <w:t>0010</w:t>
            </w:r>
          </w:p>
        </w:tc>
        <w:tc>
          <w:tcPr>
            <w:tcW w:w="4804" w:type="dxa"/>
            <w:vAlign w:val="center"/>
          </w:tcPr>
          <w:p w14:paraId="154E6700" w14:textId="25DEF8B3" w:rsidR="00CA5F36" w:rsidRPr="00FF3F12" w:rsidRDefault="00CA5F36" w:rsidP="00944905">
            <w:pPr>
              <w:rPr>
                <w:rFonts w:ascii="仿宋" w:hAnsi="仿宋" w:cs="Times New Roman"/>
              </w:rPr>
            </w:pPr>
            <w:r w:rsidRPr="00915C0F">
              <w:rPr>
                <w:rFonts w:ascii="仿宋" w:hAnsi="仿宋" w:hint="eastAsia"/>
              </w:rPr>
              <w:t>否定性确认回复报文（</w:t>
            </w:r>
            <w:r w:rsidRPr="003B72F7">
              <w:rPr>
                <w:rFonts w:ascii="仿宋" w:hAnsi="仿宋"/>
              </w:rPr>
              <w:t>NeT</w:t>
            </w:r>
            <w:r w:rsidRPr="006F72A9">
              <w:rPr>
                <w:rFonts w:ascii="仿宋" w:hAnsi="仿宋"/>
              </w:rPr>
              <w:t>_</w:t>
            </w:r>
            <w:r>
              <w:rPr>
                <w:rFonts w:ascii="仿宋" w:hAnsi="仿宋"/>
              </w:rPr>
              <w:t>R</w:t>
            </w:r>
            <w:r>
              <w:rPr>
                <w:rFonts w:ascii="仿宋" w:hAnsi="仿宋" w:hint="eastAsia"/>
              </w:rPr>
              <w:t>e</w:t>
            </w:r>
            <w:r>
              <w:rPr>
                <w:rFonts w:ascii="仿宋" w:hAnsi="仿宋"/>
              </w:rPr>
              <w:t>liable_</w:t>
            </w:r>
            <w:r w:rsidRPr="006F72A9">
              <w:rPr>
                <w:rFonts w:ascii="仿宋" w:hAnsi="仿宋"/>
              </w:rPr>
              <w:t>NACKReply</w:t>
            </w:r>
            <w:r w:rsidRPr="006F72A9">
              <w:rPr>
                <w:rFonts w:ascii="仿宋" w:hAnsi="仿宋" w:hint="eastAsia"/>
              </w:rPr>
              <w:t>）</w:t>
            </w:r>
          </w:p>
        </w:tc>
      </w:tr>
      <w:tr w:rsidR="00CA5F36" w:rsidRPr="00FF3F12" w14:paraId="54121CFA" w14:textId="77777777" w:rsidTr="00944905">
        <w:trPr>
          <w:trHeight w:val="248"/>
        </w:trPr>
        <w:tc>
          <w:tcPr>
            <w:tcW w:w="1275" w:type="dxa"/>
            <w:vMerge/>
            <w:vAlign w:val="center"/>
          </w:tcPr>
          <w:p w14:paraId="47695A2C" w14:textId="7697F8A0" w:rsidR="00CA5F36" w:rsidRPr="00FF3F12" w:rsidRDefault="00CA5F36" w:rsidP="00944905">
            <w:pPr>
              <w:rPr>
                <w:rFonts w:ascii="仿宋" w:hAnsi="仿宋" w:cs="Times New Roman"/>
              </w:rPr>
            </w:pPr>
          </w:p>
        </w:tc>
        <w:tc>
          <w:tcPr>
            <w:tcW w:w="2001" w:type="dxa"/>
            <w:vAlign w:val="center"/>
          </w:tcPr>
          <w:p w14:paraId="3EB1CD96" w14:textId="32579586" w:rsidR="00CA5F36" w:rsidRDefault="00CA5F36" w:rsidP="00944905">
            <w:pPr>
              <w:rPr>
                <w:rFonts w:ascii="仿宋" w:hAnsi="仿宋"/>
                <w:szCs w:val="21"/>
              </w:rPr>
            </w:pPr>
            <w:r>
              <w:rPr>
                <w:rFonts w:ascii="仿宋" w:hAnsi="仿宋"/>
                <w:szCs w:val="21"/>
              </w:rPr>
              <w:t>00000</w:t>
            </w:r>
            <w:r>
              <w:rPr>
                <w:rFonts w:ascii="仿宋" w:hAnsi="仿宋" w:hint="eastAsia"/>
                <w:szCs w:val="21"/>
              </w:rPr>
              <w:t>,0</w:t>
            </w:r>
            <w:r>
              <w:rPr>
                <w:rFonts w:ascii="仿宋" w:hAnsi="仿宋"/>
                <w:szCs w:val="21"/>
              </w:rPr>
              <w:t>0011~11111</w:t>
            </w:r>
          </w:p>
        </w:tc>
        <w:tc>
          <w:tcPr>
            <w:tcW w:w="4804" w:type="dxa"/>
            <w:vAlign w:val="center"/>
          </w:tcPr>
          <w:p w14:paraId="2FB529D2" w14:textId="41B2DDC5" w:rsidR="00CA5F36" w:rsidRPr="00FF3F12" w:rsidRDefault="00CA5F36" w:rsidP="00944905">
            <w:pPr>
              <w:rPr>
                <w:rFonts w:ascii="仿宋" w:hAnsi="仿宋" w:cs="Times New Roman"/>
              </w:rPr>
            </w:pPr>
            <w:r>
              <w:rPr>
                <w:rFonts w:ascii="仿宋" w:hAnsi="仿宋" w:cs="Times New Roman" w:hint="eastAsia"/>
              </w:rPr>
              <w:t>预留</w:t>
            </w:r>
          </w:p>
        </w:tc>
      </w:tr>
      <w:tr w:rsidR="00944905" w:rsidRPr="00FF3F12" w14:paraId="32C3C07B" w14:textId="77777777" w:rsidTr="00944905">
        <w:trPr>
          <w:trHeight w:val="248"/>
        </w:trPr>
        <w:tc>
          <w:tcPr>
            <w:tcW w:w="1275" w:type="dxa"/>
            <w:vMerge w:val="restart"/>
            <w:vAlign w:val="center"/>
          </w:tcPr>
          <w:p w14:paraId="5BFF4B8C" w14:textId="77777777" w:rsidR="00944905" w:rsidRDefault="00944905" w:rsidP="00944905">
            <w:pPr>
              <w:rPr>
                <w:rFonts w:ascii="仿宋" w:hAnsi="仿宋" w:cs="Times New Roman"/>
              </w:rPr>
            </w:pPr>
            <w:r>
              <w:rPr>
                <w:rFonts w:ascii="仿宋" w:hAnsi="仿宋" w:cs="Times New Roman"/>
              </w:rPr>
              <w:t>001</w:t>
            </w:r>
          </w:p>
          <w:p w14:paraId="65506A27" w14:textId="77777777" w:rsidR="00944905" w:rsidRPr="00A939A0" w:rsidRDefault="00944905" w:rsidP="00944905">
            <w:pPr>
              <w:rPr>
                <w:rFonts w:ascii="仿宋" w:hAnsi="仿宋" w:cs="Times New Roman"/>
                <w:b/>
              </w:rPr>
            </w:pPr>
            <w:r w:rsidRPr="00A939A0">
              <w:rPr>
                <w:rFonts w:ascii="仿宋" w:hAnsi="仿宋" w:cs="Times New Roman" w:hint="eastAsia"/>
                <w:b/>
              </w:rPr>
              <w:t>S</w:t>
            </w:r>
            <w:r w:rsidRPr="00A939A0">
              <w:rPr>
                <w:rFonts w:ascii="仿宋" w:hAnsi="仿宋" w:cs="Times New Roman"/>
                <w:b/>
              </w:rPr>
              <w:t>EADP</w:t>
            </w:r>
            <w:r w:rsidRPr="00A939A0">
              <w:rPr>
                <w:rFonts w:ascii="仿宋" w:hAnsi="仿宋" w:cs="Times New Roman" w:hint="eastAsia"/>
                <w:b/>
              </w:rPr>
              <w:t>协议</w:t>
            </w:r>
          </w:p>
          <w:p w14:paraId="55EE8BCB" w14:textId="2C196550" w:rsidR="00944905" w:rsidRPr="00FF3F12" w:rsidRDefault="00944905" w:rsidP="00944905">
            <w:pPr>
              <w:rPr>
                <w:rFonts w:ascii="仿宋" w:hAnsi="仿宋" w:cs="Times New Roman"/>
              </w:rPr>
            </w:pPr>
            <w:r w:rsidRPr="00A939A0">
              <w:rPr>
                <w:rFonts w:ascii="仿宋" w:hAnsi="仿宋" w:cs="Times New Roman" w:hint="eastAsia"/>
                <w:b/>
              </w:rPr>
              <w:t>相关报文</w:t>
            </w:r>
          </w:p>
        </w:tc>
        <w:tc>
          <w:tcPr>
            <w:tcW w:w="2001" w:type="dxa"/>
            <w:vAlign w:val="center"/>
          </w:tcPr>
          <w:p w14:paraId="28766F3D" w14:textId="4E73BFEF" w:rsidR="00944905" w:rsidRPr="00915C0F" w:rsidRDefault="00944905" w:rsidP="00944905">
            <w:pPr>
              <w:rPr>
                <w:rFonts w:ascii="仿宋" w:hAnsi="仿宋"/>
              </w:rPr>
            </w:pPr>
            <w:r>
              <w:rPr>
                <w:rFonts w:ascii="仿宋" w:hAnsi="仿宋" w:hint="eastAsia"/>
              </w:rPr>
              <w:t>0</w:t>
            </w:r>
            <w:r>
              <w:rPr>
                <w:rFonts w:ascii="仿宋" w:hAnsi="仿宋"/>
              </w:rPr>
              <w:t>0000</w:t>
            </w:r>
          </w:p>
        </w:tc>
        <w:tc>
          <w:tcPr>
            <w:tcW w:w="4804" w:type="dxa"/>
            <w:vAlign w:val="center"/>
          </w:tcPr>
          <w:p w14:paraId="3B75D6F1" w14:textId="1A11FD80" w:rsidR="00944905" w:rsidRPr="00FF3F12" w:rsidRDefault="00944905" w:rsidP="00944905">
            <w:pPr>
              <w:rPr>
                <w:rFonts w:ascii="仿宋" w:hAnsi="仿宋" w:cs="Times New Roman"/>
              </w:rPr>
            </w:pPr>
            <w:r>
              <w:rPr>
                <w:rFonts w:ascii="仿宋" w:hAnsi="仿宋" w:hint="eastAsia"/>
                <w:szCs w:val="21"/>
              </w:rPr>
              <w:t>S</w:t>
            </w:r>
            <w:r>
              <w:rPr>
                <w:rFonts w:ascii="仿宋" w:hAnsi="仿宋"/>
                <w:szCs w:val="21"/>
              </w:rPr>
              <w:t>EADP</w:t>
            </w:r>
            <w:r>
              <w:rPr>
                <w:rFonts w:ascii="仿宋" w:hAnsi="仿宋" w:hint="eastAsia"/>
                <w:szCs w:val="21"/>
              </w:rPr>
              <w:t>数据报文</w:t>
            </w:r>
            <w:r w:rsidRPr="00FF3F12">
              <w:rPr>
                <w:rFonts w:ascii="仿宋" w:hAnsi="仿宋" w:hint="eastAsia"/>
                <w:szCs w:val="21"/>
              </w:rPr>
              <w:t>（</w:t>
            </w:r>
            <w:r w:rsidRPr="00FF3F12">
              <w:rPr>
                <w:rFonts w:ascii="仿宋" w:hAnsi="仿宋"/>
                <w:szCs w:val="21"/>
              </w:rPr>
              <w:t>DP_DAT）</w:t>
            </w:r>
          </w:p>
        </w:tc>
      </w:tr>
      <w:tr w:rsidR="00944905" w:rsidRPr="00FF3F12" w14:paraId="53404490" w14:textId="77777777" w:rsidTr="00944905">
        <w:trPr>
          <w:trHeight w:val="248"/>
        </w:trPr>
        <w:tc>
          <w:tcPr>
            <w:tcW w:w="1275" w:type="dxa"/>
            <w:vMerge/>
            <w:vAlign w:val="center"/>
          </w:tcPr>
          <w:p w14:paraId="1ABBFBDD" w14:textId="4096494E" w:rsidR="00944905" w:rsidRPr="00FF3F12" w:rsidRDefault="00944905" w:rsidP="00944905">
            <w:pPr>
              <w:rPr>
                <w:rFonts w:ascii="仿宋" w:hAnsi="仿宋" w:cs="Times New Roman"/>
              </w:rPr>
            </w:pPr>
          </w:p>
        </w:tc>
        <w:tc>
          <w:tcPr>
            <w:tcW w:w="2001" w:type="dxa"/>
            <w:vAlign w:val="center"/>
          </w:tcPr>
          <w:p w14:paraId="3A7D8C62" w14:textId="424CF6D9" w:rsidR="00944905" w:rsidRPr="00915C0F" w:rsidRDefault="00944905" w:rsidP="00944905">
            <w:pPr>
              <w:rPr>
                <w:rFonts w:ascii="仿宋" w:hAnsi="仿宋"/>
              </w:rPr>
            </w:pPr>
            <w:r>
              <w:rPr>
                <w:rFonts w:ascii="仿宋" w:hAnsi="仿宋" w:hint="eastAsia"/>
                <w:szCs w:val="21"/>
              </w:rPr>
              <w:t>0</w:t>
            </w:r>
            <w:r>
              <w:rPr>
                <w:rFonts w:ascii="仿宋" w:hAnsi="仿宋"/>
                <w:szCs w:val="21"/>
              </w:rPr>
              <w:t>0001</w:t>
            </w:r>
          </w:p>
        </w:tc>
        <w:tc>
          <w:tcPr>
            <w:tcW w:w="4804" w:type="dxa"/>
            <w:vAlign w:val="center"/>
          </w:tcPr>
          <w:p w14:paraId="38BA0435" w14:textId="127BB56A" w:rsidR="00944905" w:rsidRPr="00944905" w:rsidRDefault="00944905" w:rsidP="00944905">
            <w:pPr>
              <w:rPr>
                <w:rFonts w:ascii="仿宋" w:hAnsi="仿宋" w:cstheme="minorHAnsi"/>
                <w:szCs w:val="21"/>
              </w:rPr>
            </w:pPr>
            <w:r w:rsidRPr="00944905">
              <w:rPr>
                <w:rFonts w:ascii="仿宋" w:hAnsi="仿宋" w:hint="eastAsia"/>
                <w:szCs w:val="21"/>
              </w:rPr>
              <w:t>数据块分片请求（</w:t>
            </w:r>
            <w:r w:rsidRPr="00944905">
              <w:rPr>
                <w:rFonts w:ascii="仿宋" w:hAnsi="仿宋"/>
                <w:szCs w:val="21"/>
              </w:rPr>
              <w:t>DP_PULL</w:t>
            </w:r>
            <w:r w:rsidRPr="00944905">
              <w:rPr>
                <w:rFonts w:ascii="仿宋" w:hAnsi="仿宋" w:hint="eastAsia"/>
                <w:szCs w:val="21"/>
              </w:rPr>
              <w:t>_</w:t>
            </w:r>
            <w:r w:rsidRPr="00944905">
              <w:rPr>
                <w:rFonts w:ascii="仿宋" w:hAnsi="仿宋"/>
                <w:szCs w:val="21"/>
              </w:rPr>
              <w:t>REQ）</w:t>
            </w:r>
          </w:p>
        </w:tc>
      </w:tr>
      <w:tr w:rsidR="00944905" w:rsidRPr="00FF3F12" w14:paraId="394415DF" w14:textId="77777777" w:rsidTr="00944905">
        <w:trPr>
          <w:trHeight w:val="248"/>
        </w:trPr>
        <w:tc>
          <w:tcPr>
            <w:tcW w:w="1275" w:type="dxa"/>
            <w:vMerge/>
            <w:vAlign w:val="center"/>
          </w:tcPr>
          <w:p w14:paraId="639323F3" w14:textId="60870223" w:rsidR="00944905" w:rsidRPr="00FF3F12" w:rsidRDefault="00944905" w:rsidP="00944905">
            <w:pPr>
              <w:rPr>
                <w:rFonts w:ascii="仿宋" w:hAnsi="仿宋" w:cs="Times New Roman"/>
              </w:rPr>
            </w:pPr>
          </w:p>
        </w:tc>
        <w:tc>
          <w:tcPr>
            <w:tcW w:w="2001" w:type="dxa"/>
            <w:vAlign w:val="center"/>
          </w:tcPr>
          <w:p w14:paraId="17CB9B1C" w14:textId="3C178FAD" w:rsidR="00944905" w:rsidRPr="00FF3F12" w:rsidRDefault="00944905" w:rsidP="00944905">
            <w:pPr>
              <w:rPr>
                <w:rFonts w:ascii="仿宋" w:hAnsi="仿宋" w:cs="Times New Roman"/>
              </w:rPr>
            </w:pPr>
            <w:r>
              <w:rPr>
                <w:rFonts w:ascii="仿宋" w:hAnsi="仿宋" w:cs="Times New Roman" w:hint="eastAsia"/>
              </w:rPr>
              <w:t>0</w:t>
            </w:r>
            <w:r>
              <w:rPr>
                <w:rFonts w:ascii="仿宋" w:hAnsi="仿宋" w:cs="Times New Roman"/>
              </w:rPr>
              <w:t>0010</w:t>
            </w:r>
          </w:p>
        </w:tc>
        <w:tc>
          <w:tcPr>
            <w:tcW w:w="4804" w:type="dxa"/>
            <w:vAlign w:val="center"/>
          </w:tcPr>
          <w:p w14:paraId="1ED700BD" w14:textId="3AAFC75D" w:rsidR="00944905" w:rsidRPr="00FF3F12" w:rsidRDefault="00944905" w:rsidP="00944905">
            <w:pPr>
              <w:rPr>
                <w:rFonts w:ascii="仿宋" w:hAnsi="仿宋" w:cs="Times New Roman"/>
              </w:rPr>
            </w:pPr>
            <w:r w:rsidRPr="00FF3F12">
              <w:rPr>
                <w:rFonts w:ascii="仿宋" w:hAnsi="仿宋" w:hint="eastAsia"/>
                <w:szCs w:val="21"/>
              </w:rPr>
              <w:t>无数据块分片响应（</w:t>
            </w:r>
            <w:r w:rsidRPr="00FF3F12">
              <w:rPr>
                <w:rFonts w:ascii="仿宋" w:hAnsi="仿宋"/>
                <w:szCs w:val="21"/>
              </w:rPr>
              <w:t>DP_</w:t>
            </w:r>
            <w:r>
              <w:rPr>
                <w:rFonts w:ascii="仿宋" w:hAnsi="仿宋"/>
                <w:szCs w:val="21"/>
              </w:rPr>
              <w:t>PULL</w:t>
            </w:r>
            <w:r>
              <w:rPr>
                <w:rFonts w:ascii="仿宋" w:hAnsi="仿宋" w:hint="eastAsia"/>
                <w:szCs w:val="21"/>
              </w:rPr>
              <w:t>_</w:t>
            </w:r>
            <w:r w:rsidRPr="00FF3F12">
              <w:rPr>
                <w:rFonts w:ascii="仿宋" w:hAnsi="仿宋"/>
                <w:szCs w:val="21"/>
              </w:rPr>
              <w:t>NACK</w:t>
            </w:r>
            <w:r w:rsidRPr="00FF3F12">
              <w:rPr>
                <w:rFonts w:ascii="仿宋" w:hAnsi="仿宋" w:hint="eastAsia"/>
                <w:szCs w:val="21"/>
              </w:rPr>
              <w:t>）</w:t>
            </w:r>
          </w:p>
        </w:tc>
      </w:tr>
      <w:tr w:rsidR="00944905" w:rsidRPr="00FF3F12" w14:paraId="00BF7CDE" w14:textId="77777777" w:rsidTr="00944905">
        <w:trPr>
          <w:trHeight w:val="248"/>
        </w:trPr>
        <w:tc>
          <w:tcPr>
            <w:tcW w:w="1275" w:type="dxa"/>
            <w:vMerge/>
            <w:vAlign w:val="center"/>
          </w:tcPr>
          <w:p w14:paraId="0407E33B" w14:textId="3669D986" w:rsidR="00944905" w:rsidRPr="00FF3F12" w:rsidRDefault="00944905" w:rsidP="00944905">
            <w:pPr>
              <w:rPr>
                <w:rFonts w:ascii="仿宋" w:hAnsi="仿宋" w:cs="Times New Roman"/>
              </w:rPr>
            </w:pPr>
          </w:p>
        </w:tc>
        <w:tc>
          <w:tcPr>
            <w:tcW w:w="2001" w:type="dxa"/>
            <w:vAlign w:val="center"/>
          </w:tcPr>
          <w:p w14:paraId="19AEFDAA" w14:textId="44809833" w:rsidR="00944905" w:rsidRPr="00FF3F12" w:rsidRDefault="00944905" w:rsidP="00944905">
            <w:pPr>
              <w:rPr>
                <w:rFonts w:ascii="仿宋" w:hAnsi="仿宋" w:cs="Times New Roman"/>
              </w:rPr>
            </w:pPr>
            <w:r>
              <w:rPr>
                <w:rFonts w:ascii="仿宋" w:hAnsi="仿宋" w:cs="Times New Roman" w:hint="eastAsia"/>
              </w:rPr>
              <w:t>0</w:t>
            </w:r>
            <w:r>
              <w:rPr>
                <w:rFonts w:ascii="仿宋" w:hAnsi="仿宋" w:cs="Times New Roman"/>
              </w:rPr>
              <w:t>0011</w:t>
            </w:r>
          </w:p>
        </w:tc>
        <w:tc>
          <w:tcPr>
            <w:tcW w:w="4804" w:type="dxa"/>
            <w:vAlign w:val="center"/>
          </w:tcPr>
          <w:p w14:paraId="3DA51265" w14:textId="43819945" w:rsidR="00944905" w:rsidRPr="00FF3F12" w:rsidRDefault="00944905" w:rsidP="00944905">
            <w:pPr>
              <w:rPr>
                <w:rFonts w:ascii="仿宋" w:hAnsi="仿宋" w:cs="Times New Roman"/>
              </w:rPr>
            </w:pPr>
            <w:r w:rsidRPr="00FF3F12">
              <w:rPr>
                <w:rFonts w:ascii="仿宋" w:hAnsi="仿宋" w:hint="eastAsia"/>
                <w:szCs w:val="21"/>
              </w:rPr>
              <w:t>数据块分片</w:t>
            </w:r>
            <w:r>
              <w:rPr>
                <w:rFonts w:ascii="仿宋" w:hAnsi="仿宋" w:hint="eastAsia"/>
                <w:szCs w:val="21"/>
              </w:rPr>
              <w:t>接收选择性确认</w:t>
            </w:r>
            <w:r w:rsidRPr="00FF3F12">
              <w:rPr>
                <w:rFonts w:ascii="仿宋" w:hAnsi="仿宋" w:hint="eastAsia"/>
                <w:szCs w:val="21"/>
              </w:rPr>
              <w:t>（</w:t>
            </w:r>
            <w:r w:rsidRPr="00FF3F12">
              <w:rPr>
                <w:rFonts w:ascii="仿宋" w:hAnsi="仿宋"/>
                <w:szCs w:val="21"/>
              </w:rPr>
              <w:t>DP_</w:t>
            </w:r>
            <w:r>
              <w:rPr>
                <w:rFonts w:ascii="仿宋" w:hAnsi="仿宋"/>
                <w:szCs w:val="21"/>
              </w:rPr>
              <w:t>PUSH</w:t>
            </w:r>
            <w:r>
              <w:rPr>
                <w:rFonts w:ascii="仿宋" w:hAnsi="仿宋" w:hint="eastAsia"/>
                <w:szCs w:val="21"/>
              </w:rPr>
              <w:t>_</w:t>
            </w:r>
            <w:r w:rsidRPr="00FF3F12">
              <w:rPr>
                <w:rFonts w:ascii="仿宋" w:hAnsi="仿宋"/>
                <w:szCs w:val="21"/>
              </w:rPr>
              <w:t>ACK</w:t>
            </w:r>
            <w:r w:rsidRPr="00FF3F12">
              <w:rPr>
                <w:rFonts w:ascii="仿宋" w:hAnsi="仿宋" w:hint="eastAsia"/>
                <w:szCs w:val="21"/>
              </w:rPr>
              <w:t>）</w:t>
            </w:r>
          </w:p>
        </w:tc>
      </w:tr>
      <w:tr w:rsidR="00944905" w:rsidRPr="00FF3F12" w14:paraId="2BC121AD" w14:textId="77777777" w:rsidTr="00944905">
        <w:trPr>
          <w:trHeight w:val="248"/>
        </w:trPr>
        <w:tc>
          <w:tcPr>
            <w:tcW w:w="1275" w:type="dxa"/>
            <w:vMerge/>
            <w:vAlign w:val="center"/>
          </w:tcPr>
          <w:p w14:paraId="08F26FBC" w14:textId="77777777" w:rsidR="00944905" w:rsidRPr="00FF3F12" w:rsidRDefault="00944905" w:rsidP="00944905">
            <w:pPr>
              <w:rPr>
                <w:rFonts w:ascii="仿宋" w:hAnsi="仿宋" w:cs="Times New Roman"/>
              </w:rPr>
            </w:pPr>
          </w:p>
        </w:tc>
        <w:tc>
          <w:tcPr>
            <w:tcW w:w="2001" w:type="dxa"/>
            <w:vAlign w:val="center"/>
          </w:tcPr>
          <w:p w14:paraId="57B529A1" w14:textId="43500B63" w:rsidR="00944905" w:rsidRDefault="00944905" w:rsidP="00944905">
            <w:pPr>
              <w:rPr>
                <w:rFonts w:ascii="仿宋" w:hAnsi="仿宋" w:cs="Times New Roman"/>
              </w:rPr>
            </w:pPr>
            <w:r>
              <w:rPr>
                <w:rFonts w:ascii="仿宋" w:hAnsi="仿宋" w:cs="Times New Roman" w:hint="eastAsia"/>
              </w:rPr>
              <w:t>0</w:t>
            </w:r>
            <w:r>
              <w:rPr>
                <w:rFonts w:ascii="仿宋" w:hAnsi="仿宋" w:cs="Times New Roman"/>
              </w:rPr>
              <w:t>0100</w:t>
            </w:r>
          </w:p>
        </w:tc>
        <w:tc>
          <w:tcPr>
            <w:tcW w:w="4804" w:type="dxa"/>
            <w:vAlign w:val="center"/>
          </w:tcPr>
          <w:p w14:paraId="5C0AF761" w14:textId="193685A4" w:rsidR="00944905" w:rsidRPr="00FF3F12" w:rsidRDefault="00944905" w:rsidP="00944905">
            <w:pPr>
              <w:rPr>
                <w:rFonts w:ascii="仿宋" w:hAnsi="仿宋" w:cs="Times New Roman"/>
              </w:rPr>
            </w:pPr>
            <w:r w:rsidRPr="00FF3F12">
              <w:rPr>
                <w:rFonts w:ascii="仿宋" w:hAnsi="仿宋" w:hint="eastAsia"/>
                <w:szCs w:val="21"/>
              </w:rPr>
              <w:t>数据块分片</w:t>
            </w:r>
            <w:r>
              <w:rPr>
                <w:rFonts w:ascii="仿宋" w:hAnsi="仿宋" w:hint="eastAsia"/>
                <w:szCs w:val="21"/>
              </w:rPr>
              <w:t>接收否定性确认</w:t>
            </w:r>
            <w:r w:rsidRPr="00FF3F12">
              <w:rPr>
                <w:rFonts w:ascii="仿宋" w:hAnsi="仿宋" w:hint="eastAsia"/>
                <w:szCs w:val="21"/>
              </w:rPr>
              <w:t>（</w:t>
            </w:r>
            <w:r w:rsidRPr="00FF3F12">
              <w:rPr>
                <w:rFonts w:ascii="仿宋" w:hAnsi="仿宋"/>
                <w:szCs w:val="21"/>
              </w:rPr>
              <w:t>DP_</w:t>
            </w:r>
            <w:r>
              <w:rPr>
                <w:rFonts w:ascii="仿宋" w:hAnsi="仿宋"/>
                <w:szCs w:val="21"/>
              </w:rPr>
              <w:t>PUSH</w:t>
            </w:r>
            <w:r>
              <w:rPr>
                <w:rFonts w:ascii="仿宋" w:hAnsi="仿宋" w:hint="eastAsia"/>
                <w:szCs w:val="21"/>
              </w:rPr>
              <w:t>_</w:t>
            </w:r>
            <w:r>
              <w:rPr>
                <w:rFonts w:ascii="仿宋" w:hAnsi="仿宋"/>
                <w:szCs w:val="21"/>
              </w:rPr>
              <w:t>N</w:t>
            </w:r>
            <w:r w:rsidRPr="00FF3F12">
              <w:rPr>
                <w:rFonts w:ascii="仿宋" w:hAnsi="仿宋"/>
                <w:szCs w:val="21"/>
              </w:rPr>
              <w:t>ACK</w:t>
            </w:r>
            <w:r w:rsidRPr="00FF3F12">
              <w:rPr>
                <w:rFonts w:ascii="仿宋" w:hAnsi="仿宋" w:hint="eastAsia"/>
                <w:szCs w:val="21"/>
              </w:rPr>
              <w:t>）</w:t>
            </w:r>
          </w:p>
        </w:tc>
      </w:tr>
      <w:tr w:rsidR="00944905" w:rsidRPr="00FF3F12" w14:paraId="5A05FD18" w14:textId="77777777" w:rsidTr="00944905">
        <w:trPr>
          <w:trHeight w:val="248"/>
        </w:trPr>
        <w:tc>
          <w:tcPr>
            <w:tcW w:w="1275" w:type="dxa"/>
            <w:vMerge/>
            <w:vAlign w:val="center"/>
          </w:tcPr>
          <w:p w14:paraId="76C04ABC" w14:textId="77777777" w:rsidR="00944905" w:rsidRPr="00FF3F12" w:rsidRDefault="00944905" w:rsidP="00944905">
            <w:pPr>
              <w:rPr>
                <w:rFonts w:ascii="仿宋" w:hAnsi="仿宋" w:cs="Times New Roman"/>
              </w:rPr>
            </w:pPr>
          </w:p>
        </w:tc>
        <w:tc>
          <w:tcPr>
            <w:tcW w:w="2001" w:type="dxa"/>
            <w:vAlign w:val="center"/>
          </w:tcPr>
          <w:p w14:paraId="4A000907" w14:textId="29CABEE5" w:rsidR="00944905" w:rsidRDefault="00944905" w:rsidP="00944905">
            <w:pPr>
              <w:rPr>
                <w:rFonts w:ascii="仿宋" w:hAnsi="仿宋" w:cs="Times New Roman"/>
              </w:rPr>
            </w:pPr>
            <w:r>
              <w:rPr>
                <w:rFonts w:ascii="仿宋" w:hAnsi="仿宋" w:cs="Times New Roman" w:hint="eastAsia"/>
              </w:rPr>
              <w:t>0</w:t>
            </w:r>
            <w:r>
              <w:rPr>
                <w:rFonts w:ascii="仿宋" w:hAnsi="仿宋" w:cs="Times New Roman"/>
              </w:rPr>
              <w:t>0101</w:t>
            </w:r>
          </w:p>
        </w:tc>
        <w:tc>
          <w:tcPr>
            <w:tcW w:w="4804" w:type="dxa"/>
            <w:vAlign w:val="center"/>
          </w:tcPr>
          <w:p w14:paraId="7E673FC2" w14:textId="5CE6430D" w:rsidR="00944905" w:rsidRPr="00FF3F12" w:rsidRDefault="00944905" w:rsidP="00944905">
            <w:pPr>
              <w:rPr>
                <w:rFonts w:ascii="仿宋" w:hAnsi="仿宋" w:cs="Times New Roman"/>
              </w:rPr>
            </w:pPr>
            <w:r w:rsidRPr="00FF3F12">
              <w:rPr>
                <w:rFonts w:ascii="仿宋" w:hAnsi="仿宋" w:hint="eastAsia"/>
                <w:szCs w:val="21"/>
              </w:rPr>
              <w:t>传输结束（</w:t>
            </w:r>
            <w:r w:rsidRPr="00FF3F12">
              <w:rPr>
                <w:rFonts w:ascii="仿宋" w:hAnsi="仿宋"/>
                <w:szCs w:val="21"/>
              </w:rPr>
              <w:t>DP_FIN）</w:t>
            </w:r>
          </w:p>
        </w:tc>
      </w:tr>
      <w:tr w:rsidR="00944905" w:rsidRPr="00FF3F12" w14:paraId="457A463F" w14:textId="77777777" w:rsidTr="00944905">
        <w:trPr>
          <w:trHeight w:val="248"/>
        </w:trPr>
        <w:tc>
          <w:tcPr>
            <w:tcW w:w="1275" w:type="dxa"/>
            <w:vMerge/>
            <w:vAlign w:val="center"/>
          </w:tcPr>
          <w:p w14:paraId="7896CDAF" w14:textId="77777777" w:rsidR="00944905" w:rsidRPr="00FF3F12" w:rsidRDefault="00944905" w:rsidP="00944905">
            <w:pPr>
              <w:rPr>
                <w:rFonts w:ascii="仿宋" w:hAnsi="仿宋" w:cs="Times New Roman"/>
              </w:rPr>
            </w:pPr>
          </w:p>
        </w:tc>
        <w:tc>
          <w:tcPr>
            <w:tcW w:w="2001" w:type="dxa"/>
            <w:vAlign w:val="center"/>
          </w:tcPr>
          <w:p w14:paraId="4C5DBD91" w14:textId="5E986FB7" w:rsidR="00944905" w:rsidRDefault="00944905" w:rsidP="00944905">
            <w:pPr>
              <w:rPr>
                <w:rFonts w:ascii="仿宋" w:hAnsi="仿宋" w:cs="Times New Roman"/>
              </w:rPr>
            </w:pPr>
            <w:r>
              <w:rPr>
                <w:rFonts w:ascii="仿宋" w:hAnsi="仿宋" w:cs="Times New Roman" w:hint="eastAsia"/>
              </w:rPr>
              <w:t>0</w:t>
            </w:r>
            <w:r>
              <w:rPr>
                <w:rFonts w:ascii="仿宋" w:hAnsi="仿宋" w:cs="Times New Roman"/>
              </w:rPr>
              <w:t>0110~</w:t>
            </w:r>
            <w:r>
              <w:rPr>
                <w:rFonts w:ascii="仿宋" w:hAnsi="仿宋"/>
                <w:szCs w:val="21"/>
              </w:rPr>
              <w:t>11111</w:t>
            </w:r>
          </w:p>
        </w:tc>
        <w:tc>
          <w:tcPr>
            <w:tcW w:w="4804" w:type="dxa"/>
            <w:vAlign w:val="center"/>
          </w:tcPr>
          <w:p w14:paraId="433E3B6B" w14:textId="10BDA58B" w:rsidR="00944905" w:rsidRPr="00FF3F12" w:rsidRDefault="00944905" w:rsidP="00944905">
            <w:pPr>
              <w:rPr>
                <w:rFonts w:ascii="仿宋" w:hAnsi="仿宋" w:cs="Times New Roman"/>
              </w:rPr>
            </w:pPr>
            <w:r>
              <w:rPr>
                <w:rFonts w:ascii="仿宋" w:hAnsi="仿宋" w:cs="Times New Roman" w:hint="eastAsia"/>
              </w:rPr>
              <w:t>预留</w:t>
            </w:r>
          </w:p>
        </w:tc>
      </w:tr>
      <w:tr w:rsidR="00FC490D" w:rsidRPr="00FF3F12" w14:paraId="13A8BD91" w14:textId="77777777" w:rsidTr="00944905">
        <w:trPr>
          <w:trHeight w:val="473"/>
        </w:trPr>
        <w:tc>
          <w:tcPr>
            <w:tcW w:w="1275" w:type="dxa"/>
            <w:vMerge w:val="restart"/>
            <w:vAlign w:val="center"/>
          </w:tcPr>
          <w:p w14:paraId="5F7FFBD8" w14:textId="77777777" w:rsidR="00FC490D" w:rsidRDefault="00FC490D" w:rsidP="00944905">
            <w:pPr>
              <w:rPr>
                <w:rFonts w:ascii="仿宋" w:hAnsi="仿宋" w:cs="Times New Roman"/>
              </w:rPr>
            </w:pPr>
            <w:r>
              <w:rPr>
                <w:rFonts w:ascii="仿宋" w:hAnsi="仿宋" w:cs="Times New Roman"/>
              </w:rPr>
              <w:t>010</w:t>
            </w:r>
          </w:p>
          <w:p w14:paraId="54B0F24F" w14:textId="77777777" w:rsidR="00FC490D" w:rsidRPr="00A939A0" w:rsidRDefault="00FC490D" w:rsidP="00944905">
            <w:pPr>
              <w:rPr>
                <w:rFonts w:ascii="仿宋" w:hAnsi="仿宋" w:cs="Times New Roman"/>
                <w:b/>
              </w:rPr>
            </w:pPr>
            <w:r w:rsidRPr="00A939A0">
              <w:rPr>
                <w:rFonts w:ascii="仿宋" w:hAnsi="仿宋" w:cs="Times New Roman" w:hint="eastAsia"/>
                <w:b/>
              </w:rPr>
              <w:t>S</w:t>
            </w:r>
            <w:r w:rsidRPr="00A939A0">
              <w:rPr>
                <w:rFonts w:ascii="仿宋" w:hAnsi="仿宋" w:cs="Times New Roman"/>
                <w:b/>
              </w:rPr>
              <w:t>EAUP</w:t>
            </w:r>
            <w:r w:rsidRPr="00A939A0">
              <w:rPr>
                <w:rFonts w:ascii="仿宋" w:hAnsi="仿宋" w:cs="Times New Roman" w:hint="eastAsia"/>
                <w:b/>
              </w:rPr>
              <w:t>协议</w:t>
            </w:r>
          </w:p>
          <w:p w14:paraId="4D2611C3" w14:textId="4DD9E5E8" w:rsidR="00FC490D" w:rsidRPr="00FF3F12" w:rsidRDefault="00FC490D" w:rsidP="00944905">
            <w:pPr>
              <w:rPr>
                <w:rFonts w:ascii="仿宋" w:hAnsi="仿宋" w:cs="Times New Roman"/>
              </w:rPr>
            </w:pPr>
            <w:r w:rsidRPr="00A939A0">
              <w:rPr>
                <w:rFonts w:ascii="仿宋" w:hAnsi="仿宋" w:cs="Times New Roman" w:hint="eastAsia"/>
                <w:b/>
              </w:rPr>
              <w:t>相关报文</w:t>
            </w:r>
          </w:p>
        </w:tc>
        <w:tc>
          <w:tcPr>
            <w:tcW w:w="2001" w:type="dxa"/>
            <w:vAlign w:val="center"/>
          </w:tcPr>
          <w:p w14:paraId="456498B4" w14:textId="2BCA80FC" w:rsidR="00FC490D" w:rsidRPr="00FF3F12" w:rsidRDefault="00FC490D" w:rsidP="00944905">
            <w:pPr>
              <w:rPr>
                <w:rFonts w:ascii="仿宋" w:hAnsi="仿宋" w:cs="Times New Roman"/>
              </w:rPr>
            </w:pPr>
            <w:r>
              <w:rPr>
                <w:rFonts w:ascii="仿宋" w:hAnsi="仿宋" w:hint="eastAsia"/>
              </w:rPr>
              <w:t>0</w:t>
            </w:r>
            <w:r>
              <w:rPr>
                <w:rFonts w:ascii="仿宋" w:hAnsi="仿宋"/>
              </w:rPr>
              <w:t>0000</w:t>
            </w:r>
          </w:p>
        </w:tc>
        <w:tc>
          <w:tcPr>
            <w:tcW w:w="4804" w:type="dxa"/>
            <w:vAlign w:val="center"/>
          </w:tcPr>
          <w:p w14:paraId="488439C3" w14:textId="69AE49E8" w:rsidR="00FC490D" w:rsidRPr="00FF3F12" w:rsidRDefault="00FC490D" w:rsidP="00944905">
            <w:pPr>
              <w:rPr>
                <w:rFonts w:ascii="仿宋" w:hAnsi="仿宋" w:cs="Times New Roman"/>
              </w:rPr>
            </w:pPr>
            <w:r>
              <w:rPr>
                <w:rFonts w:ascii="仿宋" w:hAnsi="仿宋" w:hint="eastAsia"/>
                <w:szCs w:val="21"/>
              </w:rPr>
              <w:t>S</w:t>
            </w:r>
            <w:r>
              <w:rPr>
                <w:rFonts w:ascii="仿宋" w:hAnsi="仿宋"/>
                <w:szCs w:val="21"/>
              </w:rPr>
              <w:t>EAUP</w:t>
            </w:r>
            <w:r>
              <w:rPr>
                <w:rFonts w:ascii="仿宋" w:hAnsi="仿宋" w:hint="eastAsia"/>
                <w:szCs w:val="21"/>
              </w:rPr>
              <w:t>数据报文</w:t>
            </w:r>
            <w:r w:rsidRPr="00FF3F12">
              <w:rPr>
                <w:rFonts w:ascii="仿宋" w:hAnsi="仿宋" w:hint="eastAsia"/>
                <w:szCs w:val="21"/>
              </w:rPr>
              <w:t>（</w:t>
            </w:r>
            <w:r>
              <w:rPr>
                <w:rFonts w:ascii="仿宋" w:hAnsi="仿宋"/>
                <w:szCs w:val="21"/>
              </w:rPr>
              <w:t>U</w:t>
            </w:r>
            <w:r w:rsidRPr="00FF3F12">
              <w:rPr>
                <w:rFonts w:ascii="仿宋" w:hAnsi="仿宋"/>
                <w:szCs w:val="21"/>
              </w:rPr>
              <w:t>P_DAT）</w:t>
            </w:r>
          </w:p>
        </w:tc>
      </w:tr>
      <w:tr w:rsidR="00FC490D" w:rsidRPr="00FF3F12" w14:paraId="59B4BFD5" w14:textId="77777777" w:rsidTr="00944905">
        <w:trPr>
          <w:trHeight w:val="254"/>
        </w:trPr>
        <w:tc>
          <w:tcPr>
            <w:tcW w:w="1275" w:type="dxa"/>
            <w:vMerge/>
            <w:vAlign w:val="center"/>
          </w:tcPr>
          <w:p w14:paraId="336D648B" w14:textId="77777777" w:rsidR="00FC490D" w:rsidRDefault="00FC490D" w:rsidP="00944905">
            <w:pPr>
              <w:rPr>
                <w:rFonts w:ascii="仿宋" w:hAnsi="仿宋" w:cs="Times New Roman"/>
              </w:rPr>
            </w:pPr>
          </w:p>
        </w:tc>
        <w:tc>
          <w:tcPr>
            <w:tcW w:w="2001" w:type="dxa"/>
            <w:vAlign w:val="center"/>
          </w:tcPr>
          <w:p w14:paraId="06B6FD3E" w14:textId="029AC4C2" w:rsidR="00FC490D" w:rsidRPr="00FF3F12" w:rsidRDefault="00FC490D" w:rsidP="00944905">
            <w:pPr>
              <w:rPr>
                <w:rFonts w:ascii="仿宋" w:hAnsi="仿宋" w:cs="Times New Roman"/>
              </w:rPr>
            </w:pPr>
            <w:r>
              <w:rPr>
                <w:rFonts w:ascii="仿宋" w:hAnsi="仿宋" w:hint="eastAsia"/>
                <w:szCs w:val="21"/>
              </w:rPr>
              <w:t>0</w:t>
            </w:r>
            <w:r>
              <w:rPr>
                <w:rFonts w:ascii="仿宋" w:hAnsi="仿宋"/>
                <w:szCs w:val="21"/>
              </w:rPr>
              <w:t>0001~11111</w:t>
            </w:r>
          </w:p>
        </w:tc>
        <w:tc>
          <w:tcPr>
            <w:tcW w:w="4804" w:type="dxa"/>
            <w:vAlign w:val="center"/>
          </w:tcPr>
          <w:p w14:paraId="351DF7B6" w14:textId="707B954B" w:rsidR="00FC490D" w:rsidRDefault="00FC490D" w:rsidP="00944905">
            <w:pPr>
              <w:rPr>
                <w:rFonts w:ascii="仿宋" w:hAnsi="仿宋"/>
                <w:szCs w:val="21"/>
              </w:rPr>
            </w:pPr>
            <w:r>
              <w:rPr>
                <w:rFonts w:ascii="仿宋" w:hAnsi="仿宋" w:cs="Times New Roman" w:hint="eastAsia"/>
              </w:rPr>
              <w:t>预留</w:t>
            </w:r>
          </w:p>
        </w:tc>
      </w:tr>
      <w:tr w:rsidR="00944905" w:rsidRPr="00FF3F12" w14:paraId="13A4C6A1" w14:textId="77777777" w:rsidTr="00944905">
        <w:trPr>
          <w:trHeight w:val="254"/>
        </w:trPr>
        <w:tc>
          <w:tcPr>
            <w:tcW w:w="1275" w:type="dxa"/>
            <w:vMerge w:val="restart"/>
            <w:vAlign w:val="center"/>
          </w:tcPr>
          <w:p w14:paraId="7394B7CD" w14:textId="77777777" w:rsidR="00944905" w:rsidRDefault="00944905" w:rsidP="00944905">
            <w:pPr>
              <w:rPr>
                <w:rFonts w:ascii="仿宋" w:hAnsi="仿宋" w:cs="Times New Roman"/>
              </w:rPr>
            </w:pPr>
            <w:r>
              <w:rPr>
                <w:rFonts w:ascii="仿宋" w:hAnsi="仿宋" w:cs="Times New Roman"/>
              </w:rPr>
              <w:t>011</w:t>
            </w:r>
          </w:p>
          <w:p w14:paraId="3B8B95A7" w14:textId="77777777" w:rsidR="00944905" w:rsidRPr="00A939A0" w:rsidRDefault="00944905" w:rsidP="00944905">
            <w:pPr>
              <w:rPr>
                <w:rFonts w:ascii="仿宋" w:hAnsi="仿宋" w:cs="Times New Roman"/>
                <w:b/>
              </w:rPr>
            </w:pPr>
            <w:r w:rsidRPr="00A939A0">
              <w:rPr>
                <w:rFonts w:ascii="仿宋" w:hAnsi="仿宋" w:cs="Times New Roman" w:hint="eastAsia"/>
                <w:b/>
              </w:rPr>
              <w:t>S</w:t>
            </w:r>
            <w:r w:rsidRPr="00A939A0">
              <w:rPr>
                <w:rFonts w:ascii="仿宋" w:hAnsi="仿宋" w:cs="Times New Roman"/>
                <w:b/>
              </w:rPr>
              <w:t>EASP</w:t>
            </w:r>
            <w:r w:rsidRPr="00A939A0">
              <w:rPr>
                <w:rFonts w:ascii="仿宋" w:hAnsi="仿宋" w:cs="Times New Roman" w:hint="eastAsia"/>
                <w:b/>
              </w:rPr>
              <w:t>协议</w:t>
            </w:r>
          </w:p>
          <w:p w14:paraId="4B7D2157" w14:textId="59054DEE" w:rsidR="00944905" w:rsidRPr="00FF3F12" w:rsidRDefault="00944905" w:rsidP="00944905">
            <w:pPr>
              <w:rPr>
                <w:rFonts w:ascii="仿宋" w:hAnsi="仿宋" w:cs="Times New Roman"/>
              </w:rPr>
            </w:pPr>
            <w:r w:rsidRPr="00A939A0">
              <w:rPr>
                <w:rFonts w:ascii="仿宋" w:hAnsi="仿宋" w:cs="Times New Roman" w:hint="eastAsia"/>
                <w:b/>
              </w:rPr>
              <w:t>相关报文</w:t>
            </w:r>
          </w:p>
        </w:tc>
        <w:tc>
          <w:tcPr>
            <w:tcW w:w="2001" w:type="dxa"/>
            <w:vAlign w:val="center"/>
          </w:tcPr>
          <w:p w14:paraId="0AFE5D81" w14:textId="10A02504" w:rsidR="00944905" w:rsidRPr="00FF3F12" w:rsidRDefault="00944905" w:rsidP="00944905">
            <w:pPr>
              <w:rPr>
                <w:rFonts w:ascii="仿宋" w:hAnsi="仿宋" w:cs="Times New Roman"/>
              </w:rPr>
            </w:pPr>
            <w:r>
              <w:rPr>
                <w:rFonts w:ascii="仿宋" w:hAnsi="仿宋" w:hint="eastAsia"/>
              </w:rPr>
              <w:t>0</w:t>
            </w:r>
            <w:r>
              <w:rPr>
                <w:rFonts w:ascii="仿宋" w:hAnsi="仿宋"/>
              </w:rPr>
              <w:t>0000</w:t>
            </w:r>
          </w:p>
        </w:tc>
        <w:tc>
          <w:tcPr>
            <w:tcW w:w="4804" w:type="dxa"/>
            <w:vAlign w:val="center"/>
          </w:tcPr>
          <w:p w14:paraId="1A74F341" w14:textId="5E563E2B" w:rsidR="00944905" w:rsidRPr="00FF3F12" w:rsidRDefault="00944905" w:rsidP="00944905">
            <w:pPr>
              <w:rPr>
                <w:rFonts w:ascii="仿宋" w:hAnsi="仿宋" w:cs="Times New Roman"/>
              </w:rPr>
            </w:pPr>
            <w:r>
              <w:rPr>
                <w:rFonts w:ascii="仿宋" w:hAnsi="仿宋" w:hint="eastAsia"/>
                <w:szCs w:val="21"/>
              </w:rPr>
              <w:t>S</w:t>
            </w:r>
            <w:r>
              <w:rPr>
                <w:rFonts w:ascii="仿宋" w:hAnsi="仿宋"/>
                <w:szCs w:val="21"/>
              </w:rPr>
              <w:t>EASP</w:t>
            </w:r>
            <w:r>
              <w:rPr>
                <w:rFonts w:ascii="仿宋" w:hAnsi="仿宋" w:hint="eastAsia"/>
                <w:szCs w:val="21"/>
              </w:rPr>
              <w:t>数据报文</w:t>
            </w:r>
            <w:r w:rsidRPr="00FF3F12">
              <w:rPr>
                <w:rFonts w:ascii="仿宋" w:hAnsi="仿宋" w:hint="eastAsia"/>
                <w:szCs w:val="21"/>
              </w:rPr>
              <w:t>（</w:t>
            </w:r>
            <w:r>
              <w:rPr>
                <w:rFonts w:ascii="仿宋" w:hAnsi="仿宋"/>
                <w:szCs w:val="21"/>
              </w:rPr>
              <w:t>S</w:t>
            </w:r>
            <w:r w:rsidRPr="00FF3F12">
              <w:rPr>
                <w:rFonts w:ascii="仿宋" w:hAnsi="仿宋"/>
                <w:szCs w:val="21"/>
              </w:rPr>
              <w:t>P_DAT）</w:t>
            </w:r>
          </w:p>
        </w:tc>
      </w:tr>
      <w:tr w:rsidR="00944905" w:rsidRPr="00FF3F12" w14:paraId="0EEDF204" w14:textId="77777777" w:rsidTr="00944905">
        <w:trPr>
          <w:trHeight w:val="254"/>
        </w:trPr>
        <w:tc>
          <w:tcPr>
            <w:tcW w:w="1275" w:type="dxa"/>
            <w:vMerge/>
            <w:vAlign w:val="center"/>
          </w:tcPr>
          <w:p w14:paraId="519F3C0D" w14:textId="501B5F4F" w:rsidR="00944905" w:rsidRDefault="00944905" w:rsidP="00944905">
            <w:pPr>
              <w:rPr>
                <w:rFonts w:ascii="仿宋" w:hAnsi="仿宋" w:cs="Times New Roman"/>
              </w:rPr>
            </w:pPr>
          </w:p>
        </w:tc>
        <w:tc>
          <w:tcPr>
            <w:tcW w:w="2001" w:type="dxa"/>
            <w:vAlign w:val="center"/>
          </w:tcPr>
          <w:p w14:paraId="07553C62" w14:textId="455178EC" w:rsidR="00944905" w:rsidRPr="00FF3F12" w:rsidRDefault="00944905" w:rsidP="00944905">
            <w:pPr>
              <w:rPr>
                <w:rFonts w:ascii="仿宋" w:hAnsi="仿宋" w:cs="Times New Roman"/>
              </w:rPr>
            </w:pPr>
            <w:r>
              <w:rPr>
                <w:rFonts w:ascii="仿宋" w:hAnsi="仿宋" w:hint="eastAsia"/>
                <w:szCs w:val="21"/>
              </w:rPr>
              <w:t>0</w:t>
            </w:r>
            <w:r>
              <w:rPr>
                <w:rFonts w:ascii="仿宋" w:hAnsi="仿宋"/>
                <w:szCs w:val="21"/>
              </w:rPr>
              <w:t>0001</w:t>
            </w:r>
          </w:p>
        </w:tc>
        <w:tc>
          <w:tcPr>
            <w:tcW w:w="4804" w:type="dxa"/>
            <w:vAlign w:val="center"/>
          </w:tcPr>
          <w:p w14:paraId="64CFB209" w14:textId="7D513CE6" w:rsidR="00944905" w:rsidRPr="00944905" w:rsidRDefault="00944905" w:rsidP="00944905">
            <w:pPr>
              <w:rPr>
                <w:rFonts w:ascii="仿宋" w:hAnsi="仿宋" w:cstheme="minorHAnsi"/>
                <w:szCs w:val="21"/>
              </w:rPr>
            </w:pPr>
            <w:r w:rsidRPr="00944DB5">
              <w:rPr>
                <w:rFonts w:ascii="仿宋" w:hAnsi="仿宋" w:cstheme="minorHAnsi" w:hint="eastAsia"/>
                <w:szCs w:val="21"/>
              </w:rPr>
              <w:t>选择性确认报文（</w:t>
            </w:r>
            <w:r w:rsidRPr="00944905">
              <w:rPr>
                <w:rFonts w:ascii="仿宋" w:hAnsi="仿宋" w:cstheme="minorHAnsi"/>
                <w:szCs w:val="21"/>
              </w:rPr>
              <w:t>SP_</w:t>
            </w:r>
            <w:r w:rsidRPr="00944DB5">
              <w:rPr>
                <w:rFonts w:ascii="仿宋" w:hAnsi="仿宋" w:cstheme="minorHAnsi"/>
                <w:szCs w:val="21"/>
              </w:rPr>
              <w:t>SACK</w:t>
            </w:r>
            <w:r w:rsidRPr="00944DB5">
              <w:rPr>
                <w:rFonts w:ascii="仿宋" w:hAnsi="仿宋" w:cstheme="minorHAnsi" w:hint="eastAsia"/>
                <w:szCs w:val="21"/>
              </w:rPr>
              <w:t>）</w:t>
            </w:r>
          </w:p>
        </w:tc>
      </w:tr>
      <w:tr w:rsidR="00944905" w:rsidRPr="00FF3F12" w14:paraId="4AAA9009" w14:textId="77777777" w:rsidTr="00944905">
        <w:trPr>
          <w:trHeight w:val="254"/>
        </w:trPr>
        <w:tc>
          <w:tcPr>
            <w:tcW w:w="1275" w:type="dxa"/>
            <w:vMerge/>
            <w:vAlign w:val="center"/>
          </w:tcPr>
          <w:p w14:paraId="542CE4A1" w14:textId="77777777" w:rsidR="00944905" w:rsidRDefault="00944905" w:rsidP="00944905">
            <w:pPr>
              <w:rPr>
                <w:rFonts w:ascii="仿宋" w:hAnsi="仿宋" w:cs="Times New Roman"/>
              </w:rPr>
            </w:pPr>
          </w:p>
        </w:tc>
        <w:tc>
          <w:tcPr>
            <w:tcW w:w="2001" w:type="dxa"/>
            <w:vAlign w:val="center"/>
          </w:tcPr>
          <w:p w14:paraId="78881CF3" w14:textId="6198C382" w:rsidR="00944905" w:rsidRPr="00FF3F12" w:rsidRDefault="00944905" w:rsidP="00944905">
            <w:pPr>
              <w:rPr>
                <w:rFonts w:ascii="仿宋" w:hAnsi="仿宋" w:cs="Times New Roman"/>
              </w:rPr>
            </w:pPr>
            <w:r>
              <w:rPr>
                <w:rFonts w:ascii="仿宋" w:hAnsi="仿宋" w:cs="Times New Roman" w:hint="eastAsia"/>
              </w:rPr>
              <w:t>0</w:t>
            </w:r>
            <w:r>
              <w:rPr>
                <w:rFonts w:ascii="仿宋" w:hAnsi="仿宋" w:cs="Times New Roman"/>
              </w:rPr>
              <w:t>0010</w:t>
            </w:r>
          </w:p>
        </w:tc>
        <w:tc>
          <w:tcPr>
            <w:tcW w:w="4804" w:type="dxa"/>
            <w:vAlign w:val="center"/>
          </w:tcPr>
          <w:p w14:paraId="594BC3FC" w14:textId="36B9E82D" w:rsidR="00944905" w:rsidRPr="00FF3F12" w:rsidRDefault="00944905" w:rsidP="00944905">
            <w:pPr>
              <w:rPr>
                <w:rFonts w:ascii="仿宋" w:hAnsi="仿宋" w:cs="Times New Roman"/>
              </w:rPr>
            </w:pPr>
            <w:r w:rsidRPr="00944DB5">
              <w:rPr>
                <w:rFonts w:ascii="仿宋" w:hAnsi="仿宋" w:cstheme="minorHAnsi" w:hint="eastAsia"/>
                <w:szCs w:val="21"/>
              </w:rPr>
              <w:t>否定性确认报文（</w:t>
            </w:r>
            <w:r w:rsidRPr="00FF3F12">
              <w:rPr>
                <w:rFonts w:ascii="仿宋" w:hAnsi="仿宋" w:cstheme="minorHAnsi"/>
                <w:szCs w:val="21"/>
              </w:rPr>
              <w:t>SP_</w:t>
            </w:r>
            <w:r w:rsidRPr="00944DB5">
              <w:rPr>
                <w:rFonts w:ascii="仿宋" w:hAnsi="仿宋" w:cstheme="minorHAnsi"/>
                <w:szCs w:val="21"/>
              </w:rPr>
              <w:t>NACK</w:t>
            </w:r>
            <w:r w:rsidRPr="00944DB5">
              <w:rPr>
                <w:rFonts w:ascii="仿宋" w:hAnsi="仿宋" w:cstheme="minorHAnsi" w:hint="eastAsia"/>
                <w:szCs w:val="21"/>
              </w:rPr>
              <w:t>）</w:t>
            </w:r>
          </w:p>
        </w:tc>
      </w:tr>
      <w:tr w:rsidR="00944905" w:rsidRPr="00FF3F12" w14:paraId="1A78A3CB" w14:textId="77777777" w:rsidTr="00944905">
        <w:trPr>
          <w:trHeight w:val="254"/>
        </w:trPr>
        <w:tc>
          <w:tcPr>
            <w:tcW w:w="1275" w:type="dxa"/>
            <w:vMerge/>
            <w:vAlign w:val="center"/>
          </w:tcPr>
          <w:p w14:paraId="7765516D" w14:textId="77777777" w:rsidR="00944905" w:rsidRDefault="00944905" w:rsidP="00944905">
            <w:pPr>
              <w:rPr>
                <w:rFonts w:ascii="仿宋" w:hAnsi="仿宋" w:cs="Times New Roman"/>
              </w:rPr>
            </w:pPr>
          </w:p>
        </w:tc>
        <w:tc>
          <w:tcPr>
            <w:tcW w:w="2001" w:type="dxa"/>
            <w:vAlign w:val="center"/>
          </w:tcPr>
          <w:p w14:paraId="04F1B877" w14:textId="3C9140E5" w:rsidR="00944905" w:rsidRPr="00FF3F12" w:rsidRDefault="00944905" w:rsidP="00944905">
            <w:pPr>
              <w:rPr>
                <w:rFonts w:ascii="仿宋" w:hAnsi="仿宋" w:cs="Times New Roman"/>
              </w:rPr>
            </w:pPr>
            <w:r>
              <w:rPr>
                <w:rFonts w:ascii="仿宋" w:hAnsi="仿宋" w:cs="Times New Roman" w:hint="eastAsia"/>
              </w:rPr>
              <w:t>0</w:t>
            </w:r>
            <w:r>
              <w:rPr>
                <w:rFonts w:ascii="仿宋" w:hAnsi="仿宋" w:cs="Times New Roman"/>
              </w:rPr>
              <w:t>0011</w:t>
            </w:r>
          </w:p>
        </w:tc>
        <w:tc>
          <w:tcPr>
            <w:tcW w:w="4804" w:type="dxa"/>
            <w:vAlign w:val="center"/>
          </w:tcPr>
          <w:p w14:paraId="483E5611" w14:textId="4A2735A3" w:rsidR="00944905" w:rsidRPr="00FF3F12" w:rsidRDefault="00944905" w:rsidP="00944905">
            <w:pPr>
              <w:rPr>
                <w:rFonts w:ascii="仿宋" w:hAnsi="仿宋" w:cs="Times New Roman"/>
              </w:rPr>
            </w:pPr>
            <w:r w:rsidRPr="00944DB5">
              <w:rPr>
                <w:rFonts w:ascii="仿宋" w:hAnsi="仿宋" w:cstheme="minorHAnsi" w:hint="eastAsia"/>
                <w:szCs w:val="21"/>
              </w:rPr>
              <w:t>协商报文（</w:t>
            </w:r>
            <w:r w:rsidRPr="00FF3F12">
              <w:rPr>
                <w:rFonts w:ascii="仿宋" w:hAnsi="仿宋" w:cstheme="minorHAnsi"/>
                <w:szCs w:val="21"/>
              </w:rPr>
              <w:t>SP_</w:t>
            </w:r>
            <w:r w:rsidRPr="00944DB5">
              <w:rPr>
                <w:rFonts w:ascii="仿宋" w:hAnsi="仿宋" w:cstheme="minorHAnsi"/>
                <w:szCs w:val="21"/>
              </w:rPr>
              <w:t>NEO</w:t>
            </w:r>
            <w:r w:rsidRPr="00944DB5">
              <w:rPr>
                <w:rFonts w:ascii="仿宋" w:hAnsi="仿宋" w:cstheme="minorHAnsi" w:hint="eastAsia"/>
                <w:szCs w:val="21"/>
              </w:rPr>
              <w:t>）</w:t>
            </w:r>
          </w:p>
        </w:tc>
      </w:tr>
      <w:tr w:rsidR="00944905" w:rsidRPr="00FF3F12" w14:paraId="0543D6F8" w14:textId="77777777" w:rsidTr="00944905">
        <w:trPr>
          <w:trHeight w:val="254"/>
        </w:trPr>
        <w:tc>
          <w:tcPr>
            <w:tcW w:w="1275" w:type="dxa"/>
            <w:vMerge/>
            <w:vAlign w:val="center"/>
          </w:tcPr>
          <w:p w14:paraId="156D4BDC" w14:textId="77777777" w:rsidR="00944905" w:rsidRDefault="00944905" w:rsidP="00944905">
            <w:pPr>
              <w:rPr>
                <w:rFonts w:ascii="仿宋" w:hAnsi="仿宋" w:cs="Times New Roman"/>
              </w:rPr>
            </w:pPr>
          </w:p>
        </w:tc>
        <w:tc>
          <w:tcPr>
            <w:tcW w:w="2001" w:type="dxa"/>
            <w:vAlign w:val="center"/>
          </w:tcPr>
          <w:p w14:paraId="1D03F3FE" w14:textId="2B7375E6" w:rsidR="00944905" w:rsidRPr="00FF3F12" w:rsidRDefault="00944905" w:rsidP="00944905">
            <w:pPr>
              <w:rPr>
                <w:rFonts w:ascii="仿宋" w:hAnsi="仿宋" w:cs="Times New Roman"/>
              </w:rPr>
            </w:pPr>
            <w:r>
              <w:rPr>
                <w:rFonts w:ascii="仿宋" w:hAnsi="仿宋" w:cs="Times New Roman" w:hint="eastAsia"/>
              </w:rPr>
              <w:t>0</w:t>
            </w:r>
            <w:r>
              <w:rPr>
                <w:rFonts w:ascii="仿宋" w:hAnsi="仿宋" w:cs="Times New Roman"/>
              </w:rPr>
              <w:t>0100</w:t>
            </w:r>
          </w:p>
        </w:tc>
        <w:tc>
          <w:tcPr>
            <w:tcW w:w="4804" w:type="dxa"/>
            <w:vAlign w:val="center"/>
          </w:tcPr>
          <w:p w14:paraId="3BB40C2C" w14:textId="0D91AC34" w:rsidR="00944905" w:rsidRPr="00FF3F12" w:rsidRDefault="00944905" w:rsidP="00944905">
            <w:pPr>
              <w:rPr>
                <w:rFonts w:ascii="仿宋" w:hAnsi="仿宋" w:cs="Times New Roman"/>
              </w:rPr>
            </w:pPr>
            <w:r w:rsidRPr="00944DB5">
              <w:rPr>
                <w:rFonts w:ascii="仿宋" w:hAnsi="仿宋" w:cstheme="minorHAnsi" w:hint="eastAsia"/>
                <w:szCs w:val="21"/>
              </w:rPr>
              <w:t>连接关闭报文（</w:t>
            </w:r>
            <w:r w:rsidRPr="00FF3F12">
              <w:rPr>
                <w:rFonts w:ascii="仿宋" w:hAnsi="仿宋" w:cstheme="minorHAnsi"/>
                <w:szCs w:val="21"/>
              </w:rPr>
              <w:t>SP_</w:t>
            </w:r>
            <w:r w:rsidRPr="00FF3F12">
              <w:rPr>
                <w:rFonts w:ascii="仿宋" w:hAnsi="仿宋"/>
                <w:szCs w:val="21"/>
              </w:rPr>
              <w:t>Connection_</w:t>
            </w:r>
            <w:r w:rsidRPr="00944DB5">
              <w:rPr>
                <w:rFonts w:ascii="仿宋" w:hAnsi="仿宋" w:cstheme="minorHAnsi"/>
                <w:szCs w:val="21"/>
              </w:rPr>
              <w:t>CLOSE</w:t>
            </w:r>
            <w:r w:rsidRPr="00944DB5">
              <w:rPr>
                <w:rFonts w:ascii="仿宋" w:hAnsi="仿宋" w:cstheme="minorHAnsi" w:hint="eastAsia"/>
                <w:szCs w:val="21"/>
              </w:rPr>
              <w:t>）</w:t>
            </w:r>
          </w:p>
        </w:tc>
      </w:tr>
      <w:tr w:rsidR="00944905" w:rsidRPr="00FF3F12" w14:paraId="0F9B9029" w14:textId="77777777" w:rsidTr="00944905">
        <w:trPr>
          <w:trHeight w:val="254"/>
        </w:trPr>
        <w:tc>
          <w:tcPr>
            <w:tcW w:w="1275" w:type="dxa"/>
            <w:vMerge/>
            <w:vAlign w:val="center"/>
          </w:tcPr>
          <w:p w14:paraId="5D67A06D" w14:textId="77777777" w:rsidR="00944905" w:rsidRDefault="00944905" w:rsidP="00944905">
            <w:pPr>
              <w:rPr>
                <w:rFonts w:ascii="仿宋" w:hAnsi="仿宋" w:cs="Times New Roman"/>
              </w:rPr>
            </w:pPr>
          </w:p>
        </w:tc>
        <w:tc>
          <w:tcPr>
            <w:tcW w:w="2001" w:type="dxa"/>
            <w:vAlign w:val="center"/>
          </w:tcPr>
          <w:p w14:paraId="6B8254AE" w14:textId="62F7D27F" w:rsidR="00944905" w:rsidRPr="00FF3F12" w:rsidRDefault="00944905" w:rsidP="00944905">
            <w:pPr>
              <w:rPr>
                <w:rFonts w:ascii="仿宋" w:hAnsi="仿宋" w:cs="Times New Roman"/>
              </w:rPr>
            </w:pPr>
            <w:r>
              <w:rPr>
                <w:rFonts w:ascii="仿宋" w:hAnsi="仿宋" w:cs="Times New Roman" w:hint="eastAsia"/>
              </w:rPr>
              <w:t>0</w:t>
            </w:r>
            <w:r>
              <w:rPr>
                <w:rFonts w:ascii="仿宋" w:hAnsi="仿宋" w:cs="Times New Roman"/>
              </w:rPr>
              <w:t>0101~</w:t>
            </w:r>
            <w:r>
              <w:rPr>
                <w:rFonts w:ascii="仿宋" w:hAnsi="仿宋"/>
                <w:szCs w:val="21"/>
              </w:rPr>
              <w:t>11111</w:t>
            </w:r>
          </w:p>
        </w:tc>
        <w:tc>
          <w:tcPr>
            <w:tcW w:w="4804" w:type="dxa"/>
            <w:vAlign w:val="center"/>
          </w:tcPr>
          <w:p w14:paraId="01F78450" w14:textId="4B46E6EB" w:rsidR="00944905" w:rsidRPr="00FF3F12" w:rsidRDefault="00944905" w:rsidP="00944905">
            <w:pPr>
              <w:rPr>
                <w:rFonts w:ascii="仿宋" w:hAnsi="仿宋" w:cs="Times New Roman"/>
              </w:rPr>
            </w:pPr>
            <w:r>
              <w:rPr>
                <w:rFonts w:ascii="仿宋" w:hAnsi="仿宋" w:cs="Times New Roman" w:hint="eastAsia"/>
              </w:rPr>
              <w:t>预留</w:t>
            </w:r>
          </w:p>
        </w:tc>
      </w:tr>
      <w:tr w:rsidR="00944905" w:rsidRPr="00FF3F12" w14:paraId="2A6D22D3" w14:textId="77777777" w:rsidTr="00944905">
        <w:trPr>
          <w:trHeight w:val="254"/>
        </w:trPr>
        <w:tc>
          <w:tcPr>
            <w:tcW w:w="1275" w:type="dxa"/>
            <w:vAlign w:val="center"/>
          </w:tcPr>
          <w:p w14:paraId="1BCFD5B9" w14:textId="3A85296F" w:rsidR="00944905" w:rsidRDefault="00944905" w:rsidP="00944905">
            <w:pPr>
              <w:rPr>
                <w:rFonts w:ascii="仿宋" w:hAnsi="仿宋" w:cs="Times New Roman"/>
              </w:rPr>
            </w:pPr>
            <w:r>
              <w:rPr>
                <w:rFonts w:ascii="仿宋" w:hAnsi="仿宋" w:cs="Times New Roman" w:hint="eastAsia"/>
              </w:rPr>
              <w:t>1</w:t>
            </w:r>
            <w:r>
              <w:rPr>
                <w:rFonts w:ascii="仿宋" w:hAnsi="仿宋" w:cs="Times New Roman"/>
              </w:rPr>
              <w:t>00~111</w:t>
            </w:r>
          </w:p>
        </w:tc>
        <w:tc>
          <w:tcPr>
            <w:tcW w:w="6805" w:type="dxa"/>
            <w:gridSpan w:val="2"/>
            <w:vAlign w:val="center"/>
          </w:tcPr>
          <w:p w14:paraId="0F46CE83" w14:textId="2B7E6D46" w:rsidR="00944905" w:rsidRPr="00FF3F12" w:rsidRDefault="00944905" w:rsidP="00944905">
            <w:pPr>
              <w:rPr>
                <w:rFonts w:ascii="仿宋" w:hAnsi="仿宋" w:cs="Times New Roman"/>
              </w:rPr>
            </w:pPr>
            <w:r>
              <w:rPr>
                <w:rFonts w:ascii="仿宋" w:hAnsi="仿宋" w:cs="Times New Roman" w:hint="eastAsia"/>
              </w:rPr>
              <w:t>预留</w:t>
            </w:r>
            <w:ins w:id="268" w:author="Li Yang" w:date="2023-05-08T17:53:00Z">
              <w:r w:rsidR="00992B6E">
                <w:rPr>
                  <w:rFonts w:ascii="仿宋" w:hAnsi="仿宋" w:cs="Times New Roman" w:hint="eastAsia"/>
                </w:rPr>
                <w:t>，用于</w:t>
              </w:r>
            </w:ins>
            <w:ins w:id="269" w:author="Li Yang" w:date="2023-05-08T17:54:00Z">
              <w:r w:rsidR="00992B6E">
                <w:rPr>
                  <w:rFonts w:ascii="仿宋" w:hAnsi="仿宋" w:cs="Times New Roman" w:hint="eastAsia"/>
                </w:rPr>
                <w:t>S</w:t>
              </w:r>
              <w:r w:rsidR="00992B6E">
                <w:rPr>
                  <w:rFonts w:ascii="仿宋" w:hAnsi="仿宋" w:cs="Times New Roman"/>
                </w:rPr>
                <w:t>EA</w:t>
              </w:r>
              <w:r w:rsidR="0086701E">
                <w:rPr>
                  <w:rFonts w:ascii="仿宋" w:hAnsi="仿宋" w:cs="Times New Roman"/>
                </w:rPr>
                <w:t>N</w:t>
              </w:r>
              <w:r w:rsidR="0086701E">
                <w:rPr>
                  <w:rFonts w:ascii="仿宋" w:hAnsi="仿宋" w:cs="Times New Roman" w:hint="eastAsia"/>
                </w:rPr>
                <w:t>et安全协议中</w:t>
              </w:r>
              <w:r w:rsidR="00992B6E">
                <w:rPr>
                  <w:rFonts w:ascii="仿宋" w:hAnsi="仿宋" w:cs="Times New Roman" w:hint="eastAsia"/>
                </w:rPr>
                <w:t>握手协议、报警协议</w:t>
              </w:r>
              <w:r w:rsidR="0086701E">
                <w:rPr>
                  <w:rFonts w:ascii="仿宋" w:hAnsi="仿宋" w:cs="Times New Roman" w:hint="eastAsia"/>
                </w:rPr>
                <w:t>等</w:t>
              </w:r>
              <w:r w:rsidR="00992B6E">
                <w:rPr>
                  <w:rFonts w:ascii="仿宋" w:hAnsi="仿宋" w:cs="Times New Roman" w:hint="eastAsia"/>
                </w:rPr>
                <w:t>相关报文定义</w:t>
              </w:r>
            </w:ins>
          </w:p>
        </w:tc>
      </w:tr>
    </w:tbl>
    <w:p w14:paraId="39B1A33E" w14:textId="28BE391F" w:rsidR="007322A3" w:rsidDel="0086701E" w:rsidRDefault="007322A3" w:rsidP="00913A78">
      <w:pPr>
        <w:rPr>
          <w:del w:id="270" w:author="Li Yang" w:date="2023-05-08T17:54:00Z"/>
          <w:rFonts w:ascii="仿宋" w:hAnsi="仿宋" w:cs="Times New Roman"/>
          <w:szCs w:val="21"/>
          <w:u w:val="single"/>
        </w:rPr>
      </w:pPr>
    </w:p>
    <w:p w14:paraId="24A2348D" w14:textId="77777777" w:rsidR="009D6B6A" w:rsidRPr="00913A78" w:rsidRDefault="009D6B6A" w:rsidP="00913A78">
      <w:pPr>
        <w:rPr>
          <w:rFonts w:ascii="仿宋" w:hAnsi="仿宋" w:cs="Times New Roman"/>
          <w:szCs w:val="21"/>
          <w:u w:val="single"/>
        </w:rPr>
      </w:pPr>
    </w:p>
    <w:p w14:paraId="79364644" w14:textId="67DDB63A" w:rsidR="003F32C3" w:rsidRPr="00FF3F12" w:rsidRDefault="003F32C3" w:rsidP="00F858E1">
      <w:pPr>
        <w:pStyle w:val="ab"/>
        <w:numPr>
          <w:ilvl w:val="0"/>
          <w:numId w:val="22"/>
        </w:numPr>
        <w:ind w:firstLineChars="0"/>
        <w:rPr>
          <w:rFonts w:ascii="仿宋" w:hAnsi="仿宋" w:cs="Times New Roman"/>
          <w:sz w:val="21"/>
          <w:szCs w:val="21"/>
        </w:rPr>
      </w:pPr>
      <w:r w:rsidRPr="00FF3F12">
        <w:rPr>
          <w:rFonts w:ascii="仿宋" w:hAnsi="仿宋" w:cs="Times New Roman"/>
          <w:b/>
          <w:sz w:val="21"/>
          <w:szCs w:val="21"/>
        </w:rPr>
        <w:t>Length</w:t>
      </w:r>
      <w:r w:rsidRPr="00FF3F12">
        <w:rPr>
          <w:rFonts w:ascii="仿宋" w:hAnsi="仿宋" w:cs="Times New Roman" w:hint="eastAsia"/>
          <w:b/>
          <w:sz w:val="21"/>
          <w:szCs w:val="21"/>
        </w:rPr>
        <w:t>：</w:t>
      </w:r>
      <w:r w:rsidR="00536D1E" w:rsidRPr="00FF3F12">
        <w:rPr>
          <w:rFonts w:ascii="仿宋" w:hAnsi="仿宋" w:cs="Times New Roman"/>
          <w:sz w:val="21"/>
          <w:szCs w:val="21"/>
        </w:rPr>
        <w:t xml:space="preserve">16 </w:t>
      </w:r>
      <w:r w:rsidRPr="00FF3F12">
        <w:rPr>
          <w:rFonts w:ascii="仿宋" w:hAnsi="仿宋" w:cs="Times New Roman"/>
          <w:sz w:val="21"/>
          <w:szCs w:val="21"/>
        </w:rPr>
        <w:t>bits，</w:t>
      </w:r>
      <w:r w:rsidR="000A5CAC">
        <w:rPr>
          <w:rFonts w:ascii="仿宋" w:hAnsi="仿宋" w:cs="Times New Roman" w:hint="eastAsia"/>
          <w:sz w:val="21"/>
          <w:szCs w:val="21"/>
        </w:rPr>
        <w:t>Public</w:t>
      </w:r>
      <w:r w:rsidR="000A5CAC">
        <w:rPr>
          <w:rFonts w:ascii="仿宋" w:hAnsi="仿宋" w:cs="Times New Roman"/>
          <w:sz w:val="21"/>
          <w:szCs w:val="21"/>
        </w:rPr>
        <w:t xml:space="preserve"> Header </w:t>
      </w:r>
      <w:r w:rsidR="000A5CAC">
        <w:rPr>
          <w:rFonts w:ascii="仿宋" w:hAnsi="仿宋" w:cs="Times New Roman" w:hint="eastAsia"/>
          <w:sz w:val="21"/>
          <w:szCs w:val="21"/>
        </w:rPr>
        <w:t>和</w:t>
      </w:r>
      <w:r w:rsidR="000A5CAC" w:rsidRPr="000A5CAC">
        <w:rPr>
          <w:rFonts w:ascii="仿宋" w:hAnsi="仿宋" w:cs="Times New Roman"/>
          <w:sz w:val="21"/>
          <w:szCs w:val="21"/>
        </w:rPr>
        <w:t>T</w:t>
      </w:r>
      <w:r w:rsidR="000A5CAC" w:rsidRPr="000A5CAC">
        <w:rPr>
          <w:rFonts w:ascii="仿宋" w:hAnsi="仿宋" w:cs="Times New Roman" w:hint="eastAsia"/>
          <w:sz w:val="21"/>
          <w:szCs w:val="21"/>
        </w:rPr>
        <w:t>ype</w:t>
      </w:r>
      <w:r w:rsidR="000A5CAC" w:rsidRPr="000A5CAC">
        <w:rPr>
          <w:rFonts w:ascii="仿宋" w:hAnsi="仿宋" w:cs="Times New Roman"/>
          <w:sz w:val="21"/>
          <w:szCs w:val="21"/>
        </w:rPr>
        <w:t>-</w:t>
      </w:r>
      <w:r w:rsidR="000A5CAC" w:rsidRPr="000A5CAC">
        <w:rPr>
          <w:rFonts w:ascii="仿宋" w:hAnsi="仿宋" w:cs="Times New Roman" w:hint="eastAsia"/>
          <w:sz w:val="21"/>
          <w:szCs w:val="21"/>
        </w:rPr>
        <w:t>defined</w:t>
      </w:r>
      <w:r w:rsidR="000A5CAC" w:rsidRPr="000A5CAC">
        <w:rPr>
          <w:rFonts w:ascii="仿宋" w:hAnsi="仿宋" w:cs="Times New Roman"/>
          <w:sz w:val="21"/>
          <w:szCs w:val="21"/>
        </w:rPr>
        <w:t xml:space="preserve"> Fields</w:t>
      </w:r>
      <w:r w:rsidRPr="00FF3F12">
        <w:rPr>
          <w:rFonts w:ascii="仿宋" w:hAnsi="仿宋" w:cs="Times New Roman" w:hint="eastAsia"/>
          <w:sz w:val="21"/>
          <w:szCs w:val="21"/>
        </w:rPr>
        <w:t>的</w:t>
      </w:r>
      <w:r w:rsidR="000A5CAC">
        <w:rPr>
          <w:rFonts w:ascii="仿宋" w:hAnsi="仿宋" w:cs="Times New Roman" w:hint="eastAsia"/>
          <w:sz w:val="21"/>
          <w:szCs w:val="21"/>
        </w:rPr>
        <w:t>总</w:t>
      </w:r>
      <w:r w:rsidRPr="00FF3F12">
        <w:rPr>
          <w:rFonts w:ascii="仿宋" w:hAnsi="仿宋" w:cs="Times New Roman" w:hint="eastAsia"/>
          <w:sz w:val="21"/>
          <w:szCs w:val="21"/>
        </w:rPr>
        <w:t>长度，单位</w:t>
      </w:r>
      <w:r w:rsidRPr="00FF3F12">
        <w:rPr>
          <w:rFonts w:ascii="仿宋" w:hAnsi="仿宋" w:cs="Times New Roman"/>
          <w:sz w:val="21"/>
          <w:szCs w:val="21"/>
        </w:rPr>
        <w:t>bytes。</w:t>
      </w:r>
    </w:p>
    <w:p w14:paraId="07142A94" w14:textId="423113A9" w:rsidR="000C65E9" w:rsidRPr="0086701E" w:rsidRDefault="003F32C3" w:rsidP="000C65E9">
      <w:pPr>
        <w:pStyle w:val="ab"/>
        <w:numPr>
          <w:ilvl w:val="0"/>
          <w:numId w:val="22"/>
        </w:numPr>
        <w:ind w:firstLineChars="0"/>
        <w:rPr>
          <w:ins w:id="271" w:author="Li Yang" w:date="2023-05-08T17:55:00Z"/>
          <w:rFonts w:ascii="仿宋" w:hAnsi="仿宋" w:cs="Times New Roman"/>
          <w:b/>
          <w:sz w:val="21"/>
          <w:szCs w:val="21"/>
          <w:rPrChange w:id="272" w:author="Li Yang" w:date="2023-05-08T17:55:00Z">
            <w:rPr>
              <w:ins w:id="273" w:author="Li Yang" w:date="2023-05-08T17:55:00Z"/>
              <w:rFonts w:ascii="仿宋" w:hAnsi="仿宋" w:cs="Times New Roman"/>
              <w:sz w:val="21"/>
              <w:szCs w:val="21"/>
            </w:rPr>
          </w:rPrChange>
        </w:rPr>
      </w:pPr>
      <w:r w:rsidRPr="00FF3F12">
        <w:rPr>
          <w:rFonts w:ascii="仿宋" w:hAnsi="仿宋" w:cs="Times New Roman"/>
          <w:b/>
          <w:sz w:val="21"/>
          <w:szCs w:val="21"/>
        </w:rPr>
        <w:t>Checksum</w:t>
      </w:r>
      <w:r w:rsidRPr="00FF3F12">
        <w:rPr>
          <w:rFonts w:ascii="仿宋" w:hAnsi="仿宋" w:cs="Times New Roman" w:hint="eastAsia"/>
          <w:b/>
          <w:sz w:val="21"/>
          <w:szCs w:val="21"/>
        </w:rPr>
        <w:t>：</w:t>
      </w:r>
      <w:r w:rsidRPr="00FF3F12">
        <w:rPr>
          <w:rFonts w:ascii="仿宋" w:hAnsi="仿宋" w:cs="Times New Roman"/>
          <w:sz w:val="21"/>
          <w:szCs w:val="21"/>
        </w:rPr>
        <w:t>16</w:t>
      </w:r>
      <w:r w:rsidR="002E7622" w:rsidRPr="00FF3F12">
        <w:rPr>
          <w:rFonts w:ascii="仿宋" w:hAnsi="仿宋" w:cs="Times New Roman"/>
          <w:sz w:val="21"/>
          <w:szCs w:val="21"/>
        </w:rPr>
        <w:t xml:space="preserve"> </w:t>
      </w:r>
      <w:r w:rsidRPr="00FF3F12">
        <w:rPr>
          <w:rFonts w:ascii="仿宋" w:hAnsi="仿宋" w:cs="Times New Roman"/>
          <w:sz w:val="21"/>
          <w:szCs w:val="21"/>
        </w:rPr>
        <w:t>bits，校验和，</w:t>
      </w:r>
      <w:r w:rsidR="00882C74">
        <w:rPr>
          <w:rFonts w:ascii="仿宋" w:hAnsi="仿宋" w:cs="Times New Roman" w:hint="eastAsia"/>
          <w:sz w:val="21"/>
          <w:szCs w:val="21"/>
        </w:rPr>
        <w:t>校验内容</w:t>
      </w:r>
      <w:r w:rsidRPr="00FF3F12">
        <w:rPr>
          <w:rFonts w:ascii="仿宋" w:hAnsi="仿宋" w:cs="Times New Roman"/>
          <w:sz w:val="21"/>
          <w:szCs w:val="21"/>
        </w:rPr>
        <w:t>包括</w:t>
      </w:r>
      <w:r w:rsidR="0061762C" w:rsidRPr="00FF3F12">
        <w:rPr>
          <w:rFonts w:ascii="仿宋" w:hAnsi="仿宋" w:cs="Times New Roman" w:hint="eastAsia"/>
          <w:sz w:val="21"/>
          <w:szCs w:val="21"/>
        </w:rPr>
        <w:t>：</w:t>
      </w:r>
      <w:r w:rsidR="00882C74">
        <w:rPr>
          <w:rFonts w:ascii="仿宋" w:hAnsi="仿宋" w:cs="Times New Roman" w:hint="eastAsia"/>
          <w:sz w:val="21"/>
          <w:szCs w:val="21"/>
        </w:rPr>
        <w:t>公共首部的</w:t>
      </w:r>
      <w:r w:rsidR="000A5CAC">
        <w:rPr>
          <w:rFonts w:ascii="仿宋" w:hAnsi="仿宋" w:cs="Times New Roman"/>
          <w:sz w:val="21"/>
          <w:szCs w:val="21"/>
        </w:rPr>
        <w:t>V</w:t>
      </w:r>
      <w:r w:rsidR="000A5CAC">
        <w:rPr>
          <w:rFonts w:ascii="仿宋" w:hAnsi="仿宋" w:cs="Times New Roman" w:hint="eastAsia"/>
          <w:sz w:val="21"/>
          <w:szCs w:val="21"/>
        </w:rPr>
        <w:t>ersion</w:t>
      </w:r>
      <w:r w:rsidR="00882C74">
        <w:rPr>
          <w:rFonts w:ascii="仿宋" w:hAnsi="仿宋" w:cs="Times New Roman" w:hint="eastAsia"/>
          <w:sz w:val="21"/>
          <w:szCs w:val="21"/>
        </w:rPr>
        <w:t>、</w:t>
      </w:r>
      <w:r w:rsidR="00FC1438">
        <w:rPr>
          <w:rFonts w:ascii="仿宋" w:hAnsi="仿宋" w:cs="Times New Roman" w:hint="eastAsia"/>
          <w:sz w:val="21"/>
          <w:szCs w:val="21"/>
        </w:rPr>
        <w:t>Type、</w:t>
      </w:r>
      <w:r w:rsidR="000A5CAC">
        <w:rPr>
          <w:rFonts w:ascii="仿宋" w:hAnsi="仿宋" w:cs="Times New Roman" w:hint="eastAsia"/>
          <w:sz w:val="21"/>
          <w:szCs w:val="21"/>
        </w:rPr>
        <w:t>L</w:t>
      </w:r>
      <w:r w:rsidR="000A5CAC">
        <w:rPr>
          <w:rFonts w:ascii="仿宋" w:hAnsi="仿宋" w:cs="Times New Roman"/>
          <w:sz w:val="21"/>
          <w:szCs w:val="21"/>
        </w:rPr>
        <w:t>ength</w:t>
      </w:r>
      <w:r w:rsidR="00882C74">
        <w:rPr>
          <w:rFonts w:ascii="仿宋" w:hAnsi="仿宋" w:cs="Times New Roman" w:hint="eastAsia"/>
          <w:sz w:val="21"/>
          <w:szCs w:val="21"/>
        </w:rPr>
        <w:t>字段</w:t>
      </w:r>
      <w:r w:rsidR="00F33A73" w:rsidRPr="00FF3F12">
        <w:rPr>
          <w:rFonts w:ascii="仿宋" w:hAnsi="仿宋" w:cs="Times New Roman" w:hint="eastAsia"/>
          <w:sz w:val="21"/>
          <w:szCs w:val="21"/>
        </w:rPr>
        <w:t>，以及</w:t>
      </w:r>
      <w:r w:rsidRPr="00FF3F12">
        <w:rPr>
          <w:rFonts w:ascii="仿宋" w:hAnsi="仿宋" w:cs="Times New Roman"/>
          <w:sz w:val="21"/>
          <w:szCs w:val="21"/>
        </w:rPr>
        <w:t>IDP</w:t>
      </w:r>
      <w:r w:rsidR="00F33A73" w:rsidRPr="00FF3F12">
        <w:rPr>
          <w:rFonts w:ascii="仿宋" w:hAnsi="仿宋" w:cs="Times New Roman" w:hint="eastAsia"/>
          <w:sz w:val="21"/>
          <w:szCs w:val="21"/>
        </w:rPr>
        <w:t>首部的</w:t>
      </w:r>
      <w:r w:rsidR="00F33A73" w:rsidRPr="00FF3F12">
        <w:rPr>
          <w:rFonts w:ascii="仿宋" w:hAnsi="仿宋" w:cs="Times New Roman"/>
          <w:sz w:val="21"/>
          <w:szCs w:val="21"/>
        </w:rPr>
        <w:t>Next Header</w:t>
      </w:r>
      <w:r w:rsidR="00F33A73" w:rsidRPr="00FF3F12">
        <w:rPr>
          <w:rFonts w:ascii="仿宋" w:hAnsi="仿宋" w:cs="Times New Roman" w:hint="eastAsia"/>
          <w:sz w:val="21"/>
          <w:szCs w:val="21"/>
        </w:rPr>
        <w:t>、</w:t>
      </w:r>
      <w:r w:rsidR="00F33A73" w:rsidRPr="00FF3F12">
        <w:rPr>
          <w:rFonts w:ascii="仿宋" w:hAnsi="仿宋" w:cs="Times New Roman"/>
          <w:sz w:val="21"/>
          <w:szCs w:val="21"/>
        </w:rPr>
        <w:t>Header Length、D.SEAID Type</w:t>
      </w:r>
      <w:r w:rsidR="00F33A73" w:rsidRPr="00FF3F12">
        <w:rPr>
          <w:rFonts w:ascii="仿宋" w:hAnsi="仿宋" w:cs="Times New Roman" w:hint="eastAsia"/>
          <w:sz w:val="21"/>
          <w:szCs w:val="21"/>
        </w:rPr>
        <w:t>、</w:t>
      </w:r>
      <w:r w:rsidR="00F33A73" w:rsidRPr="00FF3F12">
        <w:rPr>
          <w:rFonts w:ascii="仿宋" w:hAnsi="仿宋" w:cs="Times New Roman"/>
          <w:sz w:val="21"/>
          <w:szCs w:val="21"/>
        </w:rPr>
        <w:t>S.SEAID Type</w:t>
      </w:r>
      <w:r w:rsidR="00F33A73" w:rsidRPr="00FF3F12">
        <w:rPr>
          <w:rFonts w:ascii="仿宋" w:hAnsi="仿宋" w:cs="Times New Roman" w:hint="eastAsia"/>
          <w:sz w:val="21"/>
          <w:szCs w:val="21"/>
        </w:rPr>
        <w:t>、</w:t>
      </w:r>
      <w:r w:rsidR="00F33A73" w:rsidRPr="00FF3F12">
        <w:rPr>
          <w:rFonts w:ascii="仿宋" w:hAnsi="仿宋" w:cs="Times New Roman"/>
          <w:sz w:val="21"/>
          <w:szCs w:val="21"/>
        </w:rPr>
        <w:t>D.SEAID Length、S.SEAID Length、Dest SEAID</w:t>
      </w:r>
      <w:r w:rsidR="00B91160" w:rsidRPr="00FF3F12">
        <w:rPr>
          <w:rFonts w:ascii="仿宋" w:hAnsi="仿宋" w:cs="Times New Roman"/>
          <w:sz w:val="21"/>
          <w:szCs w:val="21"/>
        </w:rPr>
        <w:t>-n</w:t>
      </w:r>
      <w:r w:rsidR="00F33A73" w:rsidRPr="00FF3F12">
        <w:rPr>
          <w:rFonts w:ascii="仿宋" w:hAnsi="仿宋" w:cs="Times New Roman" w:hint="eastAsia"/>
          <w:sz w:val="21"/>
          <w:szCs w:val="21"/>
        </w:rPr>
        <w:t>、</w:t>
      </w:r>
      <w:r w:rsidR="00F33A73" w:rsidRPr="00FF3F12">
        <w:rPr>
          <w:rFonts w:ascii="仿宋" w:hAnsi="仿宋" w:cs="Times New Roman"/>
          <w:sz w:val="21"/>
          <w:szCs w:val="21"/>
        </w:rPr>
        <w:t>Source SEAID</w:t>
      </w:r>
      <w:r w:rsidR="00B91160" w:rsidRPr="00FF3F12">
        <w:rPr>
          <w:rFonts w:ascii="仿宋" w:hAnsi="仿宋" w:cs="Times New Roman"/>
          <w:sz w:val="21"/>
          <w:szCs w:val="21"/>
        </w:rPr>
        <w:t>-n</w:t>
      </w:r>
      <w:r w:rsidR="00F33A73" w:rsidRPr="00FF3F12">
        <w:rPr>
          <w:rFonts w:ascii="仿宋" w:hAnsi="仿宋" w:cs="Times New Roman" w:hint="eastAsia"/>
          <w:sz w:val="21"/>
          <w:szCs w:val="21"/>
        </w:rPr>
        <w:t>字段</w:t>
      </w:r>
      <w:r w:rsidRPr="00FF3F12">
        <w:rPr>
          <w:rFonts w:ascii="仿宋" w:hAnsi="仿宋" w:cs="Times New Roman" w:hint="eastAsia"/>
          <w:sz w:val="21"/>
          <w:szCs w:val="21"/>
        </w:rPr>
        <w:t>。</w:t>
      </w:r>
    </w:p>
    <w:p w14:paraId="01EC4216" w14:textId="45D69AAA" w:rsidR="0086701E" w:rsidRPr="00FF3F12" w:rsidDel="00D53A97" w:rsidRDefault="0086701E" w:rsidP="0086701E">
      <w:pPr>
        <w:pStyle w:val="ab"/>
        <w:numPr>
          <w:ilvl w:val="0"/>
          <w:numId w:val="22"/>
        </w:numPr>
        <w:ind w:firstLineChars="0"/>
        <w:rPr>
          <w:del w:id="274" w:author="Li Yang" w:date="2023-05-08T17:57:00Z"/>
          <w:moveTo w:id="275" w:author="Li Yang" w:date="2023-05-08T17:55:00Z"/>
          <w:rFonts w:ascii="仿宋" w:hAnsi="仿宋"/>
          <w:sz w:val="21"/>
          <w:szCs w:val="21"/>
        </w:rPr>
      </w:pPr>
      <w:moveToRangeStart w:id="276" w:author="Li Yang" w:date="2023-05-08T17:55:00Z" w:name="move134460937"/>
      <w:moveTo w:id="277" w:author="Li Yang" w:date="2023-05-08T17:55:00Z">
        <w:r w:rsidRPr="00FF3F12">
          <w:rPr>
            <w:rFonts w:ascii="仿宋" w:hAnsi="仿宋"/>
            <w:b/>
            <w:sz w:val="21"/>
            <w:szCs w:val="21"/>
          </w:rPr>
          <w:t>Packet Number</w:t>
        </w:r>
        <w:r w:rsidRPr="00FF3F12">
          <w:rPr>
            <w:rFonts w:ascii="仿宋" w:hAnsi="仿宋" w:hint="eastAsia"/>
            <w:b/>
            <w:sz w:val="21"/>
            <w:szCs w:val="21"/>
          </w:rPr>
          <w:t>（</w:t>
        </w:r>
        <w:r w:rsidRPr="00FF3F12">
          <w:rPr>
            <w:rFonts w:ascii="仿宋" w:hAnsi="仿宋"/>
            <w:b/>
            <w:sz w:val="21"/>
            <w:szCs w:val="21"/>
          </w:rPr>
          <w:t>PN</w:t>
        </w:r>
        <w:r w:rsidRPr="00FF3F12">
          <w:rPr>
            <w:rFonts w:ascii="仿宋" w:hAnsi="仿宋" w:hint="eastAsia"/>
            <w:b/>
            <w:sz w:val="21"/>
            <w:szCs w:val="21"/>
          </w:rPr>
          <w:t>）：</w:t>
        </w:r>
        <w:r>
          <w:rPr>
            <w:rFonts w:ascii="仿宋" w:hAnsi="仿宋"/>
            <w:sz w:val="21"/>
            <w:szCs w:val="21"/>
          </w:rPr>
          <w:t>32</w:t>
        </w:r>
        <w:r w:rsidRPr="00FF3F12">
          <w:rPr>
            <w:rFonts w:ascii="仿宋" w:hAnsi="仿宋"/>
            <w:sz w:val="21"/>
            <w:szCs w:val="21"/>
          </w:rPr>
          <w:t>bits</w:t>
        </w:r>
        <w:r w:rsidRPr="00FF3F12">
          <w:rPr>
            <w:rFonts w:ascii="仿宋" w:hAnsi="仿宋" w:hint="eastAsia"/>
            <w:sz w:val="21"/>
            <w:szCs w:val="21"/>
          </w:rPr>
          <w:t>，</w:t>
        </w:r>
        <w:r w:rsidRPr="00FF3F12">
          <w:rPr>
            <w:rFonts w:ascii="仿宋" w:hAnsi="仿宋" w:cs="Times New Roman" w:hint="eastAsia"/>
            <w:sz w:val="21"/>
            <w:szCs w:val="21"/>
          </w:rPr>
          <w:t>数据</w:t>
        </w:r>
      </w:moveTo>
      <w:ins w:id="278" w:author="Li Yang" w:date="2023-05-08T17:55:00Z">
        <w:r>
          <w:rPr>
            <w:rFonts w:ascii="仿宋" w:hAnsi="仿宋" w:cs="Times New Roman" w:hint="eastAsia"/>
            <w:sz w:val="21"/>
            <w:szCs w:val="21"/>
          </w:rPr>
          <w:t>包</w:t>
        </w:r>
      </w:ins>
      <w:moveTo w:id="279" w:author="Li Yang" w:date="2023-05-08T17:55:00Z">
        <w:del w:id="280" w:author="Li Yang" w:date="2023-05-08T17:55:00Z">
          <w:r w:rsidRPr="00FF3F12" w:rsidDel="0086701E">
            <w:rPr>
              <w:rFonts w:ascii="仿宋" w:hAnsi="仿宋" w:cs="Times New Roman" w:hint="eastAsia"/>
              <w:sz w:val="21"/>
              <w:szCs w:val="21"/>
            </w:rPr>
            <w:delText>块分片</w:delText>
          </w:r>
        </w:del>
        <w:r w:rsidRPr="00FF3F12">
          <w:rPr>
            <w:rFonts w:ascii="仿宋" w:hAnsi="仿宋" w:hint="eastAsia"/>
            <w:sz w:val="21"/>
            <w:szCs w:val="21"/>
          </w:rPr>
          <w:t>序号，</w:t>
        </w:r>
        <w:del w:id="281" w:author="Li Yang" w:date="2023-05-08T17:56:00Z">
          <w:r w:rsidRPr="00FF3F12" w:rsidDel="0086701E">
            <w:rPr>
              <w:rFonts w:ascii="仿宋" w:hAnsi="仿宋" w:hint="eastAsia"/>
              <w:sz w:val="21"/>
              <w:szCs w:val="21"/>
            </w:rPr>
            <w:delText>单调递增</w:delText>
          </w:r>
        </w:del>
      </w:moveTo>
      <w:ins w:id="282" w:author="Li Yang" w:date="2023-05-08T17:56:00Z">
        <w:r w:rsidRPr="00944DB5">
          <w:rPr>
            <w:rFonts w:ascii="仿宋" w:hAnsi="仿宋" w:cstheme="minorHAnsi" w:hint="eastAsia"/>
            <w:sz w:val="21"/>
            <w:szCs w:val="21"/>
          </w:rPr>
          <w:t>单调递增，</w:t>
        </w:r>
        <w:r>
          <w:rPr>
            <w:rFonts w:ascii="仿宋" w:hAnsi="仿宋" w:cstheme="minorHAnsi" w:hint="eastAsia"/>
            <w:sz w:val="21"/>
            <w:szCs w:val="21"/>
          </w:rPr>
          <w:t>循环使用，</w:t>
        </w:r>
        <w:r w:rsidRPr="00944DB5">
          <w:rPr>
            <w:rFonts w:ascii="仿宋" w:hAnsi="仿宋" w:cstheme="minorHAnsi" w:hint="eastAsia"/>
            <w:sz w:val="21"/>
            <w:szCs w:val="21"/>
          </w:rPr>
          <w:t>发送端发送的第一个包的序号是</w:t>
        </w:r>
        <w:r w:rsidRPr="00944DB5">
          <w:rPr>
            <w:rFonts w:ascii="仿宋" w:hAnsi="仿宋" w:cstheme="minorHAnsi"/>
            <w:sz w:val="21"/>
            <w:szCs w:val="21"/>
          </w:rPr>
          <w:t>1</w:t>
        </w:r>
        <w:r w:rsidRPr="00944DB5">
          <w:rPr>
            <w:rFonts w:ascii="仿宋" w:hAnsi="仿宋" w:cstheme="minorHAnsi" w:hint="eastAsia"/>
            <w:sz w:val="21"/>
            <w:szCs w:val="21"/>
          </w:rPr>
          <w:t>，随后的数据包序号的都大于前一个包的序号。</w:t>
        </w:r>
      </w:ins>
      <w:moveTo w:id="283" w:author="Li Yang" w:date="2023-05-08T17:55:00Z">
        <w:del w:id="284" w:author="Li Yang" w:date="2023-05-08T17:56:00Z">
          <w:r w:rsidRPr="00FF3F12" w:rsidDel="0086701E">
            <w:rPr>
              <w:rFonts w:ascii="仿宋" w:hAnsi="仿宋" w:hint="eastAsia"/>
              <w:sz w:val="21"/>
              <w:szCs w:val="21"/>
            </w:rPr>
            <w:delText>。</w:delText>
          </w:r>
        </w:del>
      </w:moveTo>
    </w:p>
    <w:moveToRangeEnd w:id="276"/>
    <w:p w14:paraId="6FCC0BC4" w14:textId="31784AF5" w:rsidR="0086701E" w:rsidRPr="00D53A97" w:rsidRDefault="0086701E">
      <w:pPr>
        <w:pStyle w:val="ab"/>
        <w:numPr>
          <w:ilvl w:val="0"/>
          <w:numId w:val="22"/>
        </w:numPr>
        <w:ind w:firstLineChars="0"/>
        <w:rPr>
          <w:rFonts w:ascii="仿宋" w:hAnsi="仿宋" w:cs="Times New Roman"/>
          <w:b/>
          <w:szCs w:val="21"/>
          <w:rPrChange w:id="285" w:author="Li Yang" w:date="2023-05-08T17:57:00Z">
            <w:rPr/>
          </w:rPrChange>
        </w:rPr>
      </w:pPr>
    </w:p>
    <w:p w14:paraId="2BB22245" w14:textId="72DAFFE7" w:rsidR="000C65E9" w:rsidRPr="006F72A9" w:rsidRDefault="00882C74" w:rsidP="000C65E9">
      <w:pPr>
        <w:pStyle w:val="3"/>
        <w:numPr>
          <w:ilvl w:val="0"/>
          <w:numId w:val="27"/>
        </w:numPr>
        <w:rPr>
          <w:rFonts w:ascii="仿宋" w:hAnsi="仿宋"/>
          <w:sz w:val="24"/>
        </w:rPr>
      </w:pPr>
      <w:r>
        <w:rPr>
          <w:rFonts w:ascii="仿宋" w:hAnsi="仿宋"/>
          <w:sz w:val="24"/>
        </w:rPr>
        <w:lastRenderedPageBreak/>
        <w:t xml:space="preserve"> </w:t>
      </w:r>
      <w:bookmarkStart w:id="286" w:name="_Toc135051848"/>
      <w:r>
        <w:rPr>
          <w:rFonts w:ascii="仿宋" w:hAnsi="仿宋" w:hint="eastAsia"/>
          <w:sz w:val="24"/>
        </w:rPr>
        <w:t>S</w:t>
      </w:r>
      <w:r>
        <w:rPr>
          <w:rFonts w:ascii="仿宋" w:hAnsi="仿宋"/>
          <w:sz w:val="24"/>
        </w:rPr>
        <w:t>EAN</w:t>
      </w:r>
      <w:r>
        <w:rPr>
          <w:rFonts w:ascii="仿宋" w:hAnsi="仿宋" w:hint="eastAsia"/>
          <w:sz w:val="24"/>
        </w:rPr>
        <w:t>et</w:t>
      </w:r>
      <w:r w:rsidR="000C65E9" w:rsidRPr="000C65E9">
        <w:rPr>
          <w:rFonts w:ascii="仿宋" w:hAnsi="仿宋" w:hint="eastAsia"/>
          <w:sz w:val="24"/>
        </w:rPr>
        <w:t>网络增强传输机制</w:t>
      </w:r>
      <w:bookmarkEnd w:id="286"/>
    </w:p>
    <w:p w14:paraId="6BD974E0" w14:textId="75D9198C" w:rsidR="000C65E9" w:rsidRPr="006F72A9" w:rsidRDefault="000C65E9" w:rsidP="000C65E9">
      <w:pPr>
        <w:ind w:firstLine="420"/>
        <w:rPr>
          <w:rFonts w:ascii="仿宋" w:hAnsi="仿宋" w:cstheme="minorHAnsi"/>
          <w:color w:val="24292F"/>
          <w:szCs w:val="21"/>
          <w:shd w:val="clear" w:color="auto" w:fill="FFFFFF"/>
        </w:rPr>
      </w:pPr>
      <w:r w:rsidRPr="000C65E9">
        <w:rPr>
          <w:rFonts w:ascii="仿宋" w:hAnsi="仿宋" w:hint="eastAsia"/>
        </w:rPr>
        <w:t>网络增强传输机制</w:t>
      </w:r>
      <w:r w:rsidRPr="00E32AB1">
        <w:rPr>
          <w:rFonts w:ascii="仿宋" w:hAnsi="仿宋" w:hint="eastAsia"/>
        </w:rPr>
        <w:t>以数据包为基本处理单元，使用网络节点的能力，提升数据包在网络中的传输质量，例如：降低丢包率等。</w:t>
      </w:r>
      <w:r>
        <w:rPr>
          <w:rFonts w:ascii="仿宋" w:hAnsi="仿宋" w:hint="eastAsia"/>
        </w:rPr>
        <w:t>网络增强传输机制在S</w:t>
      </w:r>
      <w:r>
        <w:rPr>
          <w:rFonts w:ascii="仿宋" w:hAnsi="仿宋"/>
        </w:rPr>
        <w:t>EADP</w:t>
      </w:r>
      <w:r>
        <w:rPr>
          <w:rFonts w:ascii="仿宋" w:hAnsi="仿宋" w:hint="eastAsia"/>
        </w:rPr>
        <w:t>、S</w:t>
      </w:r>
      <w:r>
        <w:rPr>
          <w:rFonts w:ascii="仿宋" w:hAnsi="仿宋"/>
        </w:rPr>
        <w:t>EAUP</w:t>
      </w:r>
      <w:r>
        <w:rPr>
          <w:rFonts w:ascii="仿宋" w:hAnsi="仿宋" w:hint="eastAsia"/>
        </w:rPr>
        <w:t>、S</w:t>
      </w:r>
      <w:r>
        <w:rPr>
          <w:rFonts w:ascii="仿宋" w:hAnsi="仿宋"/>
        </w:rPr>
        <w:t>EASP</w:t>
      </w:r>
      <w:r>
        <w:rPr>
          <w:rFonts w:ascii="仿宋" w:hAnsi="仿宋" w:hint="eastAsia"/>
        </w:rPr>
        <w:t>协议中均可使用</w:t>
      </w:r>
      <w:r w:rsidR="00882C74">
        <w:rPr>
          <w:rFonts w:ascii="仿宋" w:hAnsi="仿宋" w:hint="eastAsia"/>
        </w:rPr>
        <w:t>。若要使用相关机制需要在S</w:t>
      </w:r>
      <w:r w:rsidR="00882C74">
        <w:rPr>
          <w:rFonts w:ascii="仿宋" w:hAnsi="仿宋"/>
        </w:rPr>
        <w:t>EADP</w:t>
      </w:r>
      <w:r w:rsidR="00882C74">
        <w:rPr>
          <w:rFonts w:ascii="仿宋" w:hAnsi="仿宋" w:hint="eastAsia"/>
        </w:rPr>
        <w:t>/S</w:t>
      </w:r>
      <w:r w:rsidR="00882C74">
        <w:rPr>
          <w:rFonts w:ascii="仿宋" w:hAnsi="仿宋"/>
        </w:rPr>
        <w:t>EAUP</w:t>
      </w:r>
      <w:r w:rsidR="00882C74">
        <w:rPr>
          <w:rFonts w:ascii="仿宋" w:hAnsi="仿宋" w:hint="eastAsia"/>
        </w:rPr>
        <w:t>/S</w:t>
      </w:r>
      <w:r w:rsidR="00882C74">
        <w:rPr>
          <w:rFonts w:ascii="仿宋" w:hAnsi="仿宋"/>
        </w:rPr>
        <w:t>EASP</w:t>
      </w:r>
      <w:r w:rsidR="00882C74">
        <w:rPr>
          <w:rFonts w:ascii="仿宋" w:hAnsi="仿宋" w:hint="eastAsia"/>
        </w:rPr>
        <w:t>数据报文的偏好字段中将相关标志位置位。</w:t>
      </w:r>
    </w:p>
    <w:p w14:paraId="10659DFA" w14:textId="77777777" w:rsidR="000C65E9" w:rsidRPr="006F72A9" w:rsidRDefault="000C65E9" w:rsidP="000C65E9">
      <w:pPr>
        <w:pStyle w:val="4"/>
        <w:numPr>
          <w:ilvl w:val="0"/>
          <w:numId w:val="74"/>
        </w:numPr>
        <w:rPr>
          <w:rFonts w:ascii="仿宋" w:hAnsi="仿宋"/>
          <w:sz w:val="21"/>
        </w:rPr>
      </w:pPr>
      <w:r w:rsidRPr="006F72A9">
        <w:rPr>
          <w:rFonts w:ascii="仿宋" w:eastAsia="仿宋" w:hAnsi="仿宋" w:hint="eastAsia"/>
          <w:sz w:val="21"/>
        </w:rPr>
        <w:t>高可靠增强传输机制</w:t>
      </w:r>
    </w:p>
    <w:p w14:paraId="256A492D" w14:textId="77777777" w:rsidR="000C65E9" w:rsidRPr="00FF3F12" w:rsidRDefault="000C65E9" w:rsidP="000C65E9">
      <w:pPr>
        <w:spacing w:line="288" w:lineRule="auto"/>
        <w:ind w:firstLine="420"/>
        <w:rPr>
          <w:rFonts w:ascii="仿宋" w:hAnsi="仿宋"/>
        </w:rPr>
      </w:pPr>
      <w:r w:rsidRPr="00FF3F12">
        <w:rPr>
          <w:rFonts w:ascii="仿宋" w:hAnsi="仿宋" w:hint="eastAsia"/>
        </w:rPr>
        <w:t>针对</w:t>
      </w:r>
      <w:r w:rsidRPr="00FF3F12">
        <w:rPr>
          <w:rFonts w:ascii="仿宋" w:hAnsi="仿宋"/>
        </w:rPr>
        <w:t>SEANet网络节点间不可靠的传输链路，设计以数据包为单位的</w:t>
      </w:r>
      <w:r w:rsidRPr="00FF3F12">
        <w:rPr>
          <w:rFonts w:ascii="仿宋" w:hAnsi="仿宋" w:hint="eastAsia"/>
        </w:rPr>
        <w:t>，网络节点之间的丢包检测和重传机制，改善网络节点之间丢包问题，达到对网络节点之间</w:t>
      </w:r>
      <w:r w:rsidRPr="00FF3F12">
        <w:rPr>
          <w:rFonts w:ascii="仿宋" w:hAnsi="仿宋"/>
        </w:rPr>
        <w:t>传输</w:t>
      </w:r>
      <w:r w:rsidRPr="00FF3F12">
        <w:rPr>
          <w:rFonts w:ascii="仿宋" w:hAnsi="仿宋" w:hint="eastAsia"/>
        </w:rPr>
        <w:t>链路可靠性</w:t>
      </w:r>
      <w:r w:rsidRPr="00FF3F12">
        <w:rPr>
          <w:rFonts w:ascii="仿宋" w:hAnsi="仿宋"/>
        </w:rPr>
        <w:t>增强</w:t>
      </w:r>
      <w:r w:rsidRPr="00FF3F12">
        <w:rPr>
          <w:rFonts w:ascii="仿宋" w:hAnsi="仿宋" w:hint="eastAsia"/>
        </w:rPr>
        <w:t>的目的</w:t>
      </w:r>
      <w:r w:rsidRPr="00FF3F12">
        <w:rPr>
          <w:rFonts w:ascii="仿宋" w:hAnsi="仿宋"/>
        </w:rPr>
        <w:t>。</w:t>
      </w:r>
      <w:r w:rsidRPr="00FF3F12">
        <w:rPr>
          <w:rFonts w:ascii="仿宋" w:hAnsi="仿宋" w:hint="eastAsia"/>
        </w:rPr>
        <w:t>使用高可靠增强传输机制下，网络节点之间传输链路的丢包率会下降。</w:t>
      </w:r>
    </w:p>
    <w:p w14:paraId="7B57FDC3" w14:textId="33C7F108" w:rsidR="000C65E9" w:rsidRPr="00FD74C3" w:rsidRDefault="000C65E9" w:rsidP="00FD74C3">
      <w:pPr>
        <w:spacing w:line="288" w:lineRule="auto"/>
        <w:ind w:firstLine="420"/>
        <w:rPr>
          <w:rFonts w:ascii="仿宋" w:hAnsi="仿宋"/>
          <w:b/>
        </w:rPr>
      </w:pPr>
      <w:r w:rsidRPr="00FF3F12">
        <w:rPr>
          <w:rFonts w:ascii="仿宋" w:hAnsi="仿宋" w:hint="eastAsia"/>
          <w:b/>
        </w:rPr>
        <w:t>参见《</w:t>
      </w:r>
      <w:r w:rsidRPr="00FF3F12">
        <w:rPr>
          <w:rFonts w:ascii="仿宋" w:hAnsi="仿宋"/>
          <w:b/>
        </w:rPr>
        <w:t>SEANet高可靠</w:t>
      </w:r>
      <w:r w:rsidRPr="00FF3F12">
        <w:rPr>
          <w:rFonts w:ascii="仿宋" w:hAnsi="仿宋" w:hint="eastAsia"/>
          <w:b/>
        </w:rPr>
        <w:t>增强传输机制设计方案》。</w:t>
      </w:r>
    </w:p>
    <w:p w14:paraId="1CC689DD" w14:textId="3B2BF963" w:rsidR="003B72F7" w:rsidRPr="003B72F7" w:rsidRDefault="003B72F7" w:rsidP="003B72F7">
      <w:pPr>
        <w:pStyle w:val="3"/>
        <w:numPr>
          <w:ilvl w:val="0"/>
          <w:numId w:val="27"/>
        </w:numPr>
        <w:rPr>
          <w:rFonts w:ascii="仿宋" w:hAnsi="仿宋"/>
          <w:sz w:val="24"/>
        </w:rPr>
      </w:pPr>
      <w:r>
        <w:rPr>
          <w:rFonts w:ascii="仿宋" w:hAnsi="仿宋"/>
          <w:sz w:val="24"/>
        </w:rPr>
        <w:t xml:space="preserve"> </w:t>
      </w:r>
      <w:bookmarkStart w:id="287" w:name="_Toc135051849"/>
      <w:r>
        <w:rPr>
          <w:rFonts w:ascii="仿宋" w:hAnsi="仿宋" w:hint="eastAsia"/>
          <w:sz w:val="24"/>
        </w:rPr>
        <w:t>S</w:t>
      </w:r>
      <w:r>
        <w:rPr>
          <w:rFonts w:ascii="仿宋" w:hAnsi="仿宋"/>
          <w:sz w:val="24"/>
        </w:rPr>
        <w:t>EAN</w:t>
      </w:r>
      <w:r>
        <w:rPr>
          <w:rFonts w:ascii="仿宋" w:hAnsi="仿宋" w:hint="eastAsia"/>
          <w:sz w:val="24"/>
        </w:rPr>
        <w:t>et</w:t>
      </w:r>
      <w:r w:rsidRPr="000C65E9">
        <w:rPr>
          <w:rFonts w:ascii="仿宋" w:hAnsi="仿宋" w:hint="eastAsia"/>
          <w:sz w:val="24"/>
        </w:rPr>
        <w:t>网络增强传输</w:t>
      </w:r>
      <w:r>
        <w:rPr>
          <w:rFonts w:ascii="仿宋" w:hAnsi="仿宋" w:hint="eastAsia"/>
          <w:sz w:val="24"/>
        </w:rPr>
        <w:t>报文</w:t>
      </w:r>
      <w:bookmarkEnd w:id="287"/>
    </w:p>
    <w:p w14:paraId="538FEA9A" w14:textId="10963C08" w:rsidR="00E3187B" w:rsidRPr="003B72F7" w:rsidRDefault="003B72F7" w:rsidP="003B72F7">
      <w:pPr>
        <w:pStyle w:val="4"/>
        <w:numPr>
          <w:ilvl w:val="0"/>
          <w:numId w:val="77"/>
        </w:numPr>
        <w:rPr>
          <w:rFonts w:ascii="仿宋" w:hAnsi="仿宋"/>
          <w:sz w:val="21"/>
        </w:rPr>
      </w:pPr>
      <w:r w:rsidRPr="006F72A9">
        <w:rPr>
          <w:rFonts w:ascii="仿宋" w:eastAsia="仿宋" w:hAnsi="仿宋" w:hint="eastAsia"/>
          <w:sz w:val="21"/>
        </w:rPr>
        <w:t>高可靠增强传输</w:t>
      </w:r>
      <w:r>
        <w:rPr>
          <w:rFonts w:ascii="仿宋" w:eastAsia="仿宋" w:hAnsi="仿宋" w:hint="eastAsia"/>
          <w:sz w:val="21"/>
        </w:rPr>
        <w:t>报文</w:t>
      </w:r>
    </w:p>
    <w:p w14:paraId="69E8D20D" w14:textId="38579B4F" w:rsidR="006D739D" w:rsidRPr="006F72A9" w:rsidRDefault="00E3187B" w:rsidP="006F72A9">
      <w:pPr>
        <w:pStyle w:val="5"/>
        <w:rPr>
          <w:rFonts w:ascii="仿宋" w:hAnsi="仿宋"/>
          <w:sz w:val="21"/>
        </w:rPr>
      </w:pPr>
      <w:r w:rsidRPr="00915C0F">
        <w:rPr>
          <w:rFonts w:ascii="仿宋" w:hAnsi="仿宋"/>
          <w:sz w:val="21"/>
        </w:rPr>
        <w:t>5.3.</w:t>
      </w:r>
      <w:r w:rsidR="003B72F7">
        <w:rPr>
          <w:rFonts w:ascii="仿宋" w:hAnsi="仿宋"/>
          <w:sz w:val="21"/>
        </w:rPr>
        <w:t>1</w:t>
      </w:r>
      <w:r w:rsidRPr="00915C0F">
        <w:rPr>
          <w:rFonts w:ascii="仿宋" w:hAnsi="仿宋"/>
          <w:sz w:val="21"/>
        </w:rPr>
        <w:t>.1</w:t>
      </w:r>
      <w:r w:rsidR="00253F87" w:rsidRPr="00915C0F">
        <w:rPr>
          <w:rFonts w:ascii="仿宋" w:hAnsi="仿宋"/>
          <w:sz w:val="21"/>
        </w:rPr>
        <w:t xml:space="preserve"> </w:t>
      </w:r>
      <w:r w:rsidR="006D739D" w:rsidRPr="00915C0F">
        <w:rPr>
          <w:rFonts w:ascii="仿宋" w:hAnsi="仿宋" w:hint="eastAsia"/>
          <w:sz w:val="21"/>
        </w:rPr>
        <w:t>否定性确认报文（</w:t>
      </w:r>
      <w:bookmarkStart w:id="288" w:name="_Hlk130906141"/>
      <w:r w:rsidR="003B72F7" w:rsidRPr="003B72F7">
        <w:rPr>
          <w:rFonts w:ascii="仿宋" w:hAnsi="仿宋"/>
          <w:sz w:val="21"/>
        </w:rPr>
        <w:t>NeT</w:t>
      </w:r>
      <w:r w:rsidR="00253F87" w:rsidRPr="006F72A9">
        <w:rPr>
          <w:rFonts w:ascii="仿宋" w:hAnsi="仿宋"/>
          <w:sz w:val="21"/>
        </w:rPr>
        <w:t>_</w:t>
      </w:r>
      <w:r w:rsidR="003B72F7">
        <w:rPr>
          <w:rFonts w:ascii="仿宋" w:hAnsi="仿宋"/>
          <w:sz w:val="21"/>
        </w:rPr>
        <w:t>R</w:t>
      </w:r>
      <w:r w:rsidR="003B72F7">
        <w:rPr>
          <w:rFonts w:ascii="仿宋" w:hAnsi="仿宋" w:hint="eastAsia"/>
          <w:sz w:val="21"/>
        </w:rPr>
        <w:t>e</w:t>
      </w:r>
      <w:r w:rsidR="003B72F7">
        <w:rPr>
          <w:rFonts w:ascii="仿宋" w:hAnsi="仿宋"/>
          <w:sz w:val="21"/>
        </w:rPr>
        <w:t>liable_</w:t>
      </w:r>
      <w:r w:rsidR="006D739D" w:rsidRPr="006F72A9">
        <w:rPr>
          <w:rFonts w:ascii="仿宋" w:hAnsi="仿宋"/>
          <w:sz w:val="21"/>
        </w:rPr>
        <w:t>NACK</w:t>
      </w:r>
      <w:bookmarkEnd w:id="288"/>
      <w:r w:rsidR="006D739D" w:rsidRPr="006F72A9">
        <w:rPr>
          <w:rFonts w:ascii="仿宋" w:hAnsi="仿宋" w:hint="eastAsia"/>
          <w:sz w:val="21"/>
        </w:rPr>
        <w:t>）</w:t>
      </w:r>
    </w:p>
    <w:p w14:paraId="146EE51E" w14:textId="57D70994" w:rsidR="00A2254B" w:rsidRDefault="00286318" w:rsidP="0023589D">
      <w:pPr>
        <w:ind w:firstLine="420"/>
        <w:rPr>
          <w:rFonts w:ascii="仿宋" w:hAnsi="仿宋" w:cstheme="minorHAnsi"/>
          <w:szCs w:val="21"/>
        </w:rPr>
      </w:pPr>
      <w:r w:rsidRPr="00337447">
        <w:rPr>
          <w:rFonts w:ascii="仿宋" w:hAnsi="仿宋" w:cstheme="minorHAnsi" w:hint="eastAsia"/>
          <w:szCs w:val="21"/>
        </w:rPr>
        <w:t>当Pu</w:t>
      </w:r>
      <w:r w:rsidRPr="00337447">
        <w:rPr>
          <w:rFonts w:ascii="仿宋" w:hAnsi="仿宋" w:cstheme="minorHAnsi"/>
          <w:szCs w:val="21"/>
        </w:rPr>
        <w:t>blic Header</w:t>
      </w:r>
      <w:r w:rsidRPr="00337447">
        <w:rPr>
          <w:rFonts w:ascii="仿宋" w:hAnsi="仿宋" w:cstheme="minorHAnsi" w:hint="eastAsia"/>
          <w:szCs w:val="21"/>
        </w:rPr>
        <w:t>中Type字段取值为</w:t>
      </w:r>
      <w:r w:rsidR="0016467B">
        <w:rPr>
          <w:rFonts w:ascii="仿宋" w:hAnsi="仿宋" w:cstheme="minorHAnsi" w:hint="eastAsia"/>
          <w:szCs w:val="21"/>
        </w:rPr>
        <w:t>0</w:t>
      </w:r>
      <w:r w:rsidR="0016467B">
        <w:rPr>
          <w:rFonts w:ascii="仿宋" w:hAnsi="仿宋" w:cstheme="minorHAnsi"/>
          <w:szCs w:val="21"/>
        </w:rPr>
        <w:t>x1(00000001)</w:t>
      </w:r>
      <w:r w:rsidRPr="00337447">
        <w:rPr>
          <w:rFonts w:ascii="仿宋" w:hAnsi="仿宋" w:cstheme="minorHAnsi" w:hint="eastAsia"/>
          <w:szCs w:val="21"/>
        </w:rPr>
        <w:t>时，标明为</w:t>
      </w:r>
      <w:r w:rsidR="006D739D" w:rsidRPr="00FF3F12">
        <w:rPr>
          <w:rFonts w:ascii="仿宋" w:hAnsi="仿宋" w:cstheme="minorHAnsi" w:hint="eastAsia"/>
          <w:szCs w:val="21"/>
        </w:rPr>
        <w:t>否定性确认报文（</w:t>
      </w:r>
      <w:r w:rsidR="003B72F7" w:rsidRPr="003B72F7">
        <w:rPr>
          <w:rFonts w:ascii="仿宋" w:hAnsi="仿宋"/>
        </w:rPr>
        <w:t>NeT</w:t>
      </w:r>
      <w:r w:rsidR="003B72F7" w:rsidRPr="006F72A9">
        <w:rPr>
          <w:rFonts w:ascii="仿宋" w:hAnsi="仿宋"/>
        </w:rPr>
        <w:t>_</w:t>
      </w:r>
      <w:r w:rsidR="003B72F7">
        <w:rPr>
          <w:rFonts w:ascii="仿宋" w:hAnsi="仿宋"/>
        </w:rPr>
        <w:t>R</w:t>
      </w:r>
      <w:r w:rsidR="003B72F7">
        <w:rPr>
          <w:rFonts w:ascii="仿宋" w:hAnsi="仿宋" w:hint="eastAsia"/>
        </w:rPr>
        <w:t>e</w:t>
      </w:r>
      <w:r w:rsidR="003B72F7">
        <w:rPr>
          <w:rFonts w:ascii="仿宋" w:hAnsi="仿宋"/>
        </w:rPr>
        <w:t>liable_</w:t>
      </w:r>
      <w:r w:rsidR="003B72F7" w:rsidRPr="006F72A9">
        <w:rPr>
          <w:rFonts w:ascii="仿宋" w:hAnsi="仿宋"/>
        </w:rPr>
        <w:t>NACK</w:t>
      </w:r>
      <w:r w:rsidR="006D739D" w:rsidRPr="00FF3F12">
        <w:rPr>
          <w:rFonts w:ascii="仿宋" w:hAnsi="仿宋" w:cstheme="minorHAnsi" w:hint="eastAsia"/>
          <w:szCs w:val="21"/>
        </w:rPr>
        <w:t>）</w:t>
      </w:r>
      <w:r>
        <w:rPr>
          <w:rFonts w:ascii="仿宋" w:hAnsi="仿宋" w:cstheme="minorHAnsi" w:hint="eastAsia"/>
          <w:szCs w:val="21"/>
        </w:rPr>
        <w:t>，</w:t>
      </w:r>
      <w:r w:rsidRPr="003B72F7">
        <w:rPr>
          <w:rFonts w:ascii="仿宋" w:hAnsi="仿宋"/>
        </w:rPr>
        <w:t>NeT</w:t>
      </w:r>
      <w:r w:rsidRPr="006F72A9">
        <w:rPr>
          <w:rFonts w:ascii="仿宋" w:hAnsi="仿宋"/>
        </w:rPr>
        <w:t>_</w:t>
      </w:r>
      <w:r>
        <w:rPr>
          <w:rFonts w:ascii="仿宋" w:hAnsi="仿宋"/>
        </w:rPr>
        <w:t>R</w:t>
      </w:r>
      <w:r>
        <w:rPr>
          <w:rFonts w:ascii="仿宋" w:hAnsi="仿宋" w:hint="eastAsia"/>
        </w:rPr>
        <w:t>e</w:t>
      </w:r>
      <w:r>
        <w:rPr>
          <w:rFonts w:ascii="仿宋" w:hAnsi="仿宋"/>
        </w:rPr>
        <w:t>liable_</w:t>
      </w:r>
      <w:r w:rsidRPr="006F72A9">
        <w:rPr>
          <w:rFonts w:ascii="仿宋" w:hAnsi="仿宋"/>
        </w:rPr>
        <w:t>NACK</w:t>
      </w:r>
      <w:r w:rsidR="006D739D" w:rsidRPr="00FF3F12">
        <w:rPr>
          <w:rFonts w:ascii="仿宋" w:hAnsi="仿宋" w:cstheme="minorHAnsi" w:hint="eastAsia"/>
          <w:color w:val="121212"/>
          <w:szCs w:val="21"/>
        </w:rPr>
        <w:t>用于高</w:t>
      </w:r>
      <w:proofErr w:type="gramStart"/>
      <w:r w:rsidR="006D739D" w:rsidRPr="00FF3F12">
        <w:rPr>
          <w:rFonts w:ascii="仿宋" w:hAnsi="仿宋" w:cstheme="minorHAnsi" w:hint="eastAsia"/>
          <w:color w:val="121212"/>
          <w:szCs w:val="21"/>
        </w:rPr>
        <w:t>可靠增强</w:t>
      </w:r>
      <w:proofErr w:type="gramEnd"/>
      <w:r w:rsidR="006D739D" w:rsidRPr="00FF3F12">
        <w:rPr>
          <w:rFonts w:ascii="仿宋" w:hAnsi="仿宋" w:cstheme="minorHAnsi" w:hint="eastAsia"/>
          <w:color w:val="121212"/>
          <w:szCs w:val="21"/>
        </w:rPr>
        <w:t>传输机制中接收方通知发送方没有收到某个数据包，</w:t>
      </w:r>
      <w:r w:rsidR="006D739D" w:rsidRPr="00FF3F12">
        <w:rPr>
          <w:rFonts w:ascii="仿宋" w:hAnsi="仿宋" w:cstheme="minorHAnsi" w:hint="eastAsia"/>
          <w:szCs w:val="21"/>
        </w:rPr>
        <w:t>格式如下：</w:t>
      </w:r>
      <w:r w:rsidRPr="00FF3F12">
        <w:rPr>
          <w:rFonts w:ascii="仿宋" w:hAnsi="仿宋" w:cstheme="minorHAnsi"/>
          <w:szCs w:val="21"/>
        </w:rPr>
        <w:t xml:space="preserve"> </w:t>
      </w:r>
    </w:p>
    <w:p w14:paraId="56FC0779" w14:textId="19F84CC5" w:rsidR="00206836" w:rsidRDefault="0023589D" w:rsidP="006D739D">
      <w:pPr>
        <w:pStyle w:val="ac"/>
        <w:ind w:firstLine="420"/>
        <w:jc w:val="center"/>
        <w:rPr>
          <w:ins w:id="289" w:author="Li Yang" w:date="2023-05-15T13:48:00Z"/>
          <w:rFonts w:ascii="仿宋" w:eastAsia="仿宋" w:hAnsi="仿宋" w:cstheme="minorHAnsi"/>
          <w:sz w:val="21"/>
          <w:szCs w:val="21"/>
        </w:rPr>
      </w:pPr>
      <w:ins w:id="290" w:author="Li Yang" w:date="2023-05-15T13:48:00Z">
        <w:r>
          <w:object w:dxaOrig="4611" w:dyaOrig="641" w14:anchorId="749C6F5E">
            <v:shape id="_x0000_i1034" type="#_x0000_t75" style="width:340.5pt;height:47.5pt" o:ole="">
              <v:imagedata r:id="rId29" o:title=""/>
            </v:shape>
            <o:OLEObject Type="Embed" ProgID="Visio.Drawing.15" ShapeID="_x0000_i1034" DrawAspect="Content" ObjectID="_1745846777" r:id="rId30"/>
          </w:object>
        </w:r>
      </w:ins>
    </w:p>
    <w:p w14:paraId="0D0EEA05" w14:textId="5E563AA6" w:rsidR="006D739D" w:rsidRPr="00FF3F12" w:rsidRDefault="006D739D" w:rsidP="006D739D">
      <w:pPr>
        <w:pStyle w:val="ac"/>
        <w:ind w:firstLine="420"/>
        <w:jc w:val="center"/>
        <w:rPr>
          <w:rFonts w:ascii="仿宋" w:eastAsia="仿宋" w:hAnsi="仿宋" w:cstheme="minorHAnsi"/>
          <w:sz w:val="21"/>
          <w:szCs w:val="21"/>
        </w:rPr>
      </w:pPr>
      <w:r w:rsidRPr="00FF3F12">
        <w:rPr>
          <w:rFonts w:ascii="仿宋" w:eastAsia="仿宋" w:hAnsi="仿宋" w:cstheme="minorHAnsi" w:hint="eastAsia"/>
          <w:sz w:val="21"/>
          <w:szCs w:val="21"/>
        </w:rPr>
        <w:t>图</w:t>
      </w:r>
      <w:r w:rsidRPr="00FF3F12">
        <w:rPr>
          <w:rFonts w:ascii="仿宋" w:eastAsia="仿宋" w:hAnsi="仿宋" w:cstheme="minorHAnsi"/>
          <w:sz w:val="21"/>
          <w:szCs w:val="21"/>
        </w:rPr>
        <w:t xml:space="preserve"> </w:t>
      </w:r>
      <w:r w:rsidRPr="00915C0F">
        <w:rPr>
          <w:rFonts w:ascii="仿宋" w:eastAsia="仿宋" w:hAnsi="仿宋" w:cstheme="minorHAnsi"/>
          <w:sz w:val="21"/>
          <w:szCs w:val="21"/>
        </w:rPr>
        <w:fldChar w:fldCharType="begin"/>
      </w:r>
      <w:r w:rsidRPr="00FF3F12">
        <w:rPr>
          <w:rFonts w:ascii="仿宋" w:eastAsia="仿宋" w:hAnsi="仿宋" w:cstheme="minorHAnsi"/>
          <w:sz w:val="21"/>
          <w:szCs w:val="21"/>
        </w:rPr>
        <w:instrText xml:space="preserve"> SEQ </w:instrText>
      </w:r>
      <w:r w:rsidRPr="00FF3F12">
        <w:rPr>
          <w:rFonts w:ascii="仿宋" w:eastAsia="仿宋" w:hAnsi="仿宋" w:cstheme="minorHAnsi" w:hint="eastAsia"/>
          <w:sz w:val="21"/>
          <w:szCs w:val="21"/>
        </w:rPr>
        <w:instrText>图</w:instrText>
      </w:r>
      <w:r w:rsidRPr="00FF3F12">
        <w:rPr>
          <w:rFonts w:ascii="仿宋" w:eastAsia="仿宋" w:hAnsi="仿宋" w:cstheme="minorHAnsi"/>
          <w:sz w:val="21"/>
          <w:szCs w:val="21"/>
        </w:rPr>
        <w:instrText xml:space="preserve"> \* ARABIC </w:instrText>
      </w:r>
      <w:r w:rsidRPr="00915C0F">
        <w:rPr>
          <w:rFonts w:ascii="仿宋" w:eastAsia="仿宋" w:hAnsi="仿宋" w:cstheme="minorHAnsi"/>
          <w:sz w:val="21"/>
          <w:szCs w:val="21"/>
        </w:rPr>
        <w:fldChar w:fldCharType="separate"/>
      </w:r>
      <w:r w:rsidR="0079115A">
        <w:rPr>
          <w:rFonts w:ascii="仿宋" w:eastAsia="仿宋" w:hAnsi="仿宋" w:cstheme="minorHAnsi"/>
          <w:noProof/>
          <w:sz w:val="21"/>
          <w:szCs w:val="21"/>
        </w:rPr>
        <w:t>7</w:t>
      </w:r>
      <w:r w:rsidRPr="00915C0F">
        <w:rPr>
          <w:rFonts w:ascii="仿宋" w:eastAsia="仿宋" w:hAnsi="仿宋" w:cstheme="minorHAnsi"/>
          <w:sz w:val="21"/>
          <w:szCs w:val="21"/>
        </w:rPr>
        <w:fldChar w:fldCharType="end"/>
      </w:r>
      <w:r w:rsidRPr="00FF3F12">
        <w:rPr>
          <w:rFonts w:ascii="仿宋" w:eastAsia="仿宋" w:hAnsi="仿宋" w:cstheme="minorHAnsi"/>
          <w:sz w:val="21"/>
          <w:szCs w:val="21"/>
        </w:rPr>
        <w:t xml:space="preserve"> </w:t>
      </w:r>
      <w:r w:rsidR="003B72F7" w:rsidRPr="003B72F7">
        <w:rPr>
          <w:rFonts w:ascii="仿宋" w:hAnsi="仿宋"/>
          <w:sz w:val="21"/>
        </w:rPr>
        <w:t>NeT</w:t>
      </w:r>
      <w:r w:rsidR="003B72F7" w:rsidRPr="006F72A9">
        <w:rPr>
          <w:rFonts w:ascii="仿宋" w:hAnsi="仿宋"/>
          <w:sz w:val="21"/>
        </w:rPr>
        <w:t>_</w:t>
      </w:r>
      <w:r w:rsidR="003B72F7">
        <w:rPr>
          <w:rFonts w:ascii="仿宋" w:hAnsi="仿宋"/>
          <w:sz w:val="21"/>
        </w:rPr>
        <w:t>R</w:t>
      </w:r>
      <w:r w:rsidR="003B72F7">
        <w:rPr>
          <w:rFonts w:ascii="仿宋" w:hAnsi="仿宋" w:hint="eastAsia"/>
          <w:sz w:val="21"/>
        </w:rPr>
        <w:t>e</w:t>
      </w:r>
      <w:r w:rsidR="003B72F7">
        <w:rPr>
          <w:rFonts w:ascii="仿宋" w:hAnsi="仿宋"/>
          <w:sz w:val="21"/>
        </w:rPr>
        <w:t>liable_</w:t>
      </w:r>
      <w:r w:rsidR="003B72F7" w:rsidRPr="006F72A9">
        <w:rPr>
          <w:rFonts w:ascii="仿宋" w:hAnsi="仿宋"/>
          <w:sz w:val="21"/>
        </w:rPr>
        <w:t>NACK</w:t>
      </w:r>
      <w:r w:rsidRPr="00FF3F12">
        <w:rPr>
          <w:rFonts w:ascii="仿宋" w:eastAsia="仿宋" w:hAnsi="仿宋" w:cstheme="minorHAnsi" w:hint="eastAsia"/>
          <w:sz w:val="21"/>
          <w:szCs w:val="21"/>
        </w:rPr>
        <w:t>报文格式</w:t>
      </w:r>
    </w:p>
    <w:p w14:paraId="2F1C2CBF" w14:textId="77777777" w:rsidR="00A7303A" w:rsidRPr="00FF3F12" w:rsidRDefault="00A7303A" w:rsidP="00A7303A">
      <w:pPr>
        <w:ind w:firstLine="420"/>
        <w:rPr>
          <w:rFonts w:ascii="仿宋" w:hAnsi="仿宋"/>
          <w:szCs w:val="21"/>
        </w:rPr>
      </w:pPr>
    </w:p>
    <w:p w14:paraId="2B9ED31B" w14:textId="4343D0AD" w:rsidR="00A7303A" w:rsidRPr="00A7303A" w:rsidDel="00206836" w:rsidRDefault="00A7303A" w:rsidP="006D739D">
      <w:pPr>
        <w:pStyle w:val="ab"/>
        <w:numPr>
          <w:ilvl w:val="0"/>
          <w:numId w:val="22"/>
        </w:numPr>
        <w:ind w:firstLineChars="0"/>
        <w:rPr>
          <w:del w:id="291" w:author="Li Yang" w:date="2023-05-15T13:50:00Z"/>
          <w:rFonts w:ascii="仿宋" w:hAnsi="仿宋" w:cstheme="minorHAnsi"/>
          <w:sz w:val="21"/>
          <w:szCs w:val="21"/>
        </w:rPr>
      </w:pPr>
      <w:r w:rsidRPr="00A7303A">
        <w:rPr>
          <w:rFonts w:ascii="仿宋" w:hAnsi="仿宋" w:cstheme="minorHAnsi" w:hint="eastAsia"/>
          <w:b/>
          <w:sz w:val="21"/>
          <w:szCs w:val="21"/>
        </w:rPr>
        <w:t>未确认序号数量（N</w:t>
      </w:r>
      <w:r w:rsidRPr="00A7303A">
        <w:rPr>
          <w:rFonts w:ascii="仿宋" w:hAnsi="仿宋" w:cstheme="minorHAnsi"/>
          <w:b/>
          <w:sz w:val="21"/>
          <w:szCs w:val="21"/>
        </w:rPr>
        <w:t>PN_Num</w:t>
      </w:r>
      <w:r w:rsidRPr="00A7303A">
        <w:rPr>
          <w:rFonts w:ascii="仿宋" w:hAnsi="仿宋" w:cstheme="minorHAnsi" w:hint="eastAsia"/>
          <w:b/>
          <w:sz w:val="21"/>
          <w:szCs w:val="21"/>
        </w:rPr>
        <w:t>）:</w:t>
      </w:r>
      <w:r w:rsidRPr="00A7303A">
        <w:rPr>
          <w:rFonts w:ascii="仿宋" w:hAnsi="仿宋"/>
          <w:b/>
          <w:sz w:val="21"/>
          <w:szCs w:val="21"/>
        </w:rPr>
        <w:t xml:space="preserve"> </w:t>
      </w:r>
      <w:r w:rsidRPr="00FF3F12">
        <w:rPr>
          <w:rFonts w:ascii="仿宋" w:hAnsi="仿宋"/>
          <w:sz w:val="21"/>
          <w:szCs w:val="21"/>
        </w:rPr>
        <w:t>8bits</w:t>
      </w:r>
      <w:r w:rsidRPr="00FF3F12">
        <w:rPr>
          <w:rFonts w:ascii="仿宋" w:hAnsi="仿宋" w:hint="eastAsia"/>
          <w:sz w:val="21"/>
          <w:szCs w:val="21"/>
        </w:rPr>
        <w:t>，用于标识报文中包括的</w:t>
      </w:r>
      <w:ins w:id="292" w:author="Li Yang" w:date="2023-05-15T13:49:00Z">
        <w:r w:rsidR="00206836">
          <w:rPr>
            <w:rFonts w:ascii="仿宋" w:hAnsi="仿宋" w:hint="eastAsia"/>
            <w:sz w:val="21"/>
            <w:szCs w:val="21"/>
          </w:rPr>
          <w:t>连续</w:t>
        </w:r>
      </w:ins>
      <w:r w:rsidRPr="00A7303A">
        <w:rPr>
          <w:rFonts w:ascii="仿宋" w:hAnsi="仿宋" w:cstheme="minorHAnsi" w:hint="eastAsia"/>
          <w:sz w:val="21"/>
          <w:szCs w:val="21"/>
        </w:rPr>
        <w:t>未</w:t>
      </w:r>
      <w:r>
        <w:rPr>
          <w:rFonts w:ascii="仿宋" w:hAnsi="仿宋" w:cstheme="minorHAnsi" w:hint="eastAsia"/>
          <w:sz w:val="21"/>
          <w:szCs w:val="21"/>
        </w:rPr>
        <w:t>确认序号</w:t>
      </w:r>
      <w:del w:id="293" w:author="Li Yang" w:date="2023-05-15T13:49:00Z">
        <w:r w:rsidR="00B42700" w:rsidDel="00206836">
          <w:rPr>
            <w:rFonts w:ascii="仿宋" w:hAnsi="仿宋" w:cstheme="minorHAnsi" w:hint="eastAsia"/>
            <w:sz w:val="21"/>
            <w:szCs w:val="21"/>
          </w:rPr>
          <w:delText>相关区域</w:delText>
        </w:r>
      </w:del>
      <w:r w:rsidRPr="00FF3F12">
        <w:rPr>
          <w:rFonts w:ascii="仿宋" w:hAnsi="仿宋" w:hint="eastAsia"/>
          <w:sz w:val="21"/>
          <w:szCs w:val="21"/>
        </w:rPr>
        <w:t>数量。</w:t>
      </w:r>
    </w:p>
    <w:p w14:paraId="42490A28" w14:textId="5FD46EEC" w:rsidR="00A7303A" w:rsidRPr="00206836" w:rsidDel="00206836" w:rsidRDefault="00A7303A">
      <w:pPr>
        <w:pStyle w:val="ab"/>
        <w:numPr>
          <w:ilvl w:val="0"/>
          <w:numId w:val="22"/>
        </w:numPr>
        <w:ind w:firstLineChars="0"/>
        <w:rPr>
          <w:del w:id="294" w:author="Li Yang" w:date="2023-05-15T13:50:00Z"/>
          <w:rFonts w:ascii="仿宋" w:hAnsi="仿宋"/>
          <w:bCs/>
          <w:color w:val="FF0000"/>
          <w:szCs w:val="21"/>
          <w:u w:val="single"/>
          <w:rPrChange w:id="295" w:author="Li Yang" w:date="2023-05-15T13:50:00Z">
            <w:rPr>
              <w:del w:id="296" w:author="Li Yang" w:date="2023-05-15T13:50:00Z"/>
            </w:rPr>
          </w:rPrChange>
        </w:rPr>
        <w:pPrChange w:id="297" w:author="Li Yang" w:date="2023-05-15T13:50:00Z">
          <w:pPr>
            <w:pStyle w:val="ab"/>
            <w:ind w:left="420" w:firstLineChars="0" w:firstLine="0"/>
          </w:pPr>
        </w:pPrChange>
      </w:pPr>
      <w:del w:id="298" w:author="Li Yang" w:date="2023-05-15T13:50:00Z">
        <w:r w:rsidRPr="00206836" w:rsidDel="00206836">
          <w:rPr>
            <w:rFonts w:ascii="仿宋" w:hAnsi="仿宋" w:hint="eastAsia"/>
            <w:bCs/>
            <w:color w:val="FF0000"/>
            <w:szCs w:val="21"/>
            <w:u w:val="single"/>
            <w:rPrChange w:id="299" w:author="Li Yang" w:date="2023-05-15T13:50:00Z">
              <w:rPr>
                <w:rFonts w:hint="eastAsia"/>
              </w:rPr>
            </w:rPrChange>
          </w:rPr>
          <w:delText>备注：未确认序号数量的取值范围需要根据</w:delText>
        </w:r>
        <w:r w:rsidRPr="00206836" w:rsidDel="00206836">
          <w:rPr>
            <w:rFonts w:ascii="仿宋" w:hAnsi="仿宋"/>
            <w:bCs/>
            <w:color w:val="FF0000"/>
            <w:szCs w:val="21"/>
            <w:u w:val="single"/>
            <w:rPrChange w:id="300" w:author="Li Yang" w:date="2023-05-15T13:50:00Z">
              <w:rPr/>
            </w:rPrChange>
          </w:rPr>
          <w:delText>MTU</w:delText>
        </w:r>
        <w:r w:rsidRPr="00206836" w:rsidDel="00206836">
          <w:rPr>
            <w:rFonts w:ascii="仿宋" w:hAnsi="仿宋" w:hint="eastAsia"/>
            <w:bCs/>
            <w:color w:val="FF0000"/>
            <w:szCs w:val="21"/>
            <w:u w:val="single"/>
            <w:rPrChange w:id="301" w:author="Li Yang" w:date="2023-05-15T13:50:00Z">
              <w:rPr>
                <w:rFonts w:hint="eastAsia"/>
              </w:rPr>
            </w:rPrChange>
          </w:rPr>
          <w:delText>值确定，需要保障</w:delText>
        </w:r>
        <w:r w:rsidRPr="00206836" w:rsidDel="00206836">
          <w:rPr>
            <w:rFonts w:ascii="仿宋" w:hAnsi="仿宋"/>
            <w:bCs/>
            <w:color w:val="FF0000"/>
            <w:szCs w:val="21"/>
            <w:u w:val="single"/>
            <w:rPrChange w:id="302" w:author="Li Yang" w:date="2023-05-15T13:50:00Z">
              <w:rPr/>
            </w:rPrChange>
          </w:rPr>
          <w:delText>NeT_Reliable_NACK</w:delText>
        </w:r>
        <w:r w:rsidRPr="00206836" w:rsidDel="00206836">
          <w:rPr>
            <w:rFonts w:ascii="仿宋" w:hAnsi="仿宋" w:hint="eastAsia"/>
            <w:bCs/>
            <w:color w:val="FF0000"/>
            <w:szCs w:val="21"/>
            <w:u w:val="single"/>
            <w:rPrChange w:id="303" w:author="Li Yang" w:date="2023-05-15T13:50:00Z">
              <w:rPr>
                <w:rFonts w:hint="eastAsia"/>
              </w:rPr>
            </w:rPrChange>
          </w:rPr>
          <w:delText>报文在</w:delText>
        </w:r>
        <w:r w:rsidRPr="00206836" w:rsidDel="00206836">
          <w:rPr>
            <w:rFonts w:ascii="仿宋" w:hAnsi="仿宋"/>
            <w:bCs/>
            <w:color w:val="FF0000"/>
            <w:szCs w:val="21"/>
            <w:u w:val="single"/>
            <w:rPrChange w:id="304" w:author="Li Yang" w:date="2023-05-15T13:50:00Z">
              <w:rPr/>
            </w:rPrChange>
          </w:rPr>
          <w:delText>1</w:delText>
        </w:r>
        <w:r w:rsidRPr="00206836" w:rsidDel="00206836">
          <w:rPr>
            <w:rFonts w:ascii="仿宋" w:hAnsi="仿宋" w:hint="eastAsia"/>
            <w:bCs/>
            <w:color w:val="FF0000"/>
            <w:szCs w:val="21"/>
            <w:u w:val="single"/>
            <w:rPrChange w:id="305" w:author="Li Yang" w:date="2023-05-15T13:50:00Z">
              <w:rPr>
                <w:rFonts w:hint="eastAsia"/>
              </w:rPr>
            </w:rPrChange>
          </w:rPr>
          <w:delText>个</w:delText>
        </w:r>
        <w:r w:rsidRPr="00206836" w:rsidDel="00206836">
          <w:rPr>
            <w:rFonts w:ascii="仿宋" w:hAnsi="仿宋"/>
            <w:bCs/>
            <w:color w:val="FF0000"/>
            <w:szCs w:val="21"/>
            <w:u w:val="single"/>
            <w:rPrChange w:id="306" w:author="Li Yang" w:date="2023-05-15T13:50:00Z">
              <w:rPr/>
            </w:rPrChange>
          </w:rPr>
          <w:delText>MTU</w:delText>
        </w:r>
        <w:r w:rsidRPr="00206836" w:rsidDel="00206836">
          <w:rPr>
            <w:rFonts w:ascii="仿宋" w:hAnsi="仿宋" w:hint="eastAsia"/>
            <w:bCs/>
            <w:color w:val="FF0000"/>
            <w:szCs w:val="21"/>
            <w:u w:val="single"/>
            <w:rPrChange w:id="307" w:author="Li Yang" w:date="2023-05-15T13:50:00Z">
              <w:rPr>
                <w:rFonts w:hint="eastAsia"/>
              </w:rPr>
            </w:rPrChange>
          </w:rPr>
          <w:delText>范围内。</w:delText>
        </w:r>
      </w:del>
    </w:p>
    <w:p w14:paraId="3E5DEFCD" w14:textId="03FF53EC" w:rsidR="00A7303A" w:rsidRPr="00A7303A" w:rsidRDefault="00A7303A">
      <w:pPr>
        <w:pStyle w:val="ab"/>
        <w:numPr>
          <w:ilvl w:val="0"/>
          <w:numId w:val="22"/>
        </w:numPr>
        <w:ind w:firstLineChars="0"/>
        <w:rPr>
          <w:rFonts w:cstheme="minorHAnsi"/>
        </w:rPr>
        <w:pPrChange w:id="308" w:author="Li Yang" w:date="2023-05-15T13:50:00Z">
          <w:pPr>
            <w:ind w:firstLineChars="200" w:firstLine="420"/>
          </w:pPr>
        </w:pPrChange>
      </w:pPr>
      <w:del w:id="309" w:author="Li Yang" w:date="2023-05-15T13:50:00Z">
        <w:r w:rsidRPr="00A7303A" w:rsidDel="00206836">
          <w:rPr>
            <w:rFonts w:cstheme="minorHAnsi" w:hint="eastAsia"/>
          </w:rPr>
          <w:delText>包括多个未确认序号</w:delText>
        </w:r>
        <w:r w:rsidR="00911215" w:rsidDel="00206836">
          <w:rPr>
            <w:rFonts w:cstheme="minorHAnsi" w:hint="eastAsia"/>
          </w:rPr>
          <w:delText>相关区域</w:delText>
        </w:r>
        <w:r w:rsidRPr="00A7303A" w:rsidDel="00206836">
          <w:rPr>
            <w:rFonts w:cstheme="minorHAnsi" w:hint="eastAsia"/>
          </w:rPr>
          <w:delText>，</w:delText>
        </w:r>
        <w:r w:rsidR="00911215" w:rsidDel="00206836">
          <w:rPr>
            <w:rFonts w:cstheme="minorHAnsi" w:hint="eastAsia"/>
          </w:rPr>
          <w:delText>区域</w:delText>
        </w:r>
        <w:r w:rsidR="00911215" w:rsidRPr="00A7303A" w:rsidDel="00206836">
          <w:rPr>
            <w:rFonts w:cstheme="minorHAnsi" w:hint="eastAsia"/>
          </w:rPr>
          <w:delText>数量由未确认序号数量</w:delText>
        </w:r>
        <w:r w:rsidR="00911215" w:rsidDel="00206836">
          <w:rPr>
            <w:rFonts w:cstheme="minorHAnsi" w:hint="eastAsia"/>
          </w:rPr>
          <w:delText>字段</w:delText>
        </w:r>
        <w:r w:rsidR="00911215" w:rsidRPr="00A7303A" w:rsidDel="00206836">
          <w:rPr>
            <w:rFonts w:cstheme="minorHAnsi" w:hint="eastAsia"/>
          </w:rPr>
          <w:delText>决定</w:delText>
        </w:r>
        <w:r w:rsidR="00911215" w:rsidDel="00206836">
          <w:rPr>
            <w:rFonts w:cstheme="minorHAnsi" w:hint="eastAsia"/>
          </w:rPr>
          <w:delText>；</w:delText>
        </w:r>
        <w:r w:rsidR="00911215" w:rsidRPr="00A7303A" w:rsidDel="00206836">
          <w:rPr>
            <w:rFonts w:cstheme="minorHAnsi" w:hint="eastAsia"/>
          </w:rPr>
          <w:delText>未确认序号</w:delText>
        </w:r>
        <w:r w:rsidR="00911215" w:rsidDel="00206836">
          <w:rPr>
            <w:rFonts w:cstheme="minorHAnsi" w:hint="eastAsia"/>
          </w:rPr>
          <w:delText>相关区域包括：</w:delText>
        </w:r>
        <w:r w:rsidR="00911215" w:rsidRPr="00911215" w:rsidDel="00206836">
          <w:rPr>
            <w:rFonts w:cstheme="minorHAnsi" w:hint="eastAsia"/>
          </w:rPr>
          <w:delText>未确认序号</w:delText>
        </w:r>
        <w:r w:rsidR="00911215" w:rsidDel="00206836">
          <w:rPr>
            <w:rFonts w:cstheme="minorHAnsi" w:hint="eastAsia"/>
          </w:rPr>
          <w:delText>、</w:delText>
        </w:r>
        <w:r w:rsidRPr="00A7303A" w:rsidDel="00206836">
          <w:rPr>
            <w:rFonts w:cstheme="minorHAnsi" w:hint="eastAsia"/>
          </w:rPr>
          <w:delText>最大</w:delText>
        </w:r>
        <w:r w:rsidRPr="00A7303A" w:rsidDel="00206836">
          <w:rPr>
            <w:rFonts w:cstheme="minorHAnsi" w:hint="eastAsia"/>
          </w:rPr>
          <w:delText>N</w:delText>
        </w:r>
        <w:r w:rsidRPr="00A7303A" w:rsidDel="00206836">
          <w:rPr>
            <w:rFonts w:cstheme="minorHAnsi"/>
          </w:rPr>
          <w:delText>ACK</w:delText>
        </w:r>
        <w:r w:rsidRPr="00A7303A" w:rsidDel="00206836">
          <w:rPr>
            <w:rFonts w:cstheme="minorHAnsi" w:hint="eastAsia"/>
          </w:rPr>
          <w:delText>次数</w:delText>
        </w:r>
        <w:r w:rsidR="00911215" w:rsidDel="00206836">
          <w:rPr>
            <w:rFonts w:cstheme="minorHAnsi" w:hint="eastAsia"/>
          </w:rPr>
          <w:delText>、</w:delText>
        </w:r>
        <w:r w:rsidRPr="00A7303A" w:rsidDel="00206836">
          <w:rPr>
            <w:rFonts w:cstheme="minorHAnsi" w:hint="eastAsia"/>
          </w:rPr>
          <w:delText>当前</w:delText>
        </w:r>
        <w:r w:rsidRPr="00A7303A" w:rsidDel="00206836">
          <w:rPr>
            <w:rFonts w:cstheme="minorHAnsi" w:hint="eastAsia"/>
          </w:rPr>
          <w:delText>N</w:delText>
        </w:r>
        <w:r w:rsidRPr="00A7303A" w:rsidDel="00206836">
          <w:rPr>
            <w:rFonts w:cstheme="minorHAnsi"/>
          </w:rPr>
          <w:delText>ACK</w:delText>
        </w:r>
        <w:r w:rsidRPr="00A7303A" w:rsidDel="00206836">
          <w:rPr>
            <w:rFonts w:cstheme="minorHAnsi" w:hint="eastAsia"/>
          </w:rPr>
          <w:delText>次数字段</w:delText>
        </w:r>
        <w:r w:rsidR="00B42700" w:rsidDel="00206836">
          <w:rPr>
            <w:rFonts w:cstheme="minorHAnsi" w:hint="eastAsia"/>
          </w:rPr>
          <w:delText>。</w:delText>
        </w:r>
      </w:del>
      <w:r w:rsidR="00911215" w:rsidRPr="00A7303A">
        <w:rPr>
          <w:rFonts w:cstheme="minorHAnsi" w:hint="eastAsia"/>
        </w:rPr>
        <w:t xml:space="preserve"> </w:t>
      </w:r>
    </w:p>
    <w:p w14:paraId="58D415FD" w14:textId="328635A9" w:rsidR="006D739D" w:rsidDel="009A0C14" w:rsidRDefault="00206836" w:rsidP="009A0C14">
      <w:pPr>
        <w:pStyle w:val="ab"/>
        <w:numPr>
          <w:ilvl w:val="0"/>
          <w:numId w:val="22"/>
        </w:numPr>
        <w:ind w:firstLineChars="0"/>
        <w:rPr>
          <w:del w:id="310" w:author="Li Yang" w:date="2023-05-15T13:51:00Z"/>
          <w:rFonts w:ascii="仿宋" w:hAnsi="仿宋" w:cstheme="minorHAnsi"/>
          <w:sz w:val="21"/>
          <w:szCs w:val="21"/>
        </w:rPr>
      </w:pPr>
      <w:ins w:id="311" w:author="Li Yang" w:date="2023-05-15T13:50:00Z">
        <w:r>
          <w:rPr>
            <w:rFonts w:ascii="仿宋" w:hAnsi="仿宋" w:cstheme="minorHAnsi" w:hint="eastAsia"/>
            <w:b/>
            <w:sz w:val="21"/>
            <w:szCs w:val="21"/>
          </w:rPr>
          <w:t>起</w:t>
        </w:r>
        <w:proofErr w:type="gramStart"/>
        <w:r>
          <w:rPr>
            <w:rFonts w:ascii="仿宋" w:hAnsi="仿宋" w:cstheme="minorHAnsi" w:hint="eastAsia"/>
            <w:b/>
            <w:sz w:val="21"/>
            <w:szCs w:val="21"/>
          </w:rPr>
          <w:t>始</w:t>
        </w:r>
      </w:ins>
      <w:r w:rsidR="006D739D" w:rsidRPr="00FF3F12">
        <w:rPr>
          <w:rFonts w:ascii="仿宋" w:hAnsi="仿宋" w:cstheme="minorHAnsi" w:hint="eastAsia"/>
          <w:b/>
          <w:sz w:val="21"/>
          <w:szCs w:val="21"/>
        </w:rPr>
        <w:t>未</w:t>
      </w:r>
      <w:proofErr w:type="gramEnd"/>
      <w:r w:rsidR="006D739D" w:rsidRPr="00FF3F12">
        <w:rPr>
          <w:rFonts w:ascii="仿宋" w:hAnsi="仿宋" w:cstheme="minorHAnsi" w:hint="eastAsia"/>
          <w:b/>
          <w:sz w:val="21"/>
          <w:szCs w:val="21"/>
        </w:rPr>
        <w:t>确认序号（</w:t>
      </w:r>
      <w:proofErr w:type="spellStart"/>
      <w:ins w:id="312" w:author="Li Yang" w:date="2023-05-15T13:50:00Z">
        <w:r>
          <w:rPr>
            <w:rFonts w:ascii="仿宋" w:hAnsi="仿宋" w:cstheme="minorHAnsi" w:hint="eastAsia"/>
            <w:b/>
            <w:sz w:val="21"/>
            <w:szCs w:val="21"/>
          </w:rPr>
          <w:t>In</w:t>
        </w:r>
        <w:r>
          <w:rPr>
            <w:rFonts w:ascii="仿宋" w:hAnsi="仿宋" w:cstheme="minorHAnsi"/>
            <w:b/>
            <w:sz w:val="21"/>
            <w:szCs w:val="21"/>
          </w:rPr>
          <w:t>tial_</w:t>
        </w:r>
      </w:ins>
      <w:r w:rsidR="006D739D" w:rsidRPr="00FF3F12">
        <w:rPr>
          <w:rFonts w:ascii="仿宋" w:hAnsi="仿宋" w:cstheme="minorHAnsi"/>
          <w:b/>
          <w:sz w:val="21"/>
          <w:szCs w:val="21"/>
        </w:rPr>
        <w:t>NPN</w:t>
      </w:r>
      <w:proofErr w:type="spellEnd"/>
      <w:r w:rsidR="006D739D" w:rsidRPr="00FF3F12">
        <w:rPr>
          <w:rFonts w:ascii="仿宋" w:hAnsi="仿宋" w:cstheme="minorHAnsi" w:hint="eastAsia"/>
          <w:b/>
          <w:sz w:val="21"/>
          <w:szCs w:val="21"/>
        </w:rPr>
        <w:t>）：</w:t>
      </w:r>
      <w:r w:rsidR="006D739D" w:rsidRPr="00FF3F12">
        <w:rPr>
          <w:rFonts w:ascii="仿宋" w:hAnsi="仿宋" w:cstheme="minorHAnsi"/>
          <w:sz w:val="21"/>
          <w:szCs w:val="21"/>
        </w:rPr>
        <w:t xml:space="preserve"> 32bits，标识</w:t>
      </w:r>
      <w:ins w:id="313" w:author="Li Yang" w:date="2023-05-15T13:50:00Z">
        <w:r w:rsidRPr="00FF3F12">
          <w:rPr>
            <w:rFonts w:ascii="仿宋" w:hAnsi="仿宋" w:hint="eastAsia"/>
            <w:sz w:val="21"/>
            <w:szCs w:val="21"/>
          </w:rPr>
          <w:t>报文中包括的</w:t>
        </w:r>
        <w:r>
          <w:rPr>
            <w:rFonts w:ascii="仿宋" w:hAnsi="仿宋" w:hint="eastAsia"/>
            <w:sz w:val="21"/>
            <w:szCs w:val="21"/>
          </w:rPr>
          <w:t>连续</w:t>
        </w:r>
        <w:r w:rsidRPr="00A7303A">
          <w:rPr>
            <w:rFonts w:ascii="仿宋" w:hAnsi="仿宋" w:cstheme="minorHAnsi" w:hint="eastAsia"/>
            <w:sz w:val="21"/>
            <w:szCs w:val="21"/>
          </w:rPr>
          <w:t>未</w:t>
        </w:r>
        <w:r>
          <w:rPr>
            <w:rFonts w:ascii="仿宋" w:hAnsi="仿宋" w:cstheme="minorHAnsi" w:hint="eastAsia"/>
            <w:sz w:val="21"/>
            <w:szCs w:val="21"/>
          </w:rPr>
          <w:t>确认序号中</w:t>
        </w:r>
      </w:ins>
      <w:del w:id="314" w:author="Li Yang" w:date="2023-05-15T13:50:00Z">
        <w:r w:rsidR="006D739D" w:rsidRPr="00FF3F12" w:rsidDel="00206836">
          <w:rPr>
            <w:rFonts w:ascii="仿宋" w:hAnsi="仿宋" w:cstheme="minorHAnsi"/>
            <w:sz w:val="21"/>
            <w:szCs w:val="21"/>
          </w:rPr>
          <w:delText>高</w:delText>
        </w:r>
        <w:r w:rsidR="006D739D" w:rsidRPr="00FF3F12" w:rsidDel="00206836">
          <w:rPr>
            <w:rFonts w:ascii="仿宋" w:hAnsi="仿宋" w:cstheme="minorHAnsi" w:hint="eastAsia"/>
            <w:sz w:val="21"/>
            <w:szCs w:val="21"/>
          </w:rPr>
          <w:delText>可靠增强传输中接收方</w:delText>
        </w:r>
      </w:del>
      <w:r w:rsidR="006D739D" w:rsidRPr="00FF3F12">
        <w:rPr>
          <w:rFonts w:ascii="仿宋" w:hAnsi="仿宋" w:cstheme="minorHAnsi" w:hint="eastAsia"/>
          <w:sz w:val="21"/>
          <w:szCs w:val="21"/>
        </w:rPr>
        <w:t>未被确认的</w:t>
      </w:r>
      <w:ins w:id="315" w:author="Li Yang" w:date="2023-05-15T13:50:00Z">
        <w:r>
          <w:rPr>
            <w:rFonts w:ascii="仿宋" w:hAnsi="仿宋" w:cstheme="minorHAnsi" w:hint="eastAsia"/>
            <w:sz w:val="21"/>
            <w:szCs w:val="21"/>
          </w:rPr>
          <w:t>最小</w:t>
        </w:r>
      </w:ins>
      <w:r w:rsidR="006D739D" w:rsidRPr="00FF3F12">
        <w:rPr>
          <w:rFonts w:ascii="仿宋" w:hAnsi="仿宋" w:cstheme="minorHAnsi" w:hint="eastAsia"/>
          <w:sz w:val="21"/>
          <w:szCs w:val="21"/>
        </w:rPr>
        <w:t>数据序号</w:t>
      </w:r>
      <w:r w:rsidR="006D739D" w:rsidRPr="00FF3F12">
        <w:rPr>
          <w:rFonts w:ascii="仿宋" w:hAnsi="仿宋" w:cstheme="minorHAnsi"/>
          <w:sz w:val="21"/>
          <w:szCs w:val="21"/>
        </w:rPr>
        <w:t>RPN</w:t>
      </w:r>
      <w:r w:rsidR="006D739D" w:rsidRPr="00FF3F12">
        <w:rPr>
          <w:rFonts w:ascii="仿宋" w:hAnsi="仿宋" w:cstheme="minorHAnsi" w:hint="eastAsia"/>
          <w:sz w:val="21"/>
          <w:szCs w:val="21"/>
        </w:rPr>
        <w:t>。</w:t>
      </w:r>
    </w:p>
    <w:p w14:paraId="61C56E75" w14:textId="77777777" w:rsidR="009A0C14" w:rsidRPr="00FF3F12" w:rsidRDefault="009A0C14" w:rsidP="006D739D">
      <w:pPr>
        <w:pStyle w:val="ab"/>
        <w:numPr>
          <w:ilvl w:val="0"/>
          <w:numId w:val="22"/>
        </w:numPr>
        <w:ind w:firstLineChars="0"/>
        <w:rPr>
          <w:ins w:id="316" w:author="Li Yang" w:date="2023-05-15T13:51:00Z"/>
          <w:rFonts w:ascii="仿宋" w:hAnsi="仿宋" w:cstheme="minorHAnsi"/>
          <w:sz w:val="21"/>
          <w:szCs w:val="21"/>
        </w:rPr>
      </w:pPr>
    </w:p>
    <w:p w14:paraId="468263F6" w14:textId="6E9DEC88" w:rsidR="00BB0F4D" w:rsidRPr="0023589D" w:rsidDel="009A0C14" w:rsidRDefault="009A0C14" w:rsidP="0023589D">
      <w:pPr>
        <w:pStyle w:val="ab"/>
        <w:ind w:left="420" w:firstLineChars="0" w:firstLine="0"/>
        <w:rPr>
          <w:del w:id="317" w:author="Li Yang" w:date="2023-05-15T13:51:00Z"/>
          <w:rFonts w:ascii="仿宋" w:hAnsi="仿宋"/>
          <w:bCs/>
          <w:color w:val="FF0000"/>
          <w:sz w:val="21"/>
          <w:szCs w:val="21"/>
          <w:u w:val="single"/>
          <w:rPrChange w:id="318" w:author="Li Yang" w:date="2023-05-15T13:52:00Z">
            <w:rPr>
              <w:del w:id="319" w:author="Li Yang" w:date="2023-05-15T13:51:00Z"/>
            </w:rPr>
          </w:rPrChange>
        </w:rPr>
      </w:pPr>
      <w:commentRangeStart w:id="320"/>
      <w:ins w:id="321" w:author="Li Yang" w:date="2023-05-15T13:51:00Z">
        <w:r w:rsidRPr="009A0C14">
          <w:rPr>
            <w:rFonts w:ascii="仿宋" w:hAnsi="仿宋" w:hint="eastAsia"/>
            <w:bCs/>
            <w:color w:val="FF0000"/>
            <w:sz w:val="21"/>
            <w:szCs w:val="21"/>
            <w:u w:val="single"/>
            <w:rPrChange w:id="322" w:author="Li Yang" w:date="2023-05-15T13:52:00Z">
              <w:rPr>
                <w:rFonts w:ascii="仿宋" w:hAnsi="仿宋" w:cstheme="minorHAnsi" w:hint="eastAsia"/>
                <w:b/>
                <w:szCs w:val="21"/>
              </w:rPr>
            </w:rPrChange>
          </w:rPr>
          <w:t>备注</w:t>
        </w:r>
      </w:ins>
      <w:commentRangeEnd w:id="320"/>
      <w:ins w:id="323" w:author="Li Yang" w:date="2023-05-15T13:52:00Z">
        <w:r>
          <w:rPr>
            <w:rStyle w:val="af3"/>
          </w:rPr>
          <w:commentReference w:id="320"/>
        </w:r>
      </w:ins>
      <w:ins w:id="324" w:author="Li Yang" w:date="2023-05-15T13:51:00Z">
        <w:r w:rsidRPr="009A0C14">
          <w:rPr>
            <w:rFonts w:ascii="仿宋" w:hAnsi="仿宋" w:hint="eastAsia"/>
            <w:bCs/>
            <w:color w:val="FF0000"/>
            <w:sz w:val="21"/>
            <w:szCs w:val="21"/>
            <w:u w:val="single"/>
            <w:rPrChange w:id="325" w:author="Li Yang" w:date="2023-05-15T13:52:00Z">
              <w:rPr>
                <w:rFonts w:ascii="仿宋" w:hAnsi="仿宋" w:cstheme="minorHAnsi" w:hint="eastAsia"/>
                <w:b/>
                <w:szCs w:val="21"/>
              </w:rPr>
            </w:rPrChange>
          </w:rPr>
          <w:t>：</w:t>
        </w:r>
      </w:ins>
      <w:del w:id="326" w:author="Li Yang" w:date="2023-05-15T13:51:00Z">
        <w:r w:rsidR="006D739D" w:rsidRPr="009A0C14" w:rsidDel="009A0C14">
          <w:rPr>
            <w:rFonts w:ascii="仿宋" w:hAnsi="仿宋" w:hint="eastAsia"/>
            <w:bCs/>
            <w:color w:val="FF0000"/>
            <w:sz w:val="21"/>
            <w:szCs w:val="21"/>
            <w:u w:val="single"/>
            <w:rPrChange w:id="327" w:author="Li Yang" w:date="2023-05-15T13:52:00Z">
              <w:rPr>
                <w:rFonts w:hint="eastAsia"/>
                <w:b/>
              </w:rPr>
            </w:rPrChange>
          </w:rPr>
          <w:delText>最大</w:delText>
        </w:r>
        <w:r w:rsidR="006D739D" w:rsidRPr="009A0C14" w:rsidDel="009A0C14">
          <w:rPr>
            <w:rFonts w:ascii="仿宋" w:hAnsi="仿宋"/>
            <w:bCs/>
            <w:color w:val="FF0000"/>
            <w:sz w:val="21"/>
            <w:szCs w:val="21"/>
            <w:u w:val="single"/>
            <w:rPrChange w:id="328" w:author="Li Yang" w:date="2023-05-15T13:52:00Z">
              <w:rPr>
                <w:b/>
              </w:rPr>
            </w:rPrChange>
          </w:rPr>
          <w:delText>NACK</w:delText>
        </w:r>
        <w:r w:rsidR="006D739D" w:rsidRPr="009A0C14" w:rsidDel="009A0C14">
          <w:rPr>
            <w:rFonts w:ascii="仿宋" w:hAnsi="仿宋" w:hint="eastAsia"/>
            <w:bCs/>
            <w:color w:val="FF0000"/>
            <w:sz w:val="21"/>
            <w:szCs w:val="21"/>
            <w:u w:val="single"/>
            <w:rPrChange w:id="329" w:author="Li Yang" w:date="2023-05-15T13:52:00Z">
              <w:rPr>
                <w:rFonts w:hint="eastAsia"/>
                <w:b/>
              </w:rPr>
            </w:rPrChange>
          </w:rPr>
          <w:delText>次数（</w:delText>
        </w:r>
        <w:r w:rsidR="006D739D" w:rsidRPr="009A0C14" w:rsidDel="009A0C14">
          <w:rPr>
            <w:rFonts w:ascii="仿宋" w:hAnsi="仿宋"/>
            <w:bCs/>
            <w:color w:val="FF0000"/>
            <w:sz w:val="21"/>
            <w:szCs w:val="21"/>
            <w:u w:val="single"/>
            <w:rPrChange w:id="330" w:author="Li Yang" w:date="2023-05-15T13:52:00Z">
              <w:rPr>
                <w:b/>
              </w:rPr>
            </w:rPrChange>
          </w:rPr>
          <w:delText>NACKMnum</w:delText>
        </w:r>
        <w:r w:rsidR="006D739D" w:rsidRPr="009A0C14" w:rsidDel="009A0C14">
          <w:rPr>
            <w:rFonts w:ascii="仿宋" w:hAnsi="仿宋" w:hint="eastAsia"/>
            <w:bCs/>
            <w:color w:val="FF0000"/>
            <w:sz w:val="21"/>
            <w:szCs w:val="21"/>
            <w:u w:val="single"/>
            <w:rPrChange w:id="331" w:author="Li Yang" w:date="2023-05-15T13:52:00Z">
              <w:rPr>
                <w:rFonts w:hint="eastAsia"/>
                <w:b/>
              </w:rPr>
            </w:rPrChange>
          </w:rPr>
          <w:delText>）</w:delText>
        </w:r>
        <w:r w:rsidR="006D739D" w:rsidRPr="009A0C14" w:rsidDel="009A0C14">
          <w:rPr>
            <w:rFonts w:ascii="仿宋" w:hAnsi="仿宋" w:hint="eastAsia"/>
            <w:bCs/>
            <w:color w:val="FF0000"/>
            <w:sz w:val="21"/>
            <w:szCs w:val="21"/>
            <w:u w:val="single"/>
            <w:rPrChange w:id="332" w:author="Li Yang" w:date="2023-05-15T13:52:00Z">
              <w:rPr>
                <w:rFonts w:hint="eastAsia"/>
              </w:rPr>
            </w:rPrChange>
          </w:rPr>
          <w:delText>：</w:delText>
        </w:r>
        <w:r w:rsidR="006D739D" w:rsidRPr="009A0C14" w:rsidDel="009A0C14">
          <w:rPr>
            <w:rFonts w:ascii="仿宋" w:hAnsi="仿宋"/>
            <w:bCs/>
            <w:color w:val="FF0000"/>
            <w:sz w:val="21"/>
            <w:szCs w:val="21"/>
            <w:u w:val="single"/>
            <w:rPrChange w:id="333" w:author="Li Yang" w:date="2023-05-15T13:52:00Z">
              <w:rPr/>
            </w:rPrChange>
          </w:rPr>
          <w:delText>4bits</w:delText>
        </w:r>
        <w:r w:rsidR="006D739D" w:rsidRPr="009A0C14" w:rsidDel="009A0C14">
          <w:rPr>
            <w:rFonts w:ascii="仿宋" w:hAnsi="仿宋" w:hint="eastAsia"/>
            <w:bCs/>
            <w:color w:val="FF0000"/>
            <w:sz w:val="21"/>
            <w:szCs w:val="21"/>
            <w:u w:val="single"/>
            <w:rPrChange w:id="334" w:author="Li Yang" w:date="2023-05-15T13:52:00Z">
              <w:rPr>
                <w:rFonts w:hint="eastAsia"/>
              </w:rPr>
            </w:rPrChange>
          </w:rPr>
          <w:delText>，用于标识高可靠增强传输中最多支持发送</w:delText>
        </w:r>
        <w:r w:rsidR="006D739D" w:rsidRPr="009A0C14" w:rsidDel="009A0C14">
          <w:rPr>
            <w:rFonts w:ascii="仿宋" w:hAnsi="仿宋"/>
            <w:bCs/>
            <w:color w:val="FF0000"/>
            <w:sz w:val="21"/>
            <w:szCs w:val="21"/>
            <w:u w:val="single"/>
            <w:rPrChange w:id="335" w:author="Li Yang" w:date="2023-05-15T13:52:00Z">
              <w:rPr/>
            </w:rPrChange>
          </w:rPr>
          <w:delText>NACK</w:delText>
        </w:r>
        <w:r w:rsidR="006D739D" w:rsidRPr="009A0C14" w:rsidDel="009A0C14">
          <w:rPr>
            <w:rFonts w:ascii="仿宋" w:hAnsi="仿宋" w:hint="eastAsia"/>
            <w:bCs/>
            <w:color w:val="FF0000"/>
            <w:sz w:val="21"/>
            <w:szCs w:val="21"/>
            <w:u w:val="single"/>
            <w:rPrChange w:id="336" w:author="Li Yang" w:date="2023-05-15T13:52:00Z">
              <w:rPr>
                <w:rFonts w:hint="eastAsia"/>
              </w:rPr>
            </w:rPrChange>
          </w:rPr>
          <w:delText>的次数（最大重传次数）。</w:delText>
        </w:r>
      </w:del>
    </w:p>
    <w:p w14:paraId="072C7667" w14:textId="5B2B9199" w:rsidR="006D739D" w:rsidRPr="009A0C14" w:rsidRDefault="006D739D">
      <w:pPr>
        <w:pStyle w:val="ab"/>
        <w:ind w:firstLine="480"/>
        <w:pPrChange w:id="337" w:author="Li Yang" w:date="2023-05-15T13:51:00Z">
          <w:pPr>
            <w:pStyle w:val="ab"/>
            <w:numPr>
              <w:numId w:val="22"/>
            </w:numPr>
            <w:ind w:left="420" w:firstLineChars="0" w:hanging="420"/>
          </w:pPr>
        </w:pPrChange>
      </w:pPr>
      <w:del w:id="338" w:author="Li Yang" w:date="2023-05-15T13:51:00Z">
        <w:r w:rsidRPr="009A0C14" w:rsidDel="009A0C14">
          <w:rPr>
            <w:rFonts w:hint="eastAsia"/>
            <w:rPrChange w:id="339" w:author="Li Yang" w:date="2023-05-15T13:52:00Z">
              <w:rPr>
                <w:rFonts w:hint="eastAsia"/>
                <w:b/>
              </w:rPr>
            </w:rPrChange>
          </w:rPr>
          <w:delText>当前</w:delText>
        </w:r>
        <w:r w:rsidRPr="009A0C14" w:rsidDel="009A0C14">
          <w:rPr>
            <w:rPrChange w:id="340" w:author="Li Yang" w:date="2023-05-15T13:52:00Z">
              <w:rPr>
                <w:b/>
              </w:rPr>
            </w:rPrChange>
          </w:rPr>
          <w:delText>NACK</w:delText>
        </w:r>
        <w:r w:rsidRPr="009A0C14" w:rsidDel="009A0C14">
          <w:rPr>
            <w:rFonts w:hint="eastAsia"/>
            <w:rPrChange w:id="341" w:author="Li Yang" w:date="2023-05-15T13:52:00Z">
              <w:rPr>
                <w:rFonts w:hint="eastAsia"/>
                <w:b/>
              </w:rPr>
            </w:rPrChange>
          </w:rPr>
          <w:delText>次数（</w:delText>
        </w:r>
        <w:r w:rsidRPr="009A0C14" w:rsidDel="009A0C14">
          <w:rPr>
            <w:rPrChange w:id="342" w:author="Li Yang" w:date="2023-05-15T13:52:00Z">
              <w:rPr>
                <w:b/>
              </w:rPr>
            </w:rPrChange>
          </w:rPr>
          <w:delText>NACKnum</w:delText>
        </w:r>
        <w:r w:rsidRPr="009A0C14" w:rsidDel="009A0C14">
          <w:rPr>
            <w:rFonts w:hint="eastAsia"/>
            <w:rPrChange w:id="343" w:author="Li Yang" w:date="2023-05-15T13:52:00Z">
              <w:rPr>
                <w:rFonts w:hint="eastAsia"/>
                <w:b/>
              </w:rPr>
            </w:rPrChange>
          </w:rPr>
          <w:delText>）</w:delText>
        </w:r>
        <w:r w:rsidRPr="009A0C14" w:rsidDel="009A0C14">
          <w:rPr>
            <w:rFonts w:hint="eastAsia"/>
          </w:rPr>
          <w:delText>：</w:delText>
        </w:r>
        <w:r w:rsidRPr="009A0C14" w:rsidDel="009A0C14">
          <w:delText>4bits</w:delText>
        </w:r>
        <w:r w:rsidRPr="009A0C14" w:rsidDel="009A0C14">
          <w:rPr>
            <w:rFonts w:hint="eastAsia"/>
          </w:rPr>
          <w:delText>，用于标识高可靠增强传输中当前发送</w:delText>
        </w:r>
        <w:r w:rsidRPr="009A0C14" w:rsidDel="009A0C14">
          <w:delText>NACK</w:delText>
        </w:r>
        <w:r w:rsidRPr="009A0C14" w:rsidDel="009A0C14">
          <w:rPr>
            <w:rFonts w:hint="eastAsia"/>
          </w:rPr>
          <w:delText>的次数。</w:delText>
        </w:r>
      </w:del>
    </w:p>
    <w:p w14:paraId="4FC6FECC" w14:textId="28944F4B" w:rsidR="006D739D" w:rsidRPr="006F72A9" w:rsidRDefault="00E3187B" w:rsidP="006F72A9">
      <w:pPr>
        <w:pStyle w:val="5"/>
        <w:rPr>
          <w:rFonts w:ascii="仿宋" w:hAnsi="仿宋"/>
          <w:sz w:val="21"/>
        </w:rPr>
      </w:pPr>
      <w:r w:rsidRPr="00915C0F">
        <w:rPr>
          <w:rFonts w:ascii="仿宋" w:hAnsi="仿宋"/>
          <w:sz w:val="21"/>
        </w:rPr>
        <w:t>5.3.</w:t>
      </w:r>
      <w:r w:rsidR="003B72F7">
        <w:rPr>
          <w:rFonts w:ascii="仿宋" w:hAnsi="仿宋"/>
          <w:sz w:val="21"/>
        </w:rPr>
        <w:t>1</w:t>
      </w:r>
      <w:r w:rsidRPr="00915C0F">
        <w:rPr>
          <w:rFonts w:ascii="仿宋" w:hAnsi="仿宋"/>
          <w:sz w:val="21"/>
        </w:rPr>
        <w:t xml:space="preserve">.2 </w:t>
      </w:r>
      <w:r w:rsidR="006D739D" w:rsidRPr="00915C0F">
        <w:rPr>
          <w:rFonts w:ascii="仿宋" w:hAnsi="仿宋" w:hint="eastAsia"/>
          <w:sz w:val="21"/>
        </w:rPr>
        <w:t>否定性确认回复报文（</w:t>
      </w:r>
      <w:r w:rsidR="003B72F7" w:rsidRPr="003B72F7">
        <w:rPr>
          <w:rFonts w:ascii="仿宋" w:hAnsi="仿宋"/>
          <w:sz w:val="21"/>
        </w:rPr>
        <w:t>NeT</w:t>
      </w:r>
      <w:r w:rsidR="003B72F7" w:rsidRPr="006F72A9">
        <w:rPr>
          <w:rFonts w:ascii="仿宋" w:hAnsi="仿宋"/>
          <w:sz w:val="21"/>
        </w:rPr>
        <w:t>_</w:t>
      </w:r>
      <w:r w:rsidR="003B72F7">
        <w:rPr>
          <w:rFonts w:ascii="仿宋" w:hAnsi="仿宋"/>
          <w:sz w:val="21"/>
        </w:rPr>
        <w:t>R</w:t>
      </w:r>
      <w:r w:rsidR="003B72F7">
        <w:rPr>
          <w:rFonts w:ascii="仿宋" w:hAnsi="仿宋" w:hint="eastAsia"/>
          <w:sz w:val="21"/>
        </w:rPr>
        <w:t>e</w:t>
      </w:r>
      <w:r w:rsidR="003B72F7">
        <w:rPr>
          <w:rFonts w:ascii="仿宋" w:hAnsi="仿宋"/>
          <w:sz w:val="21"/>
        </w:rPr>
        <w:t>liable_</w:t>
      </w:r>
      <w:r w:rsidR="006D739D" w:rsidRPr="006F72A9">
        <w:rPr>
          <w:rFonts w:ascii="仿宋" w:hAnsi="仿宋"/>
          <w:sz w:val="21"/>
        </w:rPr>
        <w:t>NACKReply</w:t>
      </w:r>
      <w:r w:rsidR="006D739D" w:rsidRPr="006F72A9">
        <w:rPr>
          <w:rFonts w:ascii="仿宋" w:hAnsi="仿宋" w:hint="eastAsia"/>
          <w:sz w:val="21"/>
        </w:rPr>
        <w:t>）</w:t>
      </w:r>
    </w:p>
    <w:p w14:paraId="2F4DAD90" w14:textId="2B91594D" w:rsidR="00E3187B" w:rsidRPr="00FF3F12" w:rsidRDefault="00286318" w:rsidP="00B42700">
      <w:pPr>
        <w:ind w:firstLine="420"/>
        <w:rPr>
          <w:rFonts w:ascii="仿宋" w:hAnsi="仿宋" w:cstheme="minorHAnsi"/>
          <w:szCs w:val="21"/>
        </w:rPr>
      </w:pPr>
      <w:r w:rsidRPr="00337447">
        <w:rPr>
          <w:rFonts w:ascii="仿宋" w:hAnsi="仿宋" w:cstheme="minorHAnsi" w:hint="eastAsia"/>
          <w:szCs w:val="21"/>
        </w:rPr>
        <w:t>当Pu</w:t>
      </w:r>
      <w:r w:rsidRPr="00337447">
        <w:rPr>
          <w:rFonts w:ascii="仿宋" w:hAnsi="仿宋" w:cstheme="minorHAnsi"/>
          <w:szCs w:val="21"/>
        </w:rPr>
        <w:t>blic Header</w:t>
      </w:r>
      <w:r w:rsidRPr="00337447">
        <w:rPr>
          <w:rFonts w:ascii="仿宋" w:hAnsi="仿宋" w:cstheme="minorHAnsi" w:hint="eastAsia"/>
          <w:szCs w:val="21"/>
        </w:rPr>
        <w:t>中Type字段取值为</w:t>
      </w:r>
      <w:r w:rsidR="0016467B">
        <w:rPr>
          <w:rFonts w:ascii="仿宋" w:hAnsi="仿宋" w:cstheme="minorHAnsi" w:hint="eastAsia"/>
          <w:szCs w:val="21"/>
        </w:rPr>
        <w:t>0</w:t>
      </w:r>
      <w:r w:rsidR="0016467B">
        <w:rPr>
          <w:rFonts w:ascii="仿宋" w:hAnsi="仿宋" w:cstheme="minorHAnsi"/>
          <w:szCs w:val="21"/>
        </w:rPr>
        <w:t>x2(00000010)</w:t>
      </w:r>
      <w:r w:rsidRPr="00337447">
        <w:rPr>
          <w:rFonts w:ascii="仿宋" w:hAnsi="仿宋" w:cstheme="minorHAnsi" w:hint="eastAsia"/>
          <w:szCs w:val="21"/>
        </w:rPr>
        <w:t>时，标明为</w:t>
      </w:r>
      <w:r w:rsidR="006D739D" w:rsidRPr="00FF3F12">
        <w:rPr>
          <w:rFonts w:ascii="仿宋" w:hAnsi="仿宋" w:hint="eastAsia"/>
          <w:szCs w:val="21"/>
        </w:rPr>
        <w:t>否定性确认回复报文（</w:t>
      </w:r>
      <w:r w:rsidR="003B72F7" w:rsidRPr="003B72F7">
        <w:rPr>
          <w:rFonts w:ascii="仿宋" w:hAnsi="仿宋"/>
        </w:rPr>
        <w:t>NeT</w:t>
      </w:r>
      <w:r w:rsidR="003B72F7" w:rsidRPr="006F72A9">
        <w:rPr>
          <w:rFonts w:ascii="仿宋" w:hAnsi="仿宋"/>
        </w:rPr>
        <w:t>_</w:t>
      </w:r>
      <w:r w:rsidR="003B72F7">
        <w:rPr>
          <w:rFonts w:ascii="仿宋" w:hAnsi="仿宋"/>
        </w:rPr>
        <w:t>R</w:t>
      </w:r>
      <w:r w:rsidR="003B72F7">
        <w:rPr>
          <w:rFonts w:ascii="仿宋" w:hAnsi="仿宋" w:hint="eastAsia"/>
        </w:rPr>
        <w:t>e</w:t>
      </w:r>
      <w:r w:rsidR="003B72F7">
        <w:rPr>
          <w:rFonts w:ascii="仿宋" w:hAnsi="仿宋"/>
        </w:rPr>
        <w:t>liable_</w:t>
      </w:r>
      <w:r w:rsidR="003B72F7" w:rsidRPr="006F72A9">
        <w:rPr>
          <w:rFonts w:ascii="仿宋" w:hAnsi="仿宋"/>
        </w:rPr>
        <w:t>NACKReply</w:t>
      </w:r>
      <w:r w:rsidR="006D739D" w:rsidRPr="00FF3F12">
        <w:rPr>
          <w:rFonts w:ascii="仿宋" w:hAnsi="仿宋" w:hint="eastAsia"/>
          <w:szCs w:val="21"/>
        </w:rPr>
        <w:t>）</w:t>
      </w:r>
      <w:r>
        <w:rPr>
          <w:rFonts w:ascii="仿宋" w:hAnsi="仿宋" w:hint="eastAsia"/>
          <w:szCs w:val="21"/>
        </w:rPr>
        <w:t>，</w:t>
      </w:r>
      <w:r w:rsidRPr="003B72F7">
        <w:rPr>
          <w:rFonts w:ascii="仿宋" w:hAnsi="仿宋"/>
        </w:rPr>
        <w:t>NeT</w:t>
      </w:r>
      <w:r w:rsidRPr="006F72A9">
        <w:rPr>
          <w:rFonts w:ascii="仿宋" w:hAnsi="仿宋"/>
        </w:rPr>
        <w:t>_</w:t>
      </w:r>
      <w:r>
        <w:rPr>
          <w:rFonts w:ascii="仿宋" w:hAnsi="仿宋"/>
        </w:rPr>
        <w:t>R</w:t>
      </w:r>
      <w:r>
        <w:rPr>
          <w:rFonts w:ascii="仿宋" w:hAnsi="仿宋" w:hint="eastAsia"/>
        </w:rPr>
        <w:t>e</w:t>
      </w:r>
      <w:r>
        <w:rPr>
          <w:rFonts w:ascii="仿宋" w:hAnsi="仿宋"/>
        </w:rPr>
        <w:t>liable_</w:t>
      </w:r>
      <w:r w:rsidRPr="006F72A9">
        <w:rPr>
          <w:rFonts w:ascii="仿宋" w:hAnsi="仿宋"/>
        </w:rPr>
        <w:t>NACKReply</w:t>
      </w:r>
      <w:r w:rsidR="006D739D" w:rsidRPr="00FF3F12">
        <w:rPr>
          <w:rFonts w:ascii="仿宋" w:hAnsi="仿宋" w:cstheme="minorHAnsi" w:hint="eastAsia"/>
          <w:color w:val="121212"/>
          <w:szCs w:val="21"/>
        </w:rPr>
        <w:t>用于高可靠增强传输机制中发送方通知接收方已经收到了某个数据包的</w:t>
      </w:r>
      <w:r w:rsidR="006D739D" w:rsidRPr="00FF3F12">
        <w:rPr>
          <w:rFonts w:ascii="仿宋" w:hAnsi="仿宋" w:cstheme="minorHAnsi"/>
          <w:color w:val="121212"/>
          <w:szCs w:val="21"/>
        </w:rPr>
        <w:t>NACK</w:t>
      </w:r>
      <w:r w:rsidR="006D739D" w:rsidRPr="00FF3F12">
        <w:rPr>
          <w:rFonts w:ascii="仿宋" w:hAnsi="仿宋" w:cstheme="minorHAnsi" w:hint="eastAsia"/>
          <w:color w:val="121212"/>
          <w:szCs w:val="21"/>
        </w:rPr>
        <w:t>，</w:t>
      </w:r>
      <w:r w:rsidR="006D739D" w:rsidRPr="00FF3F12">
        <w:rPr>
          <w:rFonts w:ascii="仿宋" w:hAnsi="仿宋" w:cstheme="minorHAnsi" w:hint="eastAsia"/>
          <w:szCs w:val="21"/>
        </w:rPr>
        <w:t>格式如下：</w:t>
      </w:r>
    </w:p>
    <w:p w14:paraId="5F82ACC6" w14:textId="6F8E7F4C" w:rsidR="00BC5DC4" w:rsidRDefault="0023589D" w:rsidP="00BC5DC4">
      <w:pPr>
        <w:pStyle w:val="ac"/>
        <w:jc w:val="center"/>
        <w:rPr>
          <w:rFonts w:ascii="仿宋" w:eastAsia="仿宋" w:hAnsi="仿宋" w:cstheme="minorHAnsi"/>
          <w:sz w:val="21"/>
          <w:szCs w:val="21"/>
        </w:rPr>
      </w:pPr>
      <w:ins w:id="344" w:author="Li Yang" w:date="2023-05-15T13:48:00Z">
        <w:r>
          <w:object w:dxaOrig="4611" w:dyaOrig="641" w14:anchorId="68278EDA">
            <v:shape id="_x0000_i1035" type="#_x0000_t75" style="width:317pt;height:44.5pt" o:ole="">
              <v:imagedata r:id="rId31" o:title=""/>
            </v:shape>
            <o:OLEObject Type="Embed" ProgID="Visio.Drawing.15" ShapeID="_x0000_i1035" DrawAspect="Content" ObjectID="_1745846778" r:id="rId32"/>
          </w:object>
        </w:r>
      </w:ins>
    </w:p>
    <w:p w14:paraId="20B09E53" w14:textId="0864584F" w:rsidR="006D739D" w:rsidRDefault="006D739D" w:rsidP="006D739D">
      <w:pPr>
        <w:pStyle w:val="ac"/>
        <w:ind w:firstLine="420"/>
        <w:jc w:val="center"/>
        <w:rPr>
          <w:rFonts w:ascii="仿宋" w:eastAsia="仿宋" w:hAnsi="仿宋" w:cstheme="minorHAnsi"/>
          <w:sz w:val="21"/>
          <w:szCs w:val="21"/>
        </w:rPr>
      </w:pPr>
      <w:r w:rsidRPr="00FF3F12">
        <w:rPr>
          <w:rFonts w:ascii="仿宋" w:eastAsia="仿宋" w:hAnsi="仿宋" w:cstheme="minorHAnsi" w:hint="eastAsia"/>
          <w:sz w:val="21"/>
          <w:szCs w:val="21"/>
        </w:rPr>
        <w:t>图</w:t>
      </w:r>
      <w:r w:rsidRPr="00FF3F12">
        <w:rPr>
          <w:rFonts w:ascii="仿宋" w:eastAsia="仿宋" w:hAnsi="仿宋" w:cstheme="minorHAnsi"/>
          <w:sz w:val="21"/>
          <w:szCs w:val="21"/>
        </w:rPr>
        <w:t xml:space="preserve"> </w:t>
      </w:r>
      <w:r w:rsidRPr="00915C0F">
        <w:rPr>
          <w:rFonts w:ascii="仿宋" w:eastAsia="仿宋" w:hAnsi="仿宋" w:cstheme="minorHAnsi"/>
          <w:sz w:val="21"/>
          <w:szCs w:val="21"/>
        </w:rPr>
        <w:fldChar w:fldCharType="begin"/>
      </w:r>
      <w:r w:rsidRPr="00FF3F12">
        <w:rPr>
          <w:rFonts w:ascii="仿宋" w:eastAsia="仿宋" w:hAnsi="仿宋" w:cstheme="minorHAnsi"/>
          <w:sz w:val="21"/>
          <w:szCs w:val="21"/>
        </w:rPr>
        <w:instrText xml:space="preserve"> SEQ </w:instrText>
      </w:r>
      <w:r w:rsidRPr="00FF3F12">
        <w:rPr>
          <w:rFonts w:ascii="仿宋" w:eastAsia="仿宋" w:hAnsi="仿宋" w:cstheme="minorHAnsi" w:hint="eastAsia"/>
          <w:sz w:val="21"/>
          <w:szCs w:val="21"/>
        </w:rPr>
        <w:instrText>图</w:instrText>
      </w:r>
      <w:r w:rsidRPr="00FF3F12">
        <w:rPr>
          <w:rFonts w:ascii="仿宋" w:eastAsia="仿宋" w:hAnsi="仿宋" w:cstheme="minorHAnsi"/>
          <w:sz w:val="21"/>
          <w:szCs w:val="21"/>
        </w:rPr>
        <w:instrText xml:space="preserve"> \* ARABIC </w:instrText>
      </w:r>
      <w:r w:rsidRPr="00915C0F">
        <w:rPr>
          <w:rFonts w:ascii="仿宋" w:eastAsia="仿宋" w:hAnsi="仿宋" w:cstheme="minorHAnsi"/>
          <w:sz w:val="21"/>
          <w:szCs w:val="21"/>
        </w:rPr>
        <w:fldChar w:fldCharType="separate"/>
      </w:r>
      <w:r w:rsidR="0079115A">
        <w:rPr>
          <w:rFonts w:ascii="仿宋" w:eastAsia="仿宋" w:hAnsi="仿宋" w:cstheme="minorHAnsi"/>
          <w:noProof/>
          <w:sz w:val="21"/>
          <w:szCs w:val="21"/>
        </w:rPr>
        <w:t>8</w:t>
      </w:r>
      <w:r w:rsidRPr="00915C0F">
        <w:rPr>
          <w:rFonts w:ascii="仿宋" w:eastAsia="仿宋" w:hAnsi="仿宋" w:cstheme="minorHAnsi"/>
          <w:sz w:val="21"/>
          <w:szCs w:val="21"/>
        </w:rPr>
        <w:fldChar w:fldCharType="end"/>
      </w:r>
      <w:r w:rsidRPr="00FF3F12">
        <w:rPr>
          <w:rFonts w:ascii="仿宋" w:eastAsia="仿宋" w:hAnsi="仿宋" w:cstheme="minorHAnsi"/>
          <w:sz w:val="21"/>
          <w:szCs w:val="21"/>
        </w:rPr>
        <w:t xml:space="preserve"> </w:t>
      </w:r>
      <w:r w:rsidR="003B72F7" w:rsidRPr="003B72F7">
        <w:rPr>
          <w:rFonts w:ascii="仿宋" w:hAnsi="仿宋"/>
          <w:sz w:val="21"/>
        </w:rPr>
        <w:t>NeT</w:t>
      </w:r>
      <w:r w:rsidR="003B72F7" w:rsidRPr="006F72A9">
        <w:rPr>
          <w:rFonts w:ascii="仿宋" w:hAnsi="仿宋"/>
          <w:sz w:val="21"/>
        </w:rPr>
        <w:t>_</w:t>
      </w:r>
      <w:r w:rsidR="003B72F7">
        <w:rPr>
          <w:rFonts w:ascii="仿宋" w:hAnsi="仿宋"/>
          <w:sz w:val="21"/>
        </w:rPr>
        <w:t>R</w:t>
      </w:r>
      <w:r w:rsidR="003B72F7">
        <w:rPr>
          <w:rFonts w:ascii="仿宋" w:hAnsi="仿宋" w:hint="eastAsia"/>
          <w:sz w:val="21"/>
        </w:rPr>
        <w:t>e</w:t>
      </w:r>
      <w:r w:rsidR="003B72F7">
        <w:rPr>
          <w:rFonts w:ascii="仿宋" w:hAnsi="仿宋"/>
          <w:sz w:val="21"/>
        </w:rPr>
        <w:t>liable_</w:t>
      </w:r>
      <w:r w:rsidR="003B72F7" w:rsidRPr="006F72A9">
        <w:rPr>
          <w:rFonts w:ascii="仿宋" w:hAnsi="仿宋"/>
          <w:sz w:val="21"/>
        </w:rPr>
        <w:t>NACKReply</w:t>
      </w:r>
      <w:r w:rsidRPr="00FF3F12">
        <w:rPr>
          <w:rFonts w:ascii="仿宋" w:eastAsia="仿宋" w:hAnsi="仿宋" w:cstheme="minorHAnsi" w:hint="eastAsia"/>
          <w:sz w:val="21"/>
          <w:szCs w:val="21"/>
        </w:rPr>
        <w:t>报文格式</w:t>
      </w:r>
    </w:p>
    <w:p w14:paraId="3DD38F15" w14:textId="77777777" w:rsidR="00B42700" w:rsidRPr="00B42700" w:rsidRDefault="00B42700" w:rsidP="00B42700"/>
    <w:p w14:paraId="45BBA265" w14:textId="68FC20D6" w:rsidR="00A2254B" w:rsidRPr="00A7303A" w:rsidDel="00206836" w:rsidRDefault="00A2254B" w:rsidP="00A2254B">
      <w:pPr>
        <w:pStyle w:val="ab"/>
        <w:numPr>
          <w:ilvl w:val="0"/>
          <w:numId w:val="22"/>
        </w:numPr>
        <w:ind w:firstLineChars="0"/>
        <w:rPr>
          <w:del w:id="345" w:author="Li Yang" w:date="2023-05-15T13:50:00Z"/>
          <w:rFonts w:ascii="仿宋" w:hAnsi="仿宋" w:cstheme="minorHAnsi"/>
          <w:sz w:val="21"/>
          <w:szCs w:val="21"/>
        </w:rPr>
      </w:pPr>
      <w:r>
        <w:rPr>
          <w:rFonts w:ascii="仿宋" w:hAnsi="仿宋" w:cstheme="minorHAnsi" w:hint="eastAsia"/>
          <w:b/>
          <w:sz w:val="21"/>
          <w:szCs w:val="21"/>
        </w:rPr>
        <w:t>回复N</w:t>
      </w:r>
      <w:r>
        <w:rPr>
          <w:rFonts w:ascii="仿宋" w:hAnsi="仿宋" w:cstheme="minorHAnsi"/>
          <w:b/>
          <w:sz w:val="21"/>
          <w:szCs w:val="21"/>
        </w:rPr>
        <w:t>ACK</w:t>
      </w:r>
      <w:r w:rsidRPr="00A7303A">
        <w:rPr>
          <w:rFonts w:ascii="仿宋" w:hAnsi="仿宋" w:cstheme="minorHAnsi" w:hint="eastAsia"/>
          <w:b/>
          <w:sz w:val="21"/>
          <w:szCs w:val="21"/>
        </w:rPr>
        <w:t>数量（</w:t>
      </w:r>
      <w:proofErr w:type="spellStart"/>
      <w:r>
        <w:rPr>
          <w:rFonts w:ascii="仿宋" w:hAnsi="仿宋" w:cstheme="minorHAnsi" w:hint="eastAsia"/>
          <w:b/>
          <w:sz w:val="21"/>
          <w:szCs w:val="21"/>
        </w:rPr>
        <w:t>r</w:t>
      </w:r>
      <w:r w:rsidRPr="00A7303A">
        <w:rPr>
          <w:rFonts w:ascii="仿宋" w:hAnsi="仿宋" w:cstheme="minorHAnsi" w:hint="eastAsia"/>
          <w:b/>
          <w:sz w:val="21"/>
          <w:szCs w:val="21"/>
        </w:rPr>
        <w:t>N</w:t>
      </w:r>
      <w:r w:rsidRPr="00A7303A">
        <w:rPr>
          <w:rFonts w:ascii="仿宋" w:hAnsi="仿宋" w:cstheme="minorHAnsi"/>
          <w:b/>
          <w:sz w:val="21"/>
          <w:szCs w:val="21"/>
        </w:rPr>
        <w:t>PN_Num</w:t>
      </w:r>
      <w:proofErr w:type="spellEnd"/>
      <w:r w:rsidRPr="00A7303A">
        <w:rPr>
          <w:rFonts w:ascii="仿宋" w:hAnsi="仿宋" w:cstheme="minorHAnsi" w:hint="eastAsia"/>
          <w:b/>
          <w:sz w:val="21"/>
          <w:szCs w:val="21"/>
        </w:rPr>
        <w:t>）:</w:t>
      </w:r>
      <w:r w:rsidRPr="00A7303A">
        <w:rPr>
          <w:rFonts w:ascii="仿宋" w:hAnsi="仿宋"/>
          <w:b/>
          <w:sz w:val="21"/>
          <w:szCs w:val="21"/>
        </w:rPr>
        <w:t xml:space="preserve"> </w:t>
      </w:r>
      <w:r w:rsidRPr="00FF3F12">
        <w:rPr>
          <w:rFonts w:ascii="仿宋" w:hAnsi="仿宋"/>
          <w:sz w:val="21"/>
          <w:szCs w:val="21"/>
        </w:rPr>
        <w:t>8bits</w:t>
      </w:r>
      <w:r w:rsidRPr="00FF3F12">
        <w:rPr>
          <w:rFonts w:ascii="仿宋" w:hAnsi="仿宋" w:hint="eastAsia"/>
          <w:sz w:val="21"/>
          <w:szCs w:val="21"/>
        </w:rPr>
        <w:t>，用于标识报文中包括</w:t>
      </w:r>
      <w:r w:rsidR="004F08A4">
        <w:rPr>
          <w:rFonts w:ascii="仿宋" w:hAnsi="仿宋" w:hint="eastAsia"/>
          <w:sz w:val="21"/>
          <w:szCs w:val="21"/>
        </w:rPr>
        <w:t>回复连续N</w:t>
      </w:r>
      <w:r w:rsidR="004F08A4">
        <w:rPr>
          <w:rFonts w:ascii="仿宋" w:hAnsi="仿宋"/>
          <w:sz w:val="21"/>
          <w:szCs w:val="21"/>
        </w:rPr>
        <w:t>ACK</w:t>
      </w:r>
      <w:r w:rsidR="004F08A4">
        <w:rPr>
          <w:rFonts w:ascii="仿宋" w:hAnsi="仿宋" w:hint="eastAsia"/>
          <w:sz w:val="21"/>
          <w:szCs w:val="21"/>
        </w:rPr>
        <w:t>的</w:t>
      </w:r>
      <w:del w:id="346" w:author="Li Yang" w:date="2023-05-15T13:49:00Z">
        <w:r w:rsidDel="00206836">
          <w:rPr>
            <w:rFonts w:ascii="仿宋" w:hAnsi="仿宋" w:cstheme="minorHAnsi" w:hint="eastAsia"/>
            <w:sz w:val="21"/>
            <w:szCs w:val="21"/>
          </w:rPr>
          <w:delText>相关区域</w:delText>
        </w:r>
      </w:del>
      <w:r w:rsidRPr="00FF3F12">
        <w:rPr>
          <w:rFonts w:ascii="仿宋" w:hAnsi="仿宋" w:hint="eastAsia"/>
          <w:sz w:val="21"/>
          <w:szCs w:val="21"/>
        </w:rPr>
        <w:t>数量。</w:t>
      </w:r>
    </w:p>
    <w:p w14:paraId="4A51E12C" w14:textId="77777777" w:rsidR="00A2254B" w:rsidRPr="00206836" w:rsidDel="00206836" w:rsidRDefault="00A2254B">
      <w:pPr>
        <w:pStyle w:val="ab"/>
        <w:numPr>
          <w:ilvl w:val="0"/>
          <w:numId w:val="22"/>
        </w:numPr>
        <w:ind w:firstLineChars="0"/>
        <w:rPr>
          <w:del w:id="347" w:author="Li Yang" w:date="2023-05-15T13:50:00Z"/>
          <w:rFonts w:ascii="仿宋" w:hAnsi="仿宋"/>
          <w:bCs/>
          <w:color w:val="FF0000"/>
          <w:szCs w:val="21"/>
          <w:u w:val="single"/>
          <w:rPrChange w:id="348" w:author="Li Yang" w:date="2023-05-15T13:50:00Z">
            <w:rPr>
              <w:del w:id="349" w:author="Li Yang" w:date="2023-05-15T13:50:00Z"/>
            </w:rPr>
          </w:rPrChange>
        </w:rPr>
        <w:pPrChange w:id="350" w:author="Li Yang" w:date="2023-05-15T13:50:00Z">
          <w:pPr>
            <w:pStyle w:val="ab"/>
            <w:ind w:left="420" w:firstLineChars="0" w:firstLine="0"/>
          </w:pPr>
        </w:pPrChange>
      </w:pPr>
      <w:del w:id="351" w:author="Li Yang" w:date="2023-05-15T13:50:00Z">
        <w:r w:rsidRPr="00206836" w:rsidDel="00206836">
          <w:rPr>
            <w:rFonts w:ascii="仿宋" w:hAnsi="仿宋" w:hint="eastAsia"/>
            <w:bCs/>
            <w:color w:val="FF0000"/>
            <w:szCs w:val="21"/>
            <w:u w:val="single"/>
            <w:rPrChange w:id="352" w:author="Li Yang" w:date="2023-05-15T13:50:00Z">
              <w:rPr>
                <w:rFonts w:hint="eastAsia"/>
              </w:rPr>
            </w:rPrChange>
          </w:rPr>
          <w:delText>备注：未确认序号数量的取值范围需要根据</w:delText>
        </w:r>
        <w:r w:rsidRPr="00206836" w:rsidDel="00206836">
          <w:rPr>
            <w:rFonts w:ascii="仿宋" w:hAnsi="仿宋"/>
            <w:bCs/>
            <w:color w:val="FF0000"/>
            <w:szCs w:val="21"/>
            <w:u w:val="single"/>
            <w:rPrChange w:id="353" w:author="Li Yang" w:date="2023-05-15T13:50:00Z">
              <w:rPr/>
            </w:rPrChange>
          </w:rPr>
          <w:delText>MTU</w:delText>
        </w:r>
        <w:r w:rsidRPr="00206836" w:rsidDel="00206836">
          <w:rPr>
            <w:rFonts w:ascii="仿宋" w:hAnsi="仿宋" w:hint="eastAsia"/>
            <w:bCs/>
            <w:color w:val="FF0000"/>
            <w:szCs w:val="21"/>
            <w:u w:val="single"/>
            <w:rPrChange w:id="354" w:author="Li Yang" w:date="2023-05-15T13:50:00Z">
              <w:rPr>
                <w:rFonts w:hint="eastAsia"/>
              </w:rPr>
            </w:rPrChange>
          </w:rPr>
          <w:delText>值确定，需要保障</w:delText>
        </w:r>
        <w:r w:rsidRPr="00206836" w:rsidDel="00206836">
          <w:rPr>
            <w:rFonts w:ascii="仿宋" w:hAnsi="仿宋"/>
            <w:bCs/>
            <w:color w:val="FF0000"/>
            <w:szCs w:val="21"/>
            <w:u w:val="single"/>
            <w:rPrChange w:id="355" w:author="Li Yang" w:date="2023-05-15T13:50:00Z">
              <w:rPr/>
            </w:rPrChange>
          </w:rPr>
          <w:delText>NeT_Reliable_NACK</w:delText>
        </w:r>
        <w:r w:rsidRPr="00206836" w:rsidDel="00206836">
          <w:rPr>
            <w:rFonts w:ascii="仿宋" w:hAnsi="仿宋" w:hint="eastAsia"/>
            <w:bCs/>
            <w:color w:val="FF0000"/>
            <w:szCs w:val="21"/>
            <w:u w:val="single"/>
            <w:rPrChange w:id="356" w:author="Li Yang" w:date="2023-05-15T13:50:00Z">
              <w:rPr>
                <w:rFonts w:hint="eastAsia"/>
              </w:rPr>
            </w:rPrChange>
          </w:rPr>
          <w:delText>报文在</w:delText>
        </w:r>
        <w:r w:rsidRPr="00206836" w:rsidDel="00206836">
          <w:rPr>
            <w:rFonts w:ascii="仿宋" w:hAnsi="仿宋"/>
            <w:bCs/>
            <w:color w:val="FF0000"/>
            <w:szCs w:val="21"/>
            <w:u w:val="single"/>
            <w:rPrChange w:id="357" w:author="Li Yang" w:date="2023-05-15T13:50:00Z">
              <w:rPr/>
            </w:rPrChange>
          </w:rPr>
          <w:delText>1</w:delText>
        </w:r>
        <w:r w:rsidRPr="00206836" w:rsidDel="00206836">
          <w:rPr>
            <w:rFonts w:ascii="仿宋" w:hAnsi="仿宋" w:hint="eastAsia"/>
            <w:bCs/>
            <w:color w:val="FF0000"/>
            <w:szCs w:val="21"/>
            <w:u w:val="single"/>
            <w:rPrChange w:id="358" w:author="Li Yang" w:date="2023-05-15T13:50:00Z">
              <w:rPr>
                <w:rFonts w:hint="eastAsia"/>
              </w:rPr>
            </w:rPrChange>
          </w:rPr>
          <w:delText>个</w:delText>
        </w:r>
        <w:r w:rsidRPr="00206836" w:rsidDel="00206836">
          <w:rPr>
            <w:rFonts w:ascii="仿宋" w:hAnsi="仿宋"/>
            <w:bCs/>
            <w:color w:val="FF0000"/>
            <w:szCs w:val="21"/>
            <w:u w:val="single"/>
            <w:rPrChange w:id="359" w:author="Li Yang" w:date="2023-05-15T13:50:00Z">
              <w:rPr/>
            </w:rPrChange>
          </w:rPr>
          <w:delText>MTU</w:delText>
        </w:r>
        <w:r w:rsidRPr="00206836" w:rsidDel="00206836">
          <w:rPr>
            <w:rFonts w:ascii="仿宋" w:hAnsi="仿宋" w:hint="eastAsia"/>
            <w:bCs/>
            <w:color w:val="FF0000"/>
            <w:szCs w:val="21"/>
            <w:u w:val="single"/>
            <w:rPrChange w:id="360" w:author="Li Yang" w:date="2023-05-15T13:50:00Z">
              <w:rPr>
                <w:rFonts w:hint="eastAsia"/>
              </w:rPr>
            </w:rPrChange>
          </w:rPr>
          <w:delText>范围内。</w:delText>
        </w:r>
      </w:del>
    </w:p>
    <w:p w14:paraId="42381EB7" w14:textId="77777777" w:rsidR="00A2254B" w:rsidRPr="00A7303A" w:rsidRDefault="00A2254B">
      <w:pPr>
        <w:pStyle w:val="ab"/>
        <w:numPr>
          <w:ilvl w:val="0"/>
          <w:numId w:val="22"/>
        </w:numPr>
        <w:ind w:firstLineChars="0"/>
        <w:rPr>
          <w:rFonts w:cstheme="minorHAnsi"/>
        </w:rPr>
        <w:pPrChange w:id="361" w:author="Li Yang" w:date="2023-05-15T13:50:00Z">
          <w:pPr>
            <w:ind w:firstLineChars="200" w:firstLine="420"/>
          </w:pPr>
        </w:pPrChange>
      </w:pPr>
      <w:del w:id="362" w:author="Li Yang" w:date="2023-05-15T13:50:00Z">
        <w:r w:rsidRPr="00A7303A" w:rsidDel="00206836">
          <w:rPr>
            <w:rFonts w:cstheme="minorHAnsi" w:hint="eastAsia"/>
          </w:rPr>
          <w:delText>包括多个未确认序号</w:delText>
        </w:r>
        <w:r w:rsidDel="00206836">
          <w:rPr>
            <w:rFonts w:cstheme="minorHAnsi" w:hint="eastAsia"/>
          </w:rPr>
          <w:delText>相关区域</w:delText>
        </w:r>
        <w:r w:rsidRPr="00A7303A" w:rsidDel="00206836">
          <w:rPr>
            <w:rFonts w:cstheme="minorHAnsi" w:hint="eastAsia"/>
          </w:rPr>
          <w:delText>，</w:delText>
        </w:r>
        <w:r w:rsidDel="00206836">
          <w:rPr>
            <w:rFonts w:cstheme="minorHAnsi" w:hint="eastAsia"/>
          </w:rPr>
          <w:delText>区域</w:delText>
        </w:r>
        <w:r w:rsidRPr="00A7303A" w:rsidDel="00206836">
          <w:rPr>
            <w:rFonts w:cstheme="minorHAnsi" w:hint="eastAsia"/>
          </w:rPr>
          <w:delText>数量由未确认序号数量</w:delText>
        </w:r>
        <w:r w:rsidDel="00206836">
          <w:rPr>
            <w:rFonts w:cstheme="minorHAnsi" w:hint="eastAsia"/>
          </w:rPr>
          <w:delText>字段</w:delText>
        </w:r>
        <w:r w:rsidRPr="00A7303A" w:rsidDel="00206836">
          <w:rPr>
            <w:rFonts w:cstheme="minorHAnsi" w:hint="eastAsia"/>
          </w:rPr>
          <w:delText>决定</w:delText>
        </w:r>
        <w:r w:rsidDel="00206836">
          <w:rPr>
            <w:rFonts w:cstheme="minorHAnsi" w:hint="eastAsia"/>
          </w:rPr>
          <w:delText>；</w:delText>
        </w:r>
        <w:r w:rsidRPr="00A7303A" w:rsidDel="00206836">
          <w:rPr>
            <w:rFonts w:cstheme="minorHAnsi" w:hint="eastAsia"/>
          </w:rPr>
          <w:delText>未确认序号</w:delText>
        </w:r>
        <w:r w:rsidDel="00206836">
          <w:rPr>
            <w:rFonts w:cstheme="minorHAnsi" w:hint="eastAsia"/>
          </w:rPr>
          <w:delText>相关区域包括：</w:delText>
        </w:r>
        <w:r w:rsidRPr="00911215" w:rsidDel="00206836">
          <w:rPr>
            <w:rFonts w:cstheme="minorHAnsi" w:hint="eastAsia"/>
          </w:rPr>
          <w:delText>未确认序号</w:delText>
        </w:r>
        <w:r w:rsidDel="00206836">
          <w:rPr>
            <w:rFonts w:cstheme="minorHAnsi" w:hint="eastAsia"/>
          </w:rPr>
          <w:delText>、</w:delText>
        </w:r>
        <w:r w:rsidRPr="00A7303A" w:rsidDel="00206836">
          <w:rPr>
            <w:rFonts w:cstheme="minorHAnsi" w:hint="eastAsia"/>
          </w:rPr>
          <w:delText>最大</w:delText>
        </w:r>
        <w:r w:rsidRPr="00A7303A" w:rsidDel="00206836">
          <w:rPr>
            <w:rFonts w:cstheme="minorHAnsi" w:hint="eastAsia"/>
          </w:rPr>
          <w:delText>N</w:delText>
        </w:r>
        <w:r w:rsidRPr="00A7303A" w:rsidDel="00206836">
          <w:rPr>
            <w:rFonts w:cstheme="minorHAnsi"/>
          </w:rPr>
          <w:delText>ACK</w:delText>
        </w:r>
        <w:r w:rsidRPr="00A7303A" w:rsidDel="00206836">
          <w:rPr>
            <w:rFonts w:cstheme="minorHAnsi" w:hint="eastAsia"/>
          </w:rPr>
          <w:delText>次数</w:delText>
        </w:r>
        <w:r w:rsidDel="00206836">
          <w:rPr>
            <w:rFonts w:cstheme="minorHAnsi" w:hint="eastAsia"/>
          </w:rPr>
          <w:delText>、</w:delText>
        </w:r>
        <w:r w:rsidRPr="00A7303A" w:rsidDel="00206836">
          <w:rPr>
            <w:rFonts w:cstheme="minorHAnsi" w:hint="eastAsia"/>
          </w:rPr>
          <w:delText>当前</w:delText>
        </w:r>
        <w:r w:rsidRPr="00A7303A" w:rsidDel="00206836">
          <w:rPr>
            <w:rFonts w:cstheme="minorHAnsi" w:hint="eastAsia"/>
          </w:rPr>
          <w:delText>N</w:delText>
        </w:r>
        <w:r w:rsidRPr="00A7303A" w:rsidDel="00206836">
          <w:rPr>
            <w:rFonts w:cstheme="minorHAnsi"/>
          </w:rPr>
          <w:delText>ACK</w:delText>
        </w:r>
        <w:r w:rsidRPr="00A7303A" w:rsidDel="00206836">
          <w:rPr>
            <w:rFonts w:cstheme="minorHAnsi" w:hint="eastAsia"/>
          </w:rPr>
          <w:delText>次数字段</w:delText>
        </w:r>
        <w:r w:rsidDel="00206836">
          <w:rPr>
            <w:rFonts w:cstheme="minorHAnsi" w:hint="eastAsia"/>
          </w:rPr>
          <w:delText>。</w:delText>
        </w:r>
      </w:del>
      <w:r w:rsidRPr="00A7303A">
        <w:rPr>
          <w:rFonts w:cstheme="minorHAnsi" w:hint="eastAsia"/>
        </w:rPr>
        <w:t xml:space="preserve"> </w:t>
      </w:r>
    </w:p>
    <w:p w14:paraId="7DFF2220" w14:textId="28D13219" w:rsidR="00A2254B" w:rsidRDefault="00A2254B" w:rsidP="00A2254B">
      <w:pPr>
        <w:pStyle w:val="ab"/>
        <w:numPr>
          <w:ilvl w:val="0"/>
          <w:numId w:val="22"/>
        </w:numPr>
        <w:ind w:firstLineChars="0"/>
        <w:rPr>
          <w:rFonts w:ascii="仿宋" w:hAnsi="仿宋" w:cstheme="minorHAnsi"/>
          <w:sz w:val="21"/>
          <w:szCs w:val="21"/>
        </w:rPr>
      </w:pPr>
      <w:r>
        <w:rPr>
          <w:rFonts w:ascii="仿宋" w:hAnsi="仿宋" w:cstheme="minorHAnsi" w:hint="eastAsia"/>
          <w:b/>
          <w:sz w:val="21"/>
          <w:szCs w:val="21"/>
        </w:rPr>
        <w:t>回复</w:t>
      </w:r>
      <w:ins w:id="363" w:author="Li Yang" w:date="2023-05-15T13:50:00Z">
        <w:r>
          <w:rPr>
            <w:rFonts w:ascii="仿宋" w:hAnsi="仿宋" w:cstheme="minorHAnsi" w:hint="eastAsia"/>
            <w:b/>
            <w:sz w:val="21"/>
            <w:szCs w:val="21"/>
          </w:rPr>
          <w:t>起始</w:t>
        </w:r>
      </w:ins>
      <w:r>
        <w:rPr>
          <w:rFonts w:ascii="仿宋" w:hAnsi="仿宋" w:cstheme="minorHAnsi" w:hint="eastAsia"/>
          <w:b/>
          <w:sz w:val="21"/>
          <w:szCs w:val="21"/>
        </w:rPr>
        <w:t>N</w:t>
      </w:r>
      <w:r>
        <w:rPr>
          <w:rFonts w:ascii="仿宋" w:hAnsi="仿宋" w:cstheme="minorHAnsi"/>
          <w:b/>
          <w:sz w:val="21"/>
          <w:szCs w:val="21"/>
        </w:rPr>
        <w:t>ACK</w:t>
      </w:r>
      <w:r w:rsidRPr="00FF3F12">
        <w:rPr>
          <w:rFonts w:ascii="仿宋" w:hAnsi="仿宋" w:cstheme="minorHAnsi" w:hint="eastAsia"/>
          <w:b/>
          <w:sz w:val="21"/>
          <w:szCs w:val="21"/>
        </w:rPr>
        <w:t>序号（</w:t>
      </w:r>
      <w:proofErr w:type="spellStart"/>
      <w:ins w:id="364" w:author="Li Yang" w:date="2023-05-15T13:50:00Z">
        <w:r>
          <w:rPr>
            <w:rFonts w:ascii="仿宋" w:hAnsi="仿宋" w:cstheme="minorHAnsi" w:hint="eastAsia"/>
            <w:b/>
            <w:sz w:val="21"/>
            <w:szCs w:val="21"/>
          </w:rPr>
          <w:t>In</w:t>
        </w:r>
        <w:r>
          <w:rPr>
            <w:rFonts w:ascii="仿宋" w:hAnsi="仿宋" w:cstheme="minorHAnsi"/>
            <w:b/>
            <w:sz w:val="21"/>
            <w:szCs w:val="21"/>
          </w:rPr>
          <w:t>tial_</w:t>
        </w:r>
      </w:ins>
      <w:r>
        <w:rPr>
          <w:rFonts w:ascii="仿宋" w:hAnsi="仿宋" w:cstheme="minorHAnsi"/>
          <w:b/>
          <w:sz w:val="21"/>
          <w:szCs w:val="21"/>
        </w:rPr>
        <w:t>r</w:t>
      </w:r>
      <w:r w:rsidRPr="00FF3F12">
        <w:rPr>
          <w:rFonts w:ascii="仿宋" w:hAnsi="仿宋" w:cstheme="minorHAnsi"/>
          <w:b/>
          <w:sz w:val="21"/>
          <w:szCs w:val="21"/>
        </w:rPr>
        <w:t>NPN</w:t>
      </w:r>
      <w:proofErr w:type="spellEnd"/>
      <w:r w:rsidRPr="00FF3F12">
        <w:rPr>
          <w:rFonts w:ascii="仿宋" w:hAnsi="仿宋" w:cstheme="minorHAnsi" w:hint="eastAsia"/>
          <w:b/>
          <w:sz w:val="21"/>
          <w:szCs w:val="21"/>
        </w:rPr>
        <w:t>）：</w:t>
      </w:r>
      <w:r w:rsidRPr="00FF3F12">
        <w:rPr>
          <w:rFonts w:ascii="仿宋" w:hAnsi="仿宋" w:cstheme="minorHAnsi"/>
          <w:sz w:val="21"/>
          <w:szCs w:val="21"/>
        </w:rPr>
        <w:t xml:space="preserve"> 32bits，标识</w:t>
      </w:r>
      <w:ins w:id="365" w:author="Li Yang" w:date="2023-05-15T13:50:00Z">
        <w:r w:rsidRPr="00FF3F12">
          <w:rPr>
            <w:rFonts w:ascii="仿宋" w:hAnsi="仿宋" w:hint="eastAsia"/>
            <w:sz w:val="21"/>
            <w:szCs w:val="21"/>
          </w:rPr>
          <w:t>报文中包括的</w:t>
        </w:r>
      </w:ins>
      <w:r w:rsidR="004F08A4">
        <w:rPr>
          <w:rFonts w:ascii="仿宋" w:hAnsi="仿宋" w:hint="eastAsia"/>
          <w:sz w:val="21"/>
          <w:szCs w:val="21"/>
        </w:rPr>
        <w:t>要回复的</w:t>
      </w:r>
      <w:ins w:id="366" w:author="Li Yang" w:date="2023-05-15T13:50:00Z">
        <w:r>
          <w:rPr>
            <w:rFonts w:ascii="仿宋" w:hAnsi="仿宋" w:hint="eastAsia"/>
            <w:sz w:val="21"/>
            <w:szCs w:val="21"/>
          </w:rPr>
          <w:t>连续</w:t>
        </w:r>
      </w:ins>
      <w:r w:rsidR="004F08A4">
        <w:rPr>
          <w:rFonts w:ascii="仿宋" w:hAnsi="仿宋" w:hint="eastAsia"/>
          <w:sz w:val="21"/>
          <w:szCs w:val="21"/>
        </w:rPr>
        <w:t>N</w:t>
      </w:r>
      <w:r w:rsidR="004F08A4">
        <w:rPr>
          <w:rFonts w:ascii="仿宋" w:hAnsi="仿宋"/>
          <w:sz w:val="21"/>
          <w:szCs w:val="21"/>
        </w:rPr>
        <w:t>ACK</w:t>
      </w:r>
      <w:ins w:id="367" w:author="Li Yang" w:date="2023-05-15T13:50:00Z">
        <w:r>
          <w:rPr>
            <w:rFonts w:ascii="仿宋" w:hAnsi="仿宋" w:cstheme="minorHAnsi" w:hint="eastAsia"/>
            <w:sz w:val="21"/>
            <w:szCs w:val="21"/>
          </w:rPr>
          <w:t>中</w:t>
        </w:r>
      </w:ins>
      <w:del w:id="368" w:author="Li Yang" w:date="2023-05-15T13:50:00Z">
        <w:r w:rsidRPr="00FF3F12" w:rsidDel="00206836">
          <w:rPr>
            <w:rFonts w:ascii="仿宋" w:hAnsi="仿宋" w:cstheme="minorHAnsi"/>
            <w:sz w:val="21"/>
            <w:szCs w:val="21"/>
          </w:rPr>
          <w:delText>高</w:delText>
        </w:r>
        <w:r w:rsidRPr="00FF3F12" w:rsidDel="00206836">
          <w:rPr>
            <w:rFonts w:ascii="仿宋" w:hAnsi="仿宋" w:cstheme="minorHAnsi" w:hint="eastAsia"/>
            <w:sz w:val="21"/>
            <w:szCs w:val="21"/>
          </w:rPr>
          <w:delText>可靠增强传输中接收方</w:delText>
        </w:r>
      </w:del>
      <w:ins w:id="369" w:author="Li Yang" w:date="2023-05-15T13:50:00Z">
        <w:r>
          <w:rPr>
            <w:rFonts w:ascii="仿宋" w:hAnsi="仿宋" w:cstheme="minorHAnsi" w:hint="eastAsia"/>
            <w:sz w:val="21"/>
            <w:szCs w:val="21"/>
          </w:rPr>
          <w:t>最小</w:t>
        </w:r>
      </w:ins>
      <w:r w:rsidRPr="00FF3F12">
        <w:rPr>
          <w:rFonts w:ascii="仿宋" w:hAnsi="仿宋" w:cstheme="minorHAnsi" w:hint="eastAsia"/>
          <w:sz w:val="21"/>
          <w:szCs w:val="21"/>
        </w:rPr>
        <w:t>数据序号</w:t>
      </w:r>
      <w:r w:rsidRPr="00FF3F12">
        <w:rPr>
          <w:rFonts w:ascii="仿宋" w:hAnsi="仿宋" w:cstheme="minorHAnsi"/>
          <w:sz w:val="21"/>
          <w:szCs w:val="21"/>
        </w:rPr>
        <w:t>RPN</w:t>
      </w:r>
      <w:r w:rsidRPr="00FF3F12">
        <w:rPr>
          <w:rFonts w:ascii="仿宋" w:hAnsi="仿宋" w:cstheme="minorHAnsi" w:hint="eastAsia"/>
          <w:sz w:val="21"/>
          <w:szCs w:val="21"/>
        </w:rPr>
        <w:t>。</w:t>
      </w:r>
    </w:p>
    <w:p w14:paraId="5A3513E1" w14:textId="789A41CA" w:rsidR="00BB0F4D" w:rsidRPr="001C4F1A" w:rsidDel="009A0C14" w:rsidRDefault="00BB0F4D">
      <w:pPr>
        <w:pStyle w:val="ab"/>
        <w:ind w:left="420" w:firstLineChars="0" w:firstLine="0"/>
        <w:rPr>
          <w:del w:id="370" w:author="Li Yang" w:date="2023-05-15T13:51:00Z"/>
          <w:rFonts w:ascii="仿宋" w:hAnsi="仿宋"/>
          <w:bCs/>
          <w:color w:val="FF0000"/>
          <w:sz w:val="21"/>
          <w:szCs w:val="21"/>
          <w:u w:val="single"/>
          <w:rPrChange w:id="371" w:author="Li Yang" w:date="2023-05-15T13:52:00Z">
            <w:rPr>
              <w:del w:id="372" w:author="Li Yang" w:date="2023-05-15T13:51:00Z"/>
            </w:rPr>
          </w:rPrChange>
        </w:rPr>
        <w:pPrChange w:id="373" w:author="Li Yang" w:date="2023-05-15T13:51:00Z">
          <w:pPr>
            <w:pStyle w:val="ab"/>
            <w:numPr>
              <w:numId w:val="22"/>
            </w:numPr>
            <w:ind w:left="420" w:firstLineChars="0" w:hanging="420"/>
          </w:pPr>
        </w:pPrChange>
      </w:pPr>
      <w:del w:id="374" w:author="Li Yang" w:date="2023-05-15T13:51:00Z">
        <w:r w:rsidRPr="009A0C14" w:rsidDel="009A0C14">
          <w:rPr>
            <w:rFonts w:ascii="仿宋" w:hAnsi="仿宋" w:hint="eastAsia"/>
            <w:bCs/>
            <w:color w:val="FF0000"/>
            <w:sz w:val="21"/>
            <w:szCs w:val="21"/>
            <w:u w:val="single"/>
            <w:rPrChange w:id="375" w:author="Li Yang" w:date="2023-05-15T13:52:00Z">
              <w:rPr>
                <w:rFonts w:hint="eastAsia"/>
                <w:b/>
              </w:rPr>
            </w:rPrChange>
          </w:rPr>
          <w:delText>最大</w:delText>
        </w:r>
        <w:r w:rsidRPr="009A0C14" w:rsidDel="009A0C14">
          <w:rPr>
            <w:rFonts w:ascii="仿宋" w:hAnsi="仿宋"/>
            <w:bCs/>
            <w:color w:val="FF0000"/>
            <w:sz w:val="21"/>
            <w:szCs w:val="21"/>
            <w:u w:val="single"/>
            <w:rPrChange w:id="376" w:author="Li Yang" w:date="2023-05-15T13:52:00Z">
              <w:rPr>
                <w:b/>
              </w:rPr>
            </w:rPrChange>
          </w:rPr>
          <w:delText>NACK</w:delText>
        </w:r>
        <w:r w:rsidRPr="009A0C14" w:rsidDel="009A0C14">
          <w:rPr>
            <w:rFonts w:ascii="仿宋" w:hAnsi="仿宋" w:hint="eastAsia"/>
            <w:bCs/>
            <w:color w:val="FF0000"/>
            <w:sz w:val="21"/>
            <w:szCs w:val="21"/>
            <w:u w:val="single"/>
            <w:rPrChange w:id="377" w:author="Li Yang" w:date="2023-05-15T13:52:00Z">
              <w:rPr>
                <w:rFonts w:hint="eastAsia"/>
                <w:b/>
              </w:rPr>
            </w:rPrChange>
          </w:rPr>
          <w:delText>次数（</w:delText>
        </w:r>
        <w:r w:rsidRPr="009A0C14" w:rsidDel="009A0C14">
          <w:rPr>
            <w:rFonts w:ascii="仿宋" w:hAnsi="仿宋"/>
            <w:bCs/>
            <w:color w:val="FF0000"/>
            <w:sz w:val="21"/>
            <w:szCs w:val="21"/>
            <w:u w:val="single"/>
            <w:rPrChange w:id="378" w:author="Li Yang" w:date="2023-05-15T13:52:00Z">
              <w:rPr>
                <w:b/>
              </w:rPr>
            </w:rPrChange>
          </w:rPr>
          <w:delText>NACKMnum</w:delText>
        </w:r>
        <w:r w:rsidRPr="009A0C14" w:rsidDel="009A0C14">
          <w:rPr>
            <w:rFonts w:ascii="仿宋" w:hAnsi="仿宋" w:hint="eastAsia"/>
            <w:bCs/>
            <w:color w:val="FF0000"/>
            <w:sz w:val="21"/>
            <w:szCs w:val="21"/>
            <w:u w:val="single"/>
            <w:rPrChange w:id="379" w:author="Li Yang" w:date="2023-05-15T13:52:00Z">
              <w:rPr>
                <w:rFonts w:hint="eastAsia"/>
                <w:b/>
              </w:rPr>
            </w:rPrChange>
          </w:rPr>
          <w:delText>）</w:delText>
        </w:r>
        <w:r w:rsidRPr="009A0C14" w:rsidDel="009A0C14">
          <w:rPr>
            <w:rFonts w:ascii="仿宋" w:hAnsi="仿宋" w:hint="eastAsia"/>
            <w:bCs/>
            <w:color w:val="FF0000"/>
            <w:sz w:val="21"/>
            <w:szCs w:val="21"/>
            <w:u w:val="single"/>
            <w:rPrChange w:id="380" w:author="Li Yang" w:date="2023-05-15T13:52:00Z">
              <w:rPr>
                <w:rFonts w:hint="eastAsia"/>
              </w:rPr>
            </w:rPrChange>
          </w:rPr>
          <w:delText>：</w:delText>
        </w:r>
        <w:r w:rsidRPr="009A0C14" w:rsidDel="009A0C14">
          <w:rPr>
            <w:rFonts w:ascii="仿宋" w:hAnsi="仿宋"/>
            <w:bCs/>
            <w:color w:val="FF0000"/>
            <w:sz w:val="21"/>
            <w:szCs w:val="21"/>
            <w:u w:val="single"/>
            <w:rPrChange w:id="381" w:author="Li Yang" w:date="2023-05-15T13:52:00Z">
              <w:rPr/>
            </w:rPrChange>
          </w:rPr>
          <w:delText>4bits</w:delText>
        </w:r>
        <w:r w:rsidRPr="009A0C14" w:rsidDel="009A0C14">
          <w:rPr>
            <w:rFonts w:ascii="仿宋" w:hAnsi="仿宋" w:hint="eastAsia"/>
            <w:bCs/>
            <w:color w:val="FF0000"/>
            <w:sz w:val="21"/>
            <w:szCs w:val="21"/>
            <w:u w:val="single"/>
            <w:rPrChange w:id="382" w:author="Li Yang" w:date="2023-05-15T13:52:00Z">
              <w:rPr>
                <w:rFonts w:hint="eastAsia"/>
              </w:rPr>
            </w:rPrChange>
          </w:rPr>
          <w:delText>，用于标识高可靠增强传输中最多支持发送</w:delText>
        </w:r>
        <w:r w:rsidRPr="009A0C14" w:rsidDel="009A0C14">
          <w:rPr>
            <w:rFonts w:ascii="仿宋" w:hAnsi="仿宋"/>
            <w:bCs/>
            <w:color w:val="FF0000"/>
            <w:sz w:val="21"/>
            <w:szCs w:val="21"/>
            <w:u w:val="single"/>
            <w:rPrChange w:id="383" w:author="Li Yang" w:date="2023-05-15T13:52:00Z">
              <w:rPr/>
            </w:rPrChange>
          </w:rPr>
          <w:delText>NACK</w:delText>
        </w:r>
        <w:r w:rsidRPr="009A0C14" w:rsidDel="009A0C14">
          <w:rPr>
            <w:rFonts w:ascii="仿宋" w:hAnsi="仿宋" w:hint="eastAsia"/>
            <w:bCs/>
            <w:color w:val="FF0000"/>
            <w:sz w:val="21"/>
            <w:szCs w:val="21"/>
            <w:u w:val="single"/>
            <w:rPrChange w:id="384" w:author="Li Yang" w:date="2023-05-15T13:52:00Z">
              <w:rPr>
                <w:rFonts w:hint="eastAsia"/>
              </w:rPr>
            </w:rPrChange>
          </w:rPr>
          <w:delText>的次数（最大重传次数</w:delText>
        </w:r>
      </w:del>
    </w:p>
    <w:p w14:paraId="7C7BB79B" w14:textId="77777777" w:rsidR="00BB0F4D" w:rsidDel="009A0C14" w:rsidRDefault="00BB0F4D" w:rsidP="001C4F1A">
      <w:pPr>
        <w:pStyle w:val="ab"/>
        <w:ind w:firstLine="480"/>
        <w:rPr>
          <w:del w:id="385" w:author="Li Yang" w:date="2023-05-15T13:51:00Z"/>
          <w:rFonts w:cstheme="minorHAnsi"/>
        </w:rPr>
      </w:pPr>
    </w:p>
    <w:p w14:paraId="00E758D3" w14:textId="6BB91CC7" w:rsidR="00E94CDD" w:rsidRPr="00FF3F12" w:rsidRDefault="00E94CDD" w:rsidP="00E94CDD">
      <w:pPr>
        <w:pStyle w:val="1"/>
        <w:numPr>
          <w:ilvl w:val="0"/>
          <w:numId w:val="12"/>
        </w:numPr>
        <w:rPr>
          <w:rFonts w:ascii="仿宋" w:hAnsi="仿宋" w:cs="Times New Roman"/>
        </w:rPr>
      </w:pPr>
      <w:bookmarkStart w:id="386" w:name="_Toc129782160"/>
      <w:bookmarkStart w:id="387" w:name="_Toc129800519"/>
      <w:bookmarkStart w:id="388" w:name="_Toc130485813"/>
      <w:bookmarkStart w:id="389" w:name="_Toc130486195"/>
      <w:bookmarkStart w:id="390" w:name="_Toc129782161"/>
      <w:bookmarkStart w:id="391" w:name="_Toc129800520"/>
      <w:bookmarkStart w:id="392" w:name="_Toc130485814"/>
      <w:bookmarkStart w:id="393" w:name="_Toc130486196"/>
      <w:bookmarkStart w:id="394" w:name="_Toc118038498"/>
      <w:bookmarkStart w:id="395" w:name="_Toc118038499"/>
      <w:bookmarkStart w:id="396" w:name="_Toc117614361"/>
      <w:bookmarkStart w:id="397" w:name="_Toc135051850"/>
      <w:bookmarkEnd w:id="386"/>
      <w:bookmarkEnd w:id="387"/>
      <w:bookmarkEnd w:id="388"/>
      <w:bookmarkEnd w:id="389"/>
      <w:bookmarkEnd w:id="390"/>
      <w:bookmarkEnd w:id="391"/>
      <w:bookmarkEnd w:id="392"/>
      <w:bookmarkEnd w:id="393"/>
      <w:bookmarkEnd w:id="394"/>
      <w:bookmarkEnd w:id="395"/>
      <w:r w:rsidRPr="00FF3F12">
        <w:rPr>
          <w:rFonts w:ascii="仿宋" w:hAnsi="仿宋" w:cs="Times New Roman"/>
        </w:rPr>
        <w:t>SEADP</w:t>
      </w:r>
      <w:r w:rsidRPr="00FF3F12">
        <w:rPr>
          <w:rFonts w:ascii="仿宋" w:hAnsi="仿宋" w:cs="Times New Roman" w:hint="eastAsia"/>
        </w:rPr>
        <w:t>协议</w:t>
      </w:r>
      <w:bookmarkEnd w:id="396"/>
      <w:bookmarkEnd w:id="397"/>
    </w:p>
    <w:p w14:paraId="464746AE" w14:textId="25FF0001" w:rsidR="00E94CDD" w:rsidRPr="00FF3F12" w:rsidRDefault="00E94CDD" w:rsidP="00E94CDD">
      <w:pPr>
        <w:ind w:firstLineChars="200" w:firstLine="420"/>
        <w:rPr>
          <w:rFonts w:ascii="仿宋" w:hAnsi="仿宋" w:cs="Times New Roman"/>
          <w:szCs w:val="21"/>
        </w:rPr>
      </w:pPr>
      <w:r w:rsidRPr="00FF3F12">
        <w:rPr>
          <w:rFonts w:ascii="仿宋" w:hAnsi="仿宋" w:cs="Times New Roman"/>
          <w:szCs w:val="21"/>
        </w:rPr>
        <w:t>SEADP</w:t>
      </w:r>
      <w:r w:rsidRPr="00FF3F12">
        <w:rPr>
          <w:rFonts w:ascii="仿宋" w:hAnsi="仿宋" w:cs="Times New Roman" w:hint="eastAsia"/>
          <w:szCs w:val="21"/>
        </w:rPr>
        <w:t>是一种</w:t>
      </w:r>
      <w:r w:rsidR="007C2D1B" w:rsidRPr="00FF3F12">
        <w:rPr>
          <w:rFonts w:ascii="仿宋" w:hAnsi="仿宋" w:cs="Times New Roman" w:hint="eastAsia"/>
          <w:szCs w:val="21"/>
        </w:rPr>
        <w:t>面向数据块的网络增强的传输层协议</w:t>
      </w:r>
      <w:r w:rsidRPr="00FF3F12">
        <w:rPr>
          <w:rFonts w:ascii="仿宋" w:hAnsi="仿宋" w:cs="Times New Roman" w:hint="eastAsia"/>
          <w:szCs w:val="21"/>
        </w:rPr>
        <w:t>，</w:t>
      </w:r>
      <w:r w:rsidR="007C2D1B" w:rsidRPr="00FF3F12">
        <w:rPr>
          <w:rFonts w:ascii="仿宋" w:hAnsi="仿宋" w:cs="Times New Roman" w:hint="eastAsia"/>
          <w:szCs w:val="21"/>
        </w:rPr>
        <w:t>支持“推”和“拉”两种传输模式</w:t>
      </w:r>
      <w:r w:rsidRPr="00FF3F12">
        <w:rPr>
          <w:rFonts w:ascii="仿宋" w:hAnsi="仿宋" w:cs="Times New Roman" w:hint="eastAsia"/>
          <w:szCs w:val="21"/>
        </w:rPr>
        <w:t>，</w:t>
      </w:r>
      <w:r w:rsidR="007C2D1B" w:rsidRPr="00FF3F12">
        <w:rPr>
          <w:rFonts w:ascii="仿宋" w:hAnsi="仿宋" w:cs="Times New Roman" w:hint="eastAsia"/>
          <w:szCs w:val="21"/>
        </w:rPr>
        <w:t>支持数据块网内缓存，支持流量控制和拥塞控制、支持可靠传输，支持利用网络节点的能力对传输过程进行增强。</w:t>
      </w:r>
      <w:r w:rsidRPr="00FF3F12">
        <w:rPr>
          <w:rFonts w:ascii="仿宋" w:hAnsi="仿宋" w:cs="Times New Roman" w:hint="eastAsia"/>
          <w:szCs w:val="21"/>
        </w:rPr>
        <w:t>设计时需要遵循下述原则和约定：</w:t>
      </w:r>
      <w:r w:rsidR="007C2D1B" w:rsidRPr="00FF3F12">
        <w:rPr>
          <w:rFonts w:ascii="仿宋" w:hAnsi="仿宋" w:cs="Times New Roman"/>
          <w:szCs w:val="21"/>
        </w:rPr>
        <w:t xml:space="preserve"> </w:t>
      </w:r>
    </w:p>
    <w:p w14:paraId="376F6B9C" w14:textId="42AFDE69" w:rsidR="00E94CDD" w:rsidRPr="00FF3F12" w:rsidRDefault="00E94CDD" w:rsidP="00E94CDD">
      <w:pPr>
        <w:pStyle w:val="ab"/>
        <w:numPr>
          <w:ilvl w:val="0"/>
          <w:numId w:val="16"/>
        </w:numPr>
        <w:ind w:firstLineChars="0"/>
        <w:rPr>
          <w:rFonts w:ascii="仿宋" w:hAnsi="仿宋"/>
          <w:sz w:val="21"/>
          <w:szCs w:val="21"/>
        </w:rPr>
      </w:pPr>
      <w:r w:rsidRPr="00FF3F12">
        <w:rPr>
          <w:rFonts w:ascii="仿宋" w:hAnsi="仿宋"/>
          <w:sz w:val="21"/>
          <w:szCs w:val="21"/>
        </w:rPr>
        <w:t>SEADP</w:t>
      </w:r>
      <w:r w:rsidRPr="00FF3F12">
        <w:rPr>
          <w:rFonts w:ascii="仿宋" w:hAnsi="仿宋" w:hint="eastAsia"/>
          <w:sz w:val="21"/>
          <w:szCs w:val="21"/>
        </w:rPr>
        <w:t>协议的源</w:t>
      </w:r>
      <w:r w:rsidR="00AA2CF4" w:rsidRPr="00FF3F12">
        <w:rPr>
          <w:rFonts w:ascii="仿宋" w:hAnsi="仿宋"/>
          <w:sz w:val="21"/>
          <w:szCs w:val="21"/>
        </w:rPr>
        <w:t>SEA</w:t>
      </w:r>
      <w:r w:rsidRPr="00FF3F12">
        <w:rPr>
          <w:rFonts w:ascii="仿宋" w:hAnsi="仿宋"/>
          <w:sz w:val="21"/>
          <w:szCs w:val="21"/>
        </w:rPr>
        <w:t>ID</w:t>
      </w:r>
      <w:r w:rsidRPr="00FF3F12">
        <w:rPr>
          <w:rFonts w:ascii="仿宋" w:hAnsi="仿宋" w:hint="eastAsia"/>
          <w:sz w:val="21"/>
          <w:szCs w:val="21"/>
        </w:rPr>
        <w:t>和目的</w:t>
      </w:r>
      <w:r w:rsidR="00AA2CF4" w:rsidRPr="00FF3F12">
        <w:rPr>
          <w:rFonts w:ascii="仿宋" w:hAnsi="仿宋"/>
          <w:sz w:val="21"/>
          <w:szCs w:val="21"/>
        </w:rPr>
        <w:t>SEA</w:t>
      </w:r>
      <w:r w:rsidRPr="00FF3F12">
        <w:rPr>
          <w:rFonts w:ascii="仿宋" w:hAnsi="仿宋"/>
          <w:sz w:val="21"/>
          <w:szCs w:val="21"/>
        </w:rPr>
        <w:t>ID</w:t>
      </w:r>
      <w:r w:rsidRPr="00FF3F12">
        <w:rPr>
          <w:rFonts w:ascii="仿宋" w:hAnsi="仿宋" w:hint="eastAsia"/>
          <w:sz w:val="21"/>
          <w:szCs w:val="21"/>
        </w:rPr>
        <w:t>，一个为数据</w:t>
      </w:r>
      <w:r w:rsidR="00AA2CF4" w:rsidRPr="00FF3F12">
        <w:rPr>
          <w:rFonts w:ascii="仿宋" w:hAnsi="仿宋"/>
          <w:sz w:val="21"/>
          <w:szCs w:val="21"/>
        </w:rPr>
        <w:t>SEA</w:t>
      </w:r>
      <w:r w:rsidRPr="00FF3F12">
        <w:rPr>
          <w:rFonts w:ascii="仿宋" w:hAnsi="仿宋"/>
          <w:sz w:val="21"/>
          <w:szCs w:val="21"/>
        </w:rPr>
        <w:t>ID</w:t>
      </w:r>
      <w:r w:rsidRPr="00FF3F12">
        <w:rPr>
          <w:rFonts w:ascii="仿宋" w:hAnsi="仿宋" w:hint="eastAsia"/>
          <w:sz w:val="21"/>
          <w:szCs w:val="21"/>
        </w:rPr>
        <w:t>，一个为服务</w:t>
      </w:r>
      <w:r w:rsidR="00AA2CF4" w:rsidRPr="00FF3F12">
        <w:rPr>
          <w:rFonts w:ascii="仿宋" w:hAnsi="仿宋"/>
          <w:sz w:val="21"/>
          <w:szCs w:val="21"/>
        </w:rPr>
        <w:t>SEA</w:t>
      </w:r>
      <w:r w:rsidRPr="00FF3F12">
        <w:rPr>
          <w:rFonts w:ascii="仿宋" w:hAnsi="仿宋"/>
          <w:sz w:val="21"/>
          <w:szCs w:val="21"/>
        </w:rPr>
        <w:t>ID</w:t>
      </w:r>
      <w:r w:rsidR="007C2D1B" w:rsidRPr="00FF3F12">
        <w:rPr>
          <w:rFonts w:ascii="仿宋" w:hAnsi="仿宋" w:hint="eastAsia"/>
          <w:sz w:val="21"/>
          <w:szCs w:val="21"/>
        </w:rPr>
        <w:t>；</w:t>
      </w:r>
    </w:p>
    <w:p w14:paraId="76AFD921" w14:textId="6FF436E3" w:rsidR="00E94CDD" w:rsidRPr="00FF3F12" w:rsidRDefault="00E94CDD" w:rsidP="00E94CDD">
      <w:pPr>
        <w:pStyle w:val="ab"/>
        <w:numPr>
          <w:ilvl w:val="0"/>
          <w:numId w:val="16"/>
        </w:numPr>
        <w:ind w:firstLineChars="0"/>
        <w:rPr>
          <w:rFonts w:ascii="仿宋" w:hAnsi="仿宋"/>
          <w:sz w:val="21"/>
          <w:szCs w:val="21"/>
        </w:rPr>
      </w:pPr>
      <w:r w:rsidRPr="00FF3F12">
        <w:rPr>
          <w:rFonts w:ascii="仿宋" w:hAnsi="仿宋"/>
          <w:sz w:val="21"/>
          <w:szCs w:val="21"/>
        </w:rPr>
        <w:t>SEADP</w:t>
      </w:r>
      <w:r w:rsidRPr="00FF3F12">
        <w:rPr>
          <w:rFonts w:ascii="仿宋" w:hAnsi="仿宋" w:hint="eastAsia"/>
          <w:sz w:val="21"/>
          <w:szCs w:val="21"/>
        </w:rPr>
        <w:t>的基本传输单元是数据块</w:t>
      </w:r>
      <w:r w:rsidR="00BF450C">
        <w:rPr>
          <w:rFonts w:ascii="仿宋" w:hAnsi="仿宋" w:hint="eastAsia"/>
          <w:sz w:val="21"/>
          <w:szCs w:val="21"/>
        </w:rPr>
        <w:t>（chunk）</w:t>
      </w:r>
      <w:r w:rsidRPr="00FF3F12">
        <w:rPr>
          <w:rFonts w:ascii="仿宋" w:hAnsi="仿宋" w:hint="eastAsia"/>
          <w:sz w:val="21"/>
          <w:szCs w:val="21"/>
        </w:rPr>
        <w:t>，具备数据块切分和重组的能力</w:t>
      </w:r>
      <w:r w:rsidR="007C2D1B" w:rsidRPr="00FF3F12">
        <w:rPr>
          <w:rFonts w:ascii="仿宋" w:hAnsi="仿宋" w:hint="eastAsia"/>
          <w:sz w:val="21"/>
          <w:szCs w:val="21"/>
        </w:rPr>
        <w:t>，数据块切分后的基本单元成为数据</w:t>
      </w:r>
      <w:r w:rsidR="00BD1090">
        <w:rPr>
          <w:rFonts w:ascii="仿宋" w:hAnsi="仿宋" w:hint="eastAsia"/>
          <w:sz w:val="21"/>
          <w:szCs w:val="21"/>
        </w:rPr>
        <w:t>块</w:t>
      </w:r>
      <w:r w:rsidR="007C2D1B" w:rsidRPr="00FF3F12">
        <w:rPr>
          <w:rFonts w:ascii="仿宋" w:hAnsi="仿宋" w:hint="eastAsia"/>
          <w:sz w:val="21"/>
          <w:szCs w:val="21"/>
        </w:rPr>
        <w:t>分片（</w:t>
      </w:r>
      <w:r w:rsidR="007C2D1B" w:rsidRPr="00FF3F12">
        <w:rPr>
          <w:rFonts w:ascii="仿宋" w:hAnsi="仿宋"/>
          <w:sz w:val="21"/>
          <w:szCs w:val="21"/>
        </w:rPr>
        <w:t>piece）</w:t>
      </w:r>
      <w:r w:rsidR="007C2D1B" w:rsidRPr="00FF3F12">
        <w:rPr>
          <w:rFonts w:ascii="仿宋" w:hAnsi="仿宋" w:hint="eastAsia"/>
          <w:sz w:val="21"/>
          <w:szCs w:val="21"/>
        </w:rPr>
        <w:t>；</w:t>
      </w:r>
    </w:p>
    <w:p w14:paraId="084F2CE1" w14:textId="6F309151" w:rsidR="007C2D1B" w:rsidRPr="00FF3F12" w:rsidRDefault="00E94CDD" w:rsidP="00E94CDD">
      <w:pPr>
        <w:pStyle w:val="ab"/>
        <w:numPr>
          <w:ilvl w:val="0"/>
          <w:numId w:val="16"/>
        </w:numPr>
        <w:ind w:firstLineChars="0"/>
        <w:rPr>
          <w:rFonts w:ascii="仿宋" w:hAnsi="仿宋"/>
          <w:sz w:val="21"/>
          <w:szCs w:val="21"/>
        </w:rPr>
      </w:pPr>
      <w:r w:rsidRPr="00FF3F12">
        <w:rPr>
          <w:rFonts w:ascii="仿宋" w:hAnsi="仿宋"/>
          <w:sz w:val="21"/>
          <w:szCs w:val="21"/>
        </w:rPr>
        <w:t>SEADP</w:t>
      </w:r>
      <w:r w:rsidRPr="00FF3F12">
        <w:rPr>
          <w:rFonts w:ascii="仿宋" w:hAnsi="仿宋" w:cs="Times New Roman" w:hint="eastAsia"/>
          <w:sz w:val="21"/>
          <w:szCs w:val="21"/>
        </w:rPr>
        <w:t>支持</w:t>
      </w:r>
      <w:r w:rsidR="007C2D1B" w:rsidRPr="00FF3F12">
        <w:rPr>
          <w:rFonts w:ascii="仿宋" w:hAnsi="仿宋" w:cs="Times New Roman" w:hint="eastAsia"/>
          <w:sz w:val="21"/>
          <w:szCs w:val="21"/>
        </w:rPr>
        <w:t>网络中间节点在传输过程中对</w:t>
      </w:r>
      <w:r w:rsidRPr="00FF3F12">
        <w:rPr>
          <w:rFonts w:ascii="仿宋" w:hAnsi="仿宋" w:cs="Times New Roman" w:hint="eastAsia"/>
          <w:sz w:val="21"/>
          <w:szCs w:val="21"/>
        </w:rPr>
        <w:t>数据块</w:t>
      </w:r>
      <w:r w:rsidR="007C2D1B" w:rsidRPr="00FF3F12">
        <w:rPr>
          <w:rFonts w:ascii="仿宋" w:hAnsi="仿宋" w:cs="Times New Roman" w:hint="eastAsia"/>
          <w:sz w:val="21"/>
          <w:szCs w:val="21"/>
        </w:rPr>
        <w:t>进行</w:t>
      </w:r>
      <w:r w:rsidRPr="00FF3F12">
        <w:rPr>
          <w:rFonts w:ascii="仿宋" w:hAnsi="仿宋" w:cs="Times New Roman" w:hint="eastAsia"/>
          <w:sz w:val="21"/>
          <w:szCs w:val="21"/>
        </w:rPr>
        <w:t>缓存，</w:t>
      </w:r>
      <w:r w:rsidR="007C2D1B" w:rsidRPr="00FF3F12">
        <w:rPr>
          <w:rFonts w:ascii="仿宋" w:hAnsi="仿宋" w:cs="Times New Roman" w:hint="eastAsia"/>
          <w:sz w:val="21"/>
          <w:szCs w:val="21"/>
        </w:rPr>
        <w:t>支持从</w:t>
      </w:r>
      <w:r w:rsidR="00E45B21" w:rsidRPr="00FF3F12">
        <w:rPr>
          <w:rFonts w:ascii="仿宋" w:hAnsi="仿宋" w:cs="Times New Roman" w:hint="eastAsia"/>
          <w:sz w:val="21"/>
          <w:szCs w:val="21"/>
        </w:rPr>
        <w:t>缓存数据块的</w:t>
      </w:r>
      <w:r w:rsidR="007C2D1B" w:rsidRPr="00FF3F12">
        <w:rPr>
          <w:rFonts w:ascii="仿宋" w:hAnsi="仿宋" w:cs="Times New Roman" w:hint="eastAsia"/>
          <w:sz w:val="21"/>
          <w:szCs w:val="21"/>
        </w:rPr>
        <w:t>网络节点获取数据块；</w:t>
      </w:r>
      <w:r w:rsidR="00E45B21" w:rsidRPr="00FF3F12">
        <w:rPr>
          <w:rFonts w:ascii="仿宋" w:hAnsi="仿宋" w:cs="Times New Roman" w:hint="eastAsia"/>
          <w:sz w:val="21"/>
          <w:szCs w:val="21"/>
        </w:rPr>
        <w:t>支持</w:t>
      </w:r>
      <w:r w:rsidR="00E45B21" w:rsidRPr="00FF3F12">
        <w:rPr>
          <w:rFonts w:ascii="仿宋" w:hAnsi="仿宋" w:cs="Helvetica" w:hint="eastAsia"/>
          <w:color w:val="333333"/>
          <w:sz w:val="21"/>
          <w:szCs w:val="21"/>
          <w:shd w:val="clear" w:color="auto" w:fill="FFFFFF"/>
        </w:rPr>
        <w:t>网内缓存需要在</w:t>
      </w:r>
      <w:r w:rsidR="00E45B21" w:rsidRPr="00FF3F12">
        <w:rPr>
          <w:rFonts w:ascii="仿宋" w:hAnsi="仿宋"/>
          <w:sz w:val="21"/>
          <w:szCs w:val="21"/>
        </w:rPr>
        <w:t>IDP</w:t>
      </w:r>
      <w:r w:rsidR="001855A7">
        <w:rPr>
          <w:rFonts w:ascii="仿宋" w:hAnsi="仿宋" w:hint="eastAsia"/>
          <w:sz w:val="21"/>
          <w:szCs w:val="21"/>
        </w:rPr>
        <w:t>首部</w:t>
      </w:r>
      <w:r w:rsidR="00E45B21" w:rsidRPr="00FF3F12">
        <w:rPr>
          <w:rFonts w:ascii="仿宋" w:hAnsi="仿宋" w:cs="Helvetica" w:hint="eastAsia"/>
          <w:color w:val="333333"/>
          <w:sz w:val="21"/>
          <w:szCs w:val="21"/>
          <w:shd w:val="clear" w:color="auto" w:fill="FFFFFF"/>
        </w:rPr>
        <w:t>的</w:t>
      </w:r>
      <w:r w:rsidR="00E45B21" w:rsidRPr="00FF3F12">
        <w:rPr>
          <w:rFonts w:ascii="仿宋" w:hAnsi="仿宋" w:cs="Helvetica"/>
          <w:color w:val="333333"/>
          <w:sz w:val="21"/>
          <w:szCs w:val="21"/>
          <w:shd w:val="clear" w:color="auto" w:fill="FFFFFF"/>
        </w:rPr>
        <w:t>IrA Flag</w:t>
      </w:r>
      <w:r w:rsidR="00E45B21" w:rsidRPr="00FF3F12">
        <w:rPr>
          <w:rFonts w:ascii="仿宋" w:hAnsi="仿宋" w:cs="Helvetica" w:hint="eastAsia"/>
          <w:color w:val="333333"/>
          <w:sz w:val="21"/>
          <w:szCs w:val="21"/>
          <w:shd w:val="clear" w:color="auto" w:fill="FFFFFF"/>
        </w:rPr>
        <w:t>字段中标出</w:t>
      </w:r>
      <w:r w:rsidR="00542F89" w:rsidRPr="00FF3F12">
        <w:rPr>
          <w:rFonts w:ascii="仿宋" w:hAnsi="仿宋" w:cs="Helvetica"/>
          <w:color w:val="333333"/>
          <w:sz w:val="21"/>
          <w:szCs w:val="21"/>
          <w:shd w:val="clear" w:color="auto" w:fill="FFFFFF"/>
        </w:rPr>
        <w:t>;</w:t>
      </w:r>
    </w:p>
    <w:p w14:paraId="5329B0F0" w14:textId="022F4A47" w:rsidR="00E94CDD" w:rsidRPr="00FF3F12" w:rsidRDefault="00733CF7" w:rsidP="00E94CDD">
      <w:pPr>
        <w:pStyle w:val="ab"/>
        <w:numPr>
          <w:ilvl w:val="0"/>
          <w:numId w:val="16"/>
        </w:numPr>
        <w:ind w:firstLineChars="0"/>
        <w:rPr>
          <w:rFonts w:ascii="仿宋" w:hAnsi="仿宋"/>
          <w:sz w:val="21"/>
          <w:szCs w:val="21"/>
        </w:rPr>
      </w:pPr>
      <w:r w:rsidRPr="00FF3F12">
        <w:rPr>
          <w:rFonts w:ascii="仿宋" w:hAnsi="仿宋"/>
          <w:sz w:val="21"/>
          <w:szCs w:val="21"/>
        </w:rPr>
        <w:t>SEADP</w:t>
      </w:r>
      <w:r w:rsidR="00E94CDD" w:rsidRPr="00FF3F12">
        <w:rPr>
          <w:rFonts w:ascii="仿宋" w:hAnsi="仿宋" w:cs="Times New Roman" w:hint="eastAsia"/>
          <w:sz w:val="21"/>
          <w:szCs w:val="21"/>
        </w:rPr>
        <w:t>支持</w:t>
      </w:r>
      <w:r w:rsidR="00AB295C" w:rsidRPr="00FF3F12">
        <w:rPr>
          <w:rFonts w:ascii="仿宋" w:hAnsi="仿宋" w:cs="Times New Roman" w:hint="eastAsia"/>
          <w:sz w:val="21"/>
          <w:szCs w:val="21"/>
        </w:rPr>
        <w:t>接收者驱动</w:t>
      </w:r>
      <w:r w:rsidR="00E45B21" w:rsidRPr="00FF3F12">
        <w:rPr>
          <w:rFonts w:ascii="仿宋" w:hAnsi="仿宋" w:cs="Times New Roman" w:hint="eastAsia"/>
          <w:sz w:val="21"/>
          <w:szCs w:val="21"/>
        </w:rPr>
        <w:t>（“拉”）</w:t>
      </w:r>
      <w:r w:rsidR="00AB295C" w:rsidRPr="00FF3F12">
        <w:rPr>
          <w:rFonts w:ascii="仿宋" w:hAnsi="仿宋" w:cs="Times New Roman" w:hint="eastAsia"/>
          <w:sz w:val="21"/>
          <w:szCs w:val="21"/>
        </w:rPr>
        <w:t>和发送者驱动</w:t>
      </w:r>
      <w:r w:rsidR="00E45B21" w:rsidRPr="00FF3F12">
        <w:rPr>
          <w:rFonts w:ascii="仿宋" w:hAnsi="仿宋" w:cs="Times New Roman" w:hint="eastAsia"/>
          <w:sz w:val="21"/>
          <w:szCs w:val="21"/>
        </w:rPr>
        <w:t>（“推”）两种传输模式，支持</w:t>
      </w:r>
      <w:r w:rsidR="00AB295C" w:rsidRPr="00FF3F12">
        <w:rPr>
          <w:rFonts w:ascii="仿宋" w:hAnsi="仿宋" w:cs="Times New Roman" w:hint="eastAsia"/>
          <w:sz w:val="21"/>
          <w:szCs w:val="21"/>
        </w:rPr>
        <w:t>的</w:t>
      </w:r>
      <w:r w:rsidR="00E94CDD" w:rsidRPr="00FF3F12">
        <w:rPr>
          <w:rFonts w:ascii="仿宋" w:hAnsi="仿宋" w:cs="Times New Roman" w:hint="eastAsia"/>
          <w:sz w:val="21"/>
          <w:szCs w:val="21"/>
        </w:rPr>
        <w:t>流量控制和拥塞控制、支持</w:t>
      </w:r>
      <w:r w:rsidRPr="00FF3F12">
        <w:rPr>
          <w:rFonts w:ascii="仿宋" w:hAnsi="仿宋" w:cs="Times New Roman" w:hint="eastAsia"/>
          <w:sz w:val="21"/>
          <w:szCs w:val="21"/>
        </w:rPr>
        <w:t>数据块级别的</w:t>
      </w:r>
      <w:r w:rsidR="00E94CDD" w:rsidRPr="00FF3F12">
        <w:rPr>
          <w:rFonts w:ascii="仿宋" w:hAnsi="仿宋" w:cs="Times New Roman" w:hint="eastAsia"/>
          <w:sz w:val="21"/>
          <w:szCs w:val="21"/>
        </w:rPr>
        <w:t>可靠传输</w:t>
      </w:r>
      <w:r w:rsidR="00542F89" w:rsidRPr="00FF3F12">
        <w:rPr>
          <w:rFonts w:ascii="仿宋" w:hAnsi="仿宋" w:cs="Times New Roman"/>
          <w:sz w:val="21"/>
          <w:szCs w:val="21"/>
        </w:rPr>
        <w:t>;</w:t>
      </w:r>
    </w:p>
    <w:p w14:paraId="14556F76" w14:textId="6E2A0055" w:rsidR="00A34BBA" w:rsidRPr="00A34BBA" w:rsidRDefault="00E94CDD" w:rsidP="00A34BBA">
      <w:pPr>
        <w:pStyle w:val="ab"/>
        <w:numPr>
          <w:ilvl w:val="0"/>
          <w:numId w:val="16"/>
        </w:numPr>
        <w:ind w:firstLineChars="0"/>
        <w:rPr>
          <w:rFonts w:ascii="仿宋" w:hAnsi="仿宋"/>
          <w:sz w:val="21"/>
          <w:szCs w:val="21"/>
        </w:rPr>
      </w:pPr>
      <w:r w:rsidRPr="00A34BBA">
        <w:rPr>
          <w:rFonts w:ascii="仿宋" w:hAnsi="仿宋"/>
          <w:sz w:val="21"/>
          <w:szCs w:val="21"/>
        </w:rPr>
        <w:t>SEADP</w:t>
      </w:r>
      <w:r w:rsidR="00B17F09" w:rsidRPr="00A34BBA">
        <w:rPr>
          <w:rFonts w:ascii="仿宋" w:hAnsi="仿宋" w:hint="eastAsia"/>
          <w:sz w:val="21"/>
          <w:szCs w:val="21"/>
        </w:rPr>
        <w:t>数据</w:t>
      </w:r>
      <w:r w:rsidRPr="00A34BBA">
        <w:rPr>
          <w:rFonts w:ascii="仿宋" w:hAnsi="仿宋"/>
          <w:sz w:val="21"/>
          <w:szCs w:val="21"/>
        </w:rPr>
        <w:t>报文大小在添加</w:t>
      </w:r>
      <w:r w:rsidR="00BF450C" w:rsidRPr="00A34BBA">
        <w:rPr>
          <w:rFonts w:ascii="仿宋" w:hAnsi="仿宋" w:hint="eastAsia"/>
          <w:sz w:val="21"/>
          <w:szCs w:val="21"/>
        </w:rPr>
        <w:t>公共报文首部</w:t>
      </w:r>
      <w:r w:rsidR="00B17F09" w:rsidRPr="00A34BBA">
        <w:rPr>
          <w:rFonts w:ascii="仿宋" w:hAnsi="仿宋" w:hint="eastAsia"/>
          <w:sz w:val="21"/>
          <w:szCs w:val="21"/>
        </w:rPr>
        <w:t>、</w:t>
      </w:r>
      <w:r w:rsidRPr="00A34BBA">
        <w:rPr>
          <w:rFonts w:ascii="仿宋" w:hAnsi="仿宋" w:hint="eastAsia"/>
          <w:sz w:val="21"/>
          <w:szCs w:val="21"/>
        </w:rPr>
        <w:t>网络层和链路层报文首部后，不超过一个</w:t>
      </w:r>
      <w:r w:rsidRPr="00A34BBA">
        <w:rPr>
          <w:rFonts w:ascii="仿宋" w:hAnsi="仿宋"/>
          <w:sz w:val="21"/>
          <w:szCs w:val="21"/>
        </w:rPr>
        <w:t>MTU，保证在网络层（IP层）不会被分段。</w:t>
      </w:r>
    </w:p>
    <w:p w14:paraId="71102B2E" w14:textId="02D318CD" w:rsidR="00A34BBA" w:rsidRPr="00A34BBA" w:rsidRDefault="00A34BBA" w:rsidP="00A34BBA">
      <w:pPr>
        <w:pStyle w:val="ab"/>
        <w:ind w:left="840" w:firstLineChars="0" w:firstLine="0"/>
        <w:rPr>
          <w:rFonts w:ascii="仿宋" w:hAnsi="仿宋"/>
          <w:sz w:val="21"/>
          <w:szCs w:val="21"/>
        </w:rPr>
      </w:pPr>
      <w:r w:rsidRPr="007E09A9">
        <w:rPr>
          <w:rFonts w:ascii="仿宋" w:hAnsi="仿宋" w:hint="eastAsia"/>
          <w:color w:val="FF0000"/>
          <w:sz w:val="21"/>
          <w:szCs w:val="21"/>
          <w:u w:val="single"/>
        </w:rPr>
        <w:t>备注：基于网络M</w:t>
      </w:r>
      <w:r w:rsidRPr="007E09A9">
        <w:rPr>
          <w:rFonts w:ascii="仿宋" w:hAnsi="仿宋"/>
          <w:color w:val="FF0000"/>
          <w:sz w:val="21"/>
          <w:szCs w:val="21"/>
          <w:u w:val="single"/>
        </w:rPr>
        <w:t>TU</w:t>
      </w:r>
      <w:r w:rsidRPr="007E09A9">
        <w:rPr>
          <w:rFonts w:ascii="仿宋" w:hAnsi="仿宋" w:hint="eastAsia"/>
          <w:color w:val="FF0000"/>
          <w:sz w:val="21"/>
          <w:szCs w:val="21"/>
          <w:u w:val="single"/>
        </w:rPr>
        <w:t>值，S</w:t>
      </w:r>
      <w:r w:rsidRPr="007E09A9">
        <w:rPr>
          <w:rFonts w:ascii="仿宋" w:hAnsi="仿宋"/>
          <w:color w:val="FF0000"/>
          <w:sz w:val="21"/>
          <w:szCs w:val="21"/>
          <w:u w:val="single"/>
        </w:rPr>
        <w:t>EAUP</w:t>
      </w:r>
      <w:r w:rsidRPr="007E09A9">
        <w:rPr>
          <w:rFonts w:ascii="仿宋" w:hAnsi="仿宋" w:hint="eastAsia"/>
          <w:color w:val="FF0000"/>
          <w:sz w:val="21"/>
          <w:szCs w:val="21"/>
          <w:u w:val="single"/>
        </w:rPr>
        <w:t>会对</w:t>
      </w:r>
      <w:r>
        <w:rPr>
          <w:rFonts w:ascii="仿宋" w:hAnsi="仿宋" w:hint="eastAsia"/>
          <w:color w:val="FF0000"/>
          <w:sz w:val="21"/>
          <w:szCs w:val="21"/>
          <w:u w:val="single"/>
        </w:rPr>
        <w:t>数据分片(piece</w:t>
      </w:r>
      <w:r>
        <w:rPr>
          <w:rFonts w:ascii="仿宋" w:hAnsi="仿宋"/>
          <w:color w:val="FF0000"/>
          <w:sz w:val="21"/>
          <w:szCs w:val="21"/>
          <w:u w:val="single"/>
        </w:rPr>
        <w:t>)</w:t>
      </w:r>
      <w:r w:rsidRPr="007E09A9">
        <w:rPr>
          <w:rFonts w:ascii="仿宋" w:hAnsi="仿宋" w:hint="eastAsia"/>
          <w:color w:val="FF0000"/>
          <w:sz w:val="21"/>
          <w:szCs w:val="21"/>
          <w:u w:val="single"/>
        </w:rPr>
        <w:t>的长度提出限制，要求其小于</w:t>
      </w:r>
      <w:r>
        <w:rPr>
          <w:rFonts w:ascii="仿宋" w:hAnsi="仿宋" w:hint="eastAsia"/>
          <w:color w:val="FF0000"/>
          <w:sz w:val="21"/>
          <w:szCs w:val="21"/>
          <w:u w:val="single"/>
        </w:rPr>
        <w:t>：</w:t>
      </w:r>
      <w:r w:rsidRPr="007E09A9">
        <w:rPr>
          <w:rFonts w:ascii="仿宋" w:hAnsi="仿宋" w:hint="eastAsia"/>
          <w:color w:val="FF0000"/>
          <w:sz w:val="21"/>
          <w:szCs w:val="21"/>
          <w:u w:val="single"/>
        </w:rPr>
        <w:t>M</w:t>
      </w:r>
      <w:r w:rsidRPr="007E09A9">
        <w:rPr>
          <w:rFonts w:ascii="仿宋" w:hAnsi="仿宋"/>
          <w:color w:val="FF0000"/>
          <w:sz w:val="21"/>
          <w:szCs w:val="21"/>
          <w:u w:val="single"/>
        </w:rPr>
        <w:t>TU-</w:t>
      </w:r>
      <w:r w:rsidRPr="007E09A9">
        <w:rPr>
          <w:rFonts w:ascii="仿宋" w:hAnsi="仿宋" w:hint="eastAsia"/>
          <w:color w:val="FF0000"/>
          <w:sz w:val="21"/>
          <w:szCs w:val="21"/>
          <w:u w:val="single"/>
        </w:rPr>
        <w:t>2</w:t>
      </w:r>
      <w:r w:rsidRPr="007E09A9">
        <w:rPr>
          <w:rFonts w:ascii="仿宋" w:hAnsi="仿宋"/>
          <w:color w:val="FF0000"/>
          <w:sz w:val="21"/>
          <w:szCs w:val="21"/>
          <w:u w:val="single"/>
        </w:rPr>
        <w:t>6B</w:t>
      </w:r>
      <w:r>
        <w:rPr>
          <w:rFonts w:ascii="仿宋" w:hAnsi="仿宋" w:hint="eastAsia"/>
          <w:color w:val="FF0000"/>
          <w:sz w:val="21"/>
          <w:szCs w:val="21"/>
          <w:u w:val="single"/>
        </w:rPr>
        <w:t>(</w:t>
      </w:r>
      <w:r w:rsidRPr="007E09A9">
        <w:rPr>
          <w:rFonts w:ascii="仿宋" w:hAnsi="仿宋" w:hint="eastAsia"/>
          <w:color w:val="FF0000"/>
          <w:sz w:val="21"/>
          <w:szCs w:val="21"/>
          <w:u w:val="single"/>
        </w:rPr>
        <w:t>M</w:t>
      </w:r>
      <w:r w:rsidRPr="007E09A9">
        <w:rPr>
          <w:rFonts w:ascii="仿宋" w:hAnsi="仿宋"/>
          <w:color w:val="FF0000"/>
          <w:sz w:val="21"/>
          <w:szCs w:val="21"/>
          <w:u w:val="single"/>
        </w:rPr>
        <w:t>AC</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sidRPr="007E09A9">
        <w:rPr>
          <w:rFonts w:ascii="仿宋" w:hAnsi="仿宋" w:hint="eastAsia"/>
          <w:color w:val="FF0000"/>
          <w:sz w:val="21"/>
          <w:szCs w:val="21"/>
          <w:u w:val="single"/>
        </w:rPr>
        <w:t>4</w:t>
      </w:r>
      <w:r w:rsidRPr="007E09A9">
        <w:rPr>
          <w:rFonts w:ascii="仿宋" w:hAnsi="仿宋"/>
          <w:color w:val="FF0000"/>
          <w:sz w:val="21"/>
          <w:szCs w:val="21"/>
          <w:u w:val="single"/>
        </w:rPr>
        <w:t>0B</w:t>
      </w:r>
      <w:r>
        <w:rPr>
          <w:rFonts w:ascii="仿宋" w:hAnsi="仿宋" w:hint="eastAsia"/>
          <w:color w:val="FF0000"/>
          <w:sz w:val="21"/>
          <w:szCs w:val="21"/>
          <w:u w:val="single"/>
        </w:rPr>
        <w:t>(</w:t>
      </w:r>
      <w:r w:rsidRPr="007E09A9">
        <w:rPr>
          <w:rFonts w:ascii="仿宋" w:hAnsi="仿宋" w:hint="eastAsia"/>
          <w:color w:val="FF0000"/>
          <w:sz w:val="21"/>
          <w:szCs w:val="21"/>
          <w:u w:val="single"/>
        </w:rPr>
        <w:t>I</w:t>
      </w:r>
      <w:r w:rsidRPr="007E09A9">
        <w:rPr>
          <w:rFonts w:ascii="仿宋" w:hAnsi="仿宋"/>
          <w:color w:val="FF0000"/>
          <w:sz w:val="21"/>
          <w:szCs w:val="21"/>
          <w:u w:val="single"/>
        </w:rPr>
        <w:t>P</w:t>
      </w:r>
      <w:r w:rsidRPr="007E09A9">
        <w:rPr>
          <w:rFonts w:ascii="仿宋" w:hAnsi="仿宋" w:hint="eastAsia"/>
          <w:color w:val="FF0000"/>
          <w:sz w:val="21"/>
          <w:szCs w:val="21"/>
          <w:u w:val="single"/>
        </w:rPr>
        <w:t>v</w:t>
      </w:r>
      <w:r w:rsidRPr="007E09A9">
        <w:rPr>
          <w:rFonts w:ascii="仿宋" w:hAnsi="仿宋"/>
          <w:color w:val="FF0000"/>
          <w:sz w:val="21"/>
          <w:szCs w:val="21"/>
          <w:u w:val="single"/>
        </w:rPr>
        <w:t>6</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sidRPr="007E09A9">
        <w:rPr>
          <w:rFonts w:ascii="仿宋" w:hAnsi="仿宋"/>
          <w:color w:val="FF0000"/>
          <w:sz w:val="21"/>
          <w:szCs w:val="21"/>
          <w:u w:val="single"/>
        </w:rPr>
        <w:t>132B</w:t>
      </w:r>
      <w:r>
        <w:rPr>
          <w:rFonts w:ascii="仿宋" w:hAnsi="仿宋" w:hint="eastAsia"/>
          <w:color w:val="FF0000"/>
          <w:sz w:val="21"/>
          <w:szCs w:val="21"/>
          <w:u w:val="single"/>
        </w:rPr>
        <w:t>(</w:t>
      </w:r>
      <w:r w:rsidRPr="007E09A9">
        <w:rPr>
          <w:rFonts w:ascii="仿宋" w:hAnsi="仿宋" w:hint="eastAsia"/>
          <w:color w:val="FF0000"/>
          <w:sz w:val="21"/>
          <w:szCs w:val="21"/>
          <w:u w:val="single"/>
        </w:rPr>
        <w:t>I</w:t>
      </w:r>
      <w:r w:rsidRPr="007E09A9">
        <w:rPr>
          <w:rFonts w:ascii="仿宋" w:hAnsi="仿宋"/>
          <w:color w:val="FF0000"/>
          <w:sz w:val="21"/>
          <w:szCs w:val="21"/>
          <w:u w:val="single"/>
        </w:rPr>
        <w:t>DP</w:t>
      </w:r>
      <w:r w:rsidRPr="007E09A9">
        <w:rPr>
          <w:rFonts w:ascii="仿宋" w:hAnsi="仿宋" w:hint="eastAsia"/>
          <w:color w:val="FF0000"/>
          <w:sz w:val="21"/>
          <w:szCs w:val="21"/>
          <w:u w:val="single"/>
        </w:rPr>
        <w:t>头</w:t>
      </w:r>
      <w:r>
        <w:rPr>
          <w:rFonts w:ascii="仿宋" w:hAnsi="仿宋" w:hint="eastAsia"/>
          <w:color w:val="FF0000"/>
          <w:sz w:val="21"/>
          <w:szCs w:val="21"/>
          <w:u w:val="single"/>
        </w:rPr>
        <w:t>)-</w:t>
      </w:r>
      <w:del w:id="398" w:author="Li Yang" w:date="2023-05-15T13:43:00Z">
        <w:r w:rsidDel="00605280">
          <w:rPr>
            <w:rFonts w:ascii="仿宋" w:hAnsi="仿宋"/>
            <w:color w:val="FF0000"/>
            <w:sz w:val="21"/>
            <w:szCs w:val="21"/>
            <w:u w:val="single"/>
          </w:rPr>
          <w:delText>6</w:delText>
        </w:r>
        <w:r w:rsidRPr="007E09A9" w:rsidDel="00605280">
          <w:rPr>
            <w:rFonts w:ascii="仿宋" w:hAnsi="仿宋"/>
            <w:color w:val="FF0000"/>
            <w:sz w:val="21"/>
            <w:szCs w:val="21"/>
            <w:u w:val="single"/>
          </w:rPr>
          <w:delText>B</w:delText>
        </w:r>
      </w:del>
      <w:ins w:id="399" w:author="Li Yang" w:date="2023-05-15T13:43:00Z">
        <w:r w:rsidR="00605280">
          <w:rPr>
            <w:rFonts w:ascii="仿宋" w:hAnsi="仿宋"/>
            <w:color w:val="FF0000"/>
            <w:sz w:val="21"/>
            <w:szCs w:val="21"/>
            <w:u w:val="single"/>
          </w:rPr>
          <w:t>10</w:t>
        </w:r>
        <w:r w:rsidR="00605280" w:rsidRPr="007E09A9">
          <w:rPr>
            <w:rFonts w:ascii="仿宋" w:hAnsi="仿宋"/>
            <w:color w:val="FF0000"/>
            <w:sz w:val="21"/>
            <w:szCs w:val="21"/>
            <w:u w:val="single"/>
          </w:rPr>
          <w:t>B</w:t>
        </w:r>
      </w:ins>
      <w:r>
        <w:rPr>
          <w:rFonts w:ascii="仿宋" w:hAnsi="仿宋" w:hint="eastAsia"/>
          <w:color w:val="FF0000"/>
          <w:sz w:val="21"/>
          <w:szCs w:val="21"/>
          <w:u w:val="single"/>
        </w:rPr>
        <w:t>(公共头)</w:t>
      </w:r>
      <w:r w:rsidRPr="002D4D8D">
        <w:rPr>
          <w:rFonts w:ascii="仿宋" w:hAnsi="仿宋"/>
          <w:color w:val="FF0000"/>
          <w:sz w:val="21"/>
          <w:szCs w:val="21"/>
          <w:u w:val="single"/>
        </w:rPr>
        <w:t>-</w:t>
      </w:r>
      <w:del w:id="400" w:author="Li Yang" w:date="2023-05-15T13:43:00Z">
        <w:r w:rsidRPr="002D4D8D" w:rsidDel="00605280">
          <w:rPr>
            <w:rFonts w:ascii="仿宋" w:hAnsi="仿宋"/>
            <w:color w:val="FF0000"/>
            <w:sz w:val="21"/>
            <w:szCs w:val="21"/>
            <w:u w:val="single"/>
          </w:rPr>
          <w:delText>33</w:delText>
        </w:r>
        <w:r w:rsidRPr="007E09A9" w:rsidDel="00605280">
          <w:rPr>
            <w:rFonts w:ascii="仿宋" w:hAnsi="仿宋"/>
            <w:color w:val="FF0000"/>
            <w:sz w:val="21"/>
            <w:szCs w:val="21"/>
            <w:u w:val="single"/>
          </w:rPr>
          <w:delText>B</w:delText>
        </w:r>
      </w:del>
      <w:ins w:id="401" w:author="Li Yang" w:date="2023-05-15T13:43:00Z">
        <w:r w:rsidR="00605280">
          <w:rPr>
            <w:rFonts w:ascii="仿宋" w:hAnsi="仿宋"/>
            <w:color w:val="FF0000"/>
            <w:sz w:val="21"/>
            <w:szCs w:val="21"/>
            <w:u w:val="single"/>
          </w:rPr>
          <w:t>47</w:t>
        </w:r>
        <w:r w:rsidR="00605280" w:rsidRPr="007E09A9">
          <w:rPr>
            <w:rFonts w:ascii="仿宋" w:hAnsi="仿宋"/>
            <w:color w:val="FF0000"/>
            <w:sz w:val="21"/>
            <w:szCs w:val="21"/>
            <w:u w:val="single"/>
          </w:rPr>
          <w:t>B</w:t>
        </w:r>
      </w:ins>
      <w:r>
        <w:rPr>
          <w:rFonts w:ascii="仿宋" w:hAnsi="仿宋" w:hint="eastAsia"/>
          <w:color w:val="FF0000"/>
          <w:sz w:val="21"/>
          <w:szCs w:val="21"/>
          <w:u w:val="single"/>
        </w:rPr>
        <w:t>(</w:t>
      </w:r>
      <w:r>
        <w:rPr>
          <w:rFonts w:ascii="仿宋" w:hAnsi="仿宋"/>
          <w:color w:val="FF0000"/>
          <w:sz w:val="21"/>
          <w:szCs w:val="21"/>
          <w:u w:val="single"/>
        </w:rPr>
        <w:t>DP_DAT</w:t>
      </w:r>
      <w:r w:rsidRPr="007E09A9">
        <w:rPr>
          <w:rFonts w:ascii="仿宋" w:hAnsi="仿宋" w:hint="eastAsia"/>
          <w:color w:val="FF0000"/>
          <w:sz w:val="21"/>
          <w:szCs w:val="21"/>
          <w:u w:val="single"/>
        </w:rPr>
        <w:t>头</w:t>
      </w:r>
      <w:r>
        <w:rPr>
          <w:rFonts w:ascii="仿宋" w:hAnsi="仿宋" w:hint="eastAsia"/>
          <w:color w:val="FF0000"/>
          <w:sz w:val="21"/>
          <w:szCs w:val="21"/>
          <w:u w:val="single"/>
        </w:rPr>
        <w:t>)</w:t>
      </w:r>
      <w:ins w:id="402" w:author="Li Yang" w:date="2023-05-15T13:43:00Z">
        <w:r w:rsidR="00605280">
          <w:rPr>
            <w:rFonts w:ascii="仿宋" w:hAnsi="仿宋"/>
            <w:color w:val="FF0000"/>
            <w:sz w:val="21"/>
            <w:szCs w:val="21"/>
            <w:u w:val="single"/>
          </w:rPr>
          <w:t>=</w:t>
        </w:r>
      </w:ins>
      <w:ins w:id="403" w:author="Li Yang" w:date="2023-05-15T13:44:00Z">
        <w:r w:rsidR="00605280">
          <w:rPr>
            <w:rFonts w:ascii="仿宋" w:hAnsi="仿宋"/>
            <w:color w:val="FF0000"/>
            <w:sz w:val="21"/>
            <w:szCs w:val="21"/>
            <w:u w:val="single"/>
          </w:rPr>
          <w:t>1245B</w:t>
        </w:r>
      </w:ins>
      <w:r>
        <w:rPr>
          <w:rFonts w:ascii="仿宋" w:hAnsi="仿宋" w:hint="eastAsia"/>
          <w:color w:val="FF0000"/>
          <w:sz w:val="21"/>
          <w:szCs w:val="21"/>
          <w:u w:val="single"/>
        </w:rPr>
        <w:t>。</w:t>
      </w:r>
    </w:p>
    <w:p w14:paraId="1C032F1F" w14:textId="79D4268F" w:rsidR="00E94CDD" w:rsidRPr="00A34BBA" w:rsidRDefault="00E94CDD" w:rsidP="00A34BBA">
      <w:pPr>
        <w:pStyle w:val="3"/>
        <w:numPr>
          <w:ilvl w:val="0"/>
          <w:numId w:val="71"/>
        </w:numPr>
        <w:rPr>
          <w:rFonts w:ascii="仿宋" w:hAnsi="仿宋"/>
          <w:sz w:val="24"/>
        </w:rPr>
      </w:pPr>
      <w:bookmarkStart w:id="404" w:name="_Toc135051851"/>
      <w:r w:rsidRPr="00FF3F12">
        <w:rPr>
          <w:rFonts w:ascii="仿宋" w:hAnsi="仿宋"/>
          <w:sz w:val="24"/>
        </w:rPr>
        <w:t>SEADP协议层次结构</w:t>
      </w:r>
      <w:bookmarkEnd w:id="404"/>
    </w:p>
    <w:p w14:paraId="1939DDCF" w14:textId="19E0B375" w:rsidR="00A34BBA" w:rsidRDefault="0023589D" w:rsidP="00E94CDD">
      <w:pPr>
        <w:pStyle w:val="ac"/>
        <w:jc w:val="center"/>
        <w:rPr>
          <w:rFonts w:ascii="仿宋" w:eastAsia="仿宋" w:hAnsi="仿宋" w:cs="Times New Roman"/>
          <w:sz w:val="21"/>
        </w:rPr>
      </w:pPr>
      <w:r>
        <w:object w:dxaOrig="18770" w:dyaOrig="7981" w14:anchorId="57B8D180">
          <v:shape id="_x0000_i1036" type="#_x0000_t75" style="width:406.5pt;height:173pt" o:ole="">
            <v:imagedata r:id="rId33" o:title=""/>
          </v:shape>
          <o:OLEObject Type="Embed" ProgID="Visio.Drawing.15" ShapeID="_x0000_i1036" DrawAspect="Content" ObjectID="_1745846779" r:id="rId34"/>
        </w:object>
      </w:r>
    </w:p>
    <w:p w14:paraId="41337404" w14:textId="0DE12325" w:rsidR="00E94CDD" w:rsidRDefault="00E94CDD" w:rsidP="00E94CDD">
      <w:pPr>
        <w:pStyle w:val="ac"/>
        <w:jc w:val="center"/>
        <w:rPr>
          <w:rFonts w:ascii="仿宋" w:eastAsia="仿宋" w:hAnsi="仿宋" w:cs="Times New Roman"/>
          <w:sz w:val="21"/>
        </w:rPr>
      </w:pPr>
      <w:r w:rsidRPr="00FF3F12">
        <w:rPr>
          <w:rFonts w:ascii="仿宋" w:eastAsia="仿宋" w:hAnsi="仿宋" w:cs="Times New Roman" w:hint="eastAsia"/>
          <w:sz w:val="21"/>
        </w:rPr>
        <w:t>图</w:t>
      </w:r>
      <w:r w:rsidRPr="00FF3F12">
        <w:rPr>
          <w:rFonts w:ascii="仿宋" w:eastAsia="仿宋" w:hAnsi="仿宋" w:cs="Times New Roman"/>
          <w:sz w:val="21"/>
        </w:rPr>
        <w:t xml:space="preserve"> </w:t>
      </w:r>
      <w:r w:rsidRPr="006F72A9">
        <w:rPr>
          <w:rFonts w:ascii="仿宋" w:eastAsia="仿宋" w:hAnsi="仿宋" w:cs="Times New Roman"/>
          <w:sz w:val="21"/>
        </w:rPr>
        <w:fldChar w:fldCharType="begin"/>
      </w:r>
      <w:r w:rsidRPr="00FF3F12">
        <w:rPr>
          <w:rFonts w:ascii="仿宋" w:eastAsia="仿宋" w:hAnsi="仿宋" w:cs="Times New Roman"/>
          <w:sz w:val="21"/>
        </w:rPr>
        <w:instrText xml:space="preserve"> SEQ </w:instrText>
      </w:r>
      <w:r w:rsidRPr="00FF3F12">
        <w:rPr>
          <w:rFonts w:ascii="仿宋" w:eastAsia="仿宋" w:hAnsi="仿宋" w:cs="Times New Roman" w:hint="eastAsia"/>
          <w:sz w:val="21"/>
        </w:rPr>
        <w:instrText>图</w:instrText>
      </w:r>
      <w:r w:rsidRPr="00FF3F12">
        <w:rPr>
          <w:rFonts w:ascii="仿宋" w:eastAsia="仿宋" w:hAnsi="仿宋" w:cs="Times New Roman"/>
          <w:sz w:val="21"/>
        </w:rPr>
        <w:instrText xml:space="preserve"> \* ARABIC </w:instrText>
      </w:r>
      <w:r w:rsidRPr="006F72A9">
        <w:rPr>
          <w:rFonts w:ascii="仿宋" w:eastAsia="仿宋" w:hAnsi="仿宋" w:cs="Times New Roman"/>
          <w:sz w:val="21"/>
        </w:rPr>
        <w:fldChar w:fldCharType="separate"/>
      </w:r>
      <w:r w:rsidR="0079115A">
        <w:rPr>
          <w:rFonts w:ascii="仿宋" w:eastAsia="仿宋" w:hAnsi="仿宋" w:cs="Times New Roman"/>
          <w:noProof/>
          <w:sz w:val="21"/>
        </w:rPr>
        <w:t>9</w:t>
      </w:r>
      <w:r w:rsidRPr="006F72A9">
        <w:rPr>
          <w:rFonts w:ascii="仿宋" w:eastAsia="仿宋" w:hAnsi="仿宋" w:cs="Times New Roman"/>
          <w:sz w:val="21"/>
        </w:rPr>
        <w:fldChar w:fldCharType="end"/>
      </w:r>
      <w:r w:rsidRPr="00FF3F12">
        <w:rPr>
          <w:rFonts w:ascii="仿宋" w:eastAsia="仿宋" w:hAnsi="仿宋" w:cs="Times New Roman"/>
          <w:sz w:val="21"/>
        </w:rPr>
        <w:t xml:space="preserve">  SEADP</w:t>
      </w:r>
      <w:r w:rsidRPr="00FF3F12">
        <w:rPr>
          <w:rFonts w:ascii="仿宋" w:eastAsia="仿宋" w:hAnsi="仿宋" w:cs="Times New Roman" w:hint="eastAsia"/>
          <w:sz w:val="21"/>
        </w:rPr>
        <w:t>层次结构</w:t>
      </w:r>
    </w:p>
    <w:p w14:paraId="27DBE5B2" w14:textId="559AFF2D" w:rsidR="00315AF8" w:rsidRPr="006F72A9" w:rsidRDefault="007C711B" w:rsidP="006F72A9">
      <w:pPr>
        <w:pStyle w:val="3"/>
        <w:numPr>
          <w:ilvl w:val="0"/>
          <w:numId w:val="71"/>
        </w:numPr>
        <w:rPr>
          <w:rFonts w:ascii="仿宋" w:hAnsi="仿宋"/>
          <w:sz w:val="24"/>
        </w:rPr>
      </w:pPr>
      <w:r w:rsidRPr="00915C0F">
        <w:rPr>
          <w:rFonts w:ascii="仿宋" w:hAnsi="仿宋"/>
          <w:sz w:val="24"/>
        </w:rPr>
        <w:lastRenderedPageBreak/>
        <w:t xml:space="preserve"> </w:t>
      </w:r>
      <w:bookmarkStart w:id="405" w:name="_Toc135051852"/>
      <w:r w:rsidR="00315AF8" w:rsidRPr="006F72A9">
        <w:rPr>
          <w:rFonts w:ascii="仿宋" w:hAnsi="仿宋"/>
          <w:sz w:val="24"/>
        </w:rPr>
        <w:t>SEADP原理</w:t>
      </w:r>
      <w:r w:rsidR="00315AF8" w:rsidRPr="006F72A9">
        <w:rPr>
          <w:rFonts w:ascii="仿宋" w:hAnsi="仿宋" w:hint="eastAsia"/>
          <w:sz w:val="24"/>
        </w:rPr>
        <w:t>及传输机制</w:t>
      </w:r>
      <w:bookmarkEnd w:id="405"/>
    </w:p>
    <w:p w14:paraId="50719713" w14:textId="051243AD" w:rsidR="00315AF8" w:rsidRDefault="00315AF8" w:rsidP="006F72A9">
      <w:pPr>
        <w:ind w:firstLineChars="200" w:firstLine="420"/>
        <w:rPr>
          <w:rFonts w:ascii="仿宋" w:hAnsi="仿宋"/>
          <w:color w:val="FF0000"/>
          <w:u w:val="single"/>
        </w:rPr>
      </w:pPr>
      <w:r w:rsidRPr="006F72A9">
        <w:rPr>
          <w:rFonts w:ascii="仿宋" w:hAnsi="仿宋" w:hint="eastAsia"/>
          <w:color w:val="FF0000"/>
          <w:u w:val="single"/>
        </w:rPr>
        <w:t>备注：下阶段补充，</w:t>
      </w:r>
      <w:r w:rsidR="007C711B" w:rsidRPr="006F72A9">
        <w:rPr>
          <w:rFonts w:ascii="仿宋" w:hAnsi="仿宋" w:hint="eastAsia"/>
          <w:color w:val="FF0000"/>
          <w:u w:val="single"/>
        </w:rPr>
        <w:t>重点要说明“拉”模式和“推”模式兼容问题，以及对于网络增强机制使用问题。</w:t>
      </w:r>
    </w:p>
    <w:p w14:paraId="2D2BD4F8" w14:textId="397854EA" w:rsidR="007C711B" w:rsidRPr="00A34BBA" w:rsidRDefault="007351A7" w:rsidP="006F72A9">
      <w:pPr>
        <w:pStyle w:val="3"/>
        <w:numPr>
          <w:ilvl w:val="0"/>
          <w:numId w:val="71"/>
        </w:numPr>
        <w:rPr>
          <w:rFonts w:ascii="仿宋" w:hAnsi="仿宋"/>
          <w:sz w:val="24"/>
        </w:rPr>
      </w:pPr>
      <w:bookmarkStart w:id="406" w:name="_Hlk117860823"/>
      <w:r w:rsidRPr="00FF3F12">
        <w:rPr>
          <w:rFonts w:ascii="仿宋" w:hAnsi="仿宋"/>
          <w:sz w:val="24"/>
        </w:rPr>
        <w:t xml:space="preserve"> </w:t>
      </w:r>
      <w:bookmarkStart w:id="407" w:name="_Toc135051853"/>
      <w:r w:rsidR="00E94CDD" w:rsidRPr="00FF3F12">
        <w:rPr>
          <w:rFonts w:ascii="仿宋" w:hAnsi="仿宋"/>
          <w:sz w:val="24"/>
        </w:rPr>
        <w:t>SEADP</w:t>
      </w:r>
      <w:bookmarkEnd w:id="406"/>
      <w:r w:rsidR="00E94CDD" w:rsidRPr="00FF3F12">
        <w:rPr>
          <w:rFonts w:ascii="仿宋" w:hAnsi="仿宋" w:hint="eastAsia"/>
          <w:sz w:val="24"/>
        </w:rPr>
        <w:t>报文格式</w:t>
      </w:r>
      <w:bookmarkEnd w:id="407"/>
    </w:p>
    <w:p w14:paraId="2E82DA02" w14:textId="6A28EB22" w:rsidR="00BC523E" w:rsidRPr="00944DB5" w:rsidRDefault="00BC523E" w:rsidP="00944DB5">
      <w:pPr>
        <w:ind w:firstLineChars="200" w:firstLine="420"/>
        <w:rPr>
          <w:rFonts w:ascii="仿宋" w:hAnsi="仿宋"/>
          <w:szCs w:val="21"/>
        </w:rPr>
      </w:pPr>
      <w:r>
        <w:rPr>
          <w:rFonts w:ascii="仿宋" w:hAnsi="仿宋" w:hint="eastAsia"/>
          <w:szCs w:val="21"/>
        </w:rPr>
        <w:t>当公共首部Pu</w:t>
      </w:r>
      <w:r>
        <w:rPr>
          <w:rFonts w:ascii="仿宋" w:hAnsi="仿宋"/>
          <w:szCs w:val="21"/>
        </w:rPr>
        <w:t xml:space="preserve">blic Header </w:t>
      </w:r>
      <w:r>
        <w:rPr>
          <w:rFonts w:ascii="仿宋" w:hAnsi="仿宋" w:hint="eastAsia"/>
          <w:szCs w:val="21"/>
        </w:rPr>
        <w:t>的</w:t>
      </w:r>
      <w:r w:rsidRPr="006F72A9">
        <w:rPr>
          <w:rFonts w:ascii="仿宋" w:hAnsi="仿宋"/>
          <w:szCs w:val="21"/>
        </w:rPr>
        <w:t>Type</w:t>
      </w:r>
      <w:r>
        <w:rPr>
          <w:rFonts w:ascii="仿宋" w:hAnsi="仿宋" w:hint="eastAsia"/>
          <w:szCs w:val="21"/>
        </w:rPr>
        <w:t>字段的高位取值为0</w:t>
      </w:r>
      <w:r>
        <w:rPr>
          <w:rFonts w:ascii="仿宋" w:hAnsi="仿宋"/>
          <w:szCs w:val="21"/>
        </w:rPr>
        <w:t>01</w:t>
      </w:r>
      <w:r>
        <w:rPr>
          <w:rFonts w:ascii="仿宋" w:hAnsi="仿宋" w:hint="eastAsia"/>
          <w:szCs w:val="21"/>
        </w:rPr>
        <w:t>时，表示是</w:t>
      </w:r>
      <w:r w:rsidRPr="006F72A9">
        <w:rPr>
          <w:rFonts w:ascii="仿宋" w:hAnsi="仿宋"/>
          <w:szCs w:val="21"/>
        </w:rPr>
        <w:t>SEA</w:t>
      </w:r>
      <w:r>
        <w:rPr>
          <w:rFonts w:ascii="仿宋" w:hAnsi="仿宋"/>
          <w:szCs w:val="21"/>
        </w:rPr>
        <w:t>D</w:t>
      </w:r>
      <w:r w:rsidRPr="006F72A9">
        <w:rPr>
          <w:rFonts w:ascii="仿宋" w:hAnsi="仿宋"/>
          <w:szCs w:val="21"/>
        </w:rPr>
        <w:t>P</w:t>
      </w:r>
      <w:r>
        <w:rPr>
          <w:rFonts w:ascii="仿宋" w:hAnsi="仿宋" w:hint="eastAsia"/>
          <w:szCs w:val="21"/>
        </w:rPr>
        <w:t>协议相关报文，使用</w:t>
      </w:r>
      <w:r w:rsidRPr="006F72A9">
        <w:rPr>
          <w:rFonts w:ascii="仿宋" w:hAnsi="仿宋"/>
          <w:szCs w:val="21"/>
        </w:rPr>
        <w:t>Type</w:t>
      </w:r>
      <w:r>
        <w:rPr>
          <w:rFonts w:ascii="仿宋" w:hAnsi="仿宋" w:hint="eastAsia"/>
          <w:szCs w:val="21"/>
        </w:rPr>
        <w:t>字段的低5位</w:t>
      </w:r>
      <w:r w:rsidRPr="006F72A9">
        <w:rPr>
          <w:rFonts w:ascii="仿宋" w:hAnsi="仿宋" w:hint="eastAsia"/>
          <w:szCs w:val="21"/>
        </w:rPr>
        <w:t>标识</w:t>
      </w:r>
      <w:r w:rsidRPr="006F72A9">
        <w:rPr>
          <w:rFonts w:ascii="仿宋" w:hAnsi="仿宋"/>
          <w:szCs w:val="21"/>
        </w:rPr>
        <w:t>SEA</w:t>
      </w:r>
      <w:r>
        <w:rPr>
          <w:rFonts w:ascii="仿宋" w:hAnsi="仿宋"/>
          <w:szCs w:val="21"/>
        </w:rPr>
        <w:t>D</w:t>
      </w:r>
      <w:r w:rsidRPr="006F72A9">
        <w:rPr>
          <w:rFonts w:ascii="仿宋" w:hAnsi="仿宋"/>
          <w:szCs w:val="21"/>
        </w:rPr>
        <w:t>P</w:t>
      </w:r>
      <w:r w:rsidRPr="006F72A9">
        <w:rPr>
          <w:rFonts w:ascii="仿宋" w:hAnsi="仿宋" w:hint="eastAsia"/>
          <w:szCs w:val="21"/>
        </w:rPr>
        <w:t>报文类型，其中：</w:t>
      </w:r>
    </w:p>
    <w:p w14:paraId="6CF242FC" w14:textId="234CB362" w:rsidR="00BC523E" w:rsidRPr="00944DB5" w:rsidRDefault="00BC523E" w:rsidP="00BC523E">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Pr="00944DB5">
        <w:rPr>
          <w:rFonts w:ascii="仿宋" w:hAnsi="仿宋" w:cstheme="minorHAnsi" w:hint="eastAsia"/>
          <w:sz w:val="21"/>
          <w:szCs w:val="21"/>
        </w:rPr>
        <w:t>为</w:t>
      </w:r>
      <w:r w:rsidRPr="00944DB5">
        <w:rPr>
          <w:rFonts w:ascii="仿宋" w:hAnsi="仿宋" w:cstheme="minorHAnsi"/>
          <w:sz w:val="21"/>
          <w:szCs w:val="21"/>
        </w:rPr>
        <w:t>0x</w:t>
      </w:r>
      <w:r w:rsidR="0005422D">
        <w:rPr>
          <w:rFonts w:ascii="仿宋" w:hAnsi="仿宋" w:cstheme="minorHAnsi"/>
          <w:sz w:val="21"/>
          <w:szCs w:val="21"/>
        </w:rPr>
        <w:t>2</w:t>
      </w:r>
      <w:r>
        <w:rPr>
          <w:rFonts w:ascii="仿宋" w:hAnsi="仿宋" w:cstheme="minorHAnsi"/>
          <w:sz w:val="21"/>
          <w:szCs w:val="21"/>
        </w:rPr>
        <w:t>0</w:t>
      </w:r>
      <w:r>
        <w:rPr>
          <w:rFonts w:ascii="仿宋" w:hAnsi="仿宋" w:cstheme="minorHAnsi" w:hint="eastAsia"/>
          <w:sz w:val="21"/>
          <w:szCs w:val="21"/>
        </w:rPr>
        <w:t>（0</w:t>
      </w:r>
      <w:r w:rsidR="0005422D">
        <w:rPr>
          <w:rFonts w:ascii="仿宋" w:hAnsi="仿宋" w:cstheme="minorHAnsi"/>
          <w:sz w:val="21"/>
          <w:szCs w:val="21"/>
        </w:rPr>
        <w:t>0</w:t>
      </w:r>
      <w:r>
        <w:rPr>
          <w:rFonts w:ascii="仿宋" w:hAnsi="仿宋" w:cstheme="minorHAnsi"/>
          <w:sz w:val="21"/>
          <w:szCs w:val="21"/>
        </w:rPr>
        <w:t>1 00000</w:t>
      </w:r>
      <w:r>
        <w:rPr>
          <w:rFonts w:ascii="仿宋" w:hAnsi="仿宋" w:cstheme="minorHAnsi" w:hint="eastAsia"/>
          <w:sz w:val="21"/>
          <w:szCs w:val="21"/>
        </w:rPr>
        <w:t>）</w:t>
      </w:r>
      <w:r w:rsidRPr="00944DB5">
        <w:rPr>
          <w:rFonts w:ascii="仿宋" w:hAnsi="仿宋" w:cstheme="minorHAnsi" w:hint="eastAsia"/>
          <w:sz w:val="21"/>
          <w:szCs w:val="21"/>
        </w:rPr>
        <w:t>时，报文类型：</w:t>
      </w:r>
      <w:r>
        <w:rPr>
          <w:rFonts w:ascii="仿宋" w:hAnsi="仿宋" w:cstheme="minorHAnsi" w:hint="eastAsia"/>
          <w:sz w:val="21"/>
          <w:szCs w:val="21"/>
        </w:rPr>
        <w:t>S</w:t>
      </w:r>
      <w:r>
        <w:rPr>
          <w:rFonts w:ascii="仿宋" w:hAnsi="仿宋" w:cstheme="minorHAnsi"/>
          <w:sz w:val="21"/>
          <w:szCs w:val="21"/>
        </w:rPr>
        <w:t>EA</w:t>
      </w:r>
      <w:r w:rsidR="005876C8">
        <w:rPr>
          <w:rFonts w:ascii="仿宋" w:hAnsi="仿宋" w:cstheme="minorHAnsi"/>
          <w:sz w:val="21"/>
          <w:szCs w:val="21"/>
        </w:rPr>
        <w:t>D</w:t>
      </w:r>
      <w:r>
        <w:rPr>
          <w:rFonts w:ascii="仿宋" w:hAnsi="仿宋" w:cstheme="minorHAnsi"/>
          <w:sz w:val="21"/>
          <w:szCs w:val="21"/>
        </w:rPr>
        <w:t>P</w:t>
      </w:r>
      <w:r w:rsidRPr="00944DB5">
        <w:rPr>
          <w:rFonts w:ascii="仿宋" w:hAnsi="仿宋" w:cstheme="minorHAnsi" w:hint="eastAsia"/>
          <w:sz w:val="21"/>
          <w:szCs w:val="21"/>
        </w:rPr>
        <w:t>数据报文（</w:t>
      </w:r>
      <w:r w:rsidR="005876C8" w:rsidRPr="005876C8">
        <w:rPr>
          <w:rFonts w:ascii="仿宋" w:hAnsi="仿宋" w:cstheme="minorHAnsi"/>
          <w:sz w:val="21"/>
          <w:szCs w:val="21"/>
        </w:rPr>
        <w:t>DP</w:t>
      </w:r>
      <w:r w:rsidRPr="00FF3F12">
        <w:rPr>
          <w:rFonts w:ascii="仿宋" w:hAnsi="仿宋" w:cstheme="minorHAnsi"/>
          <w:sz w:val="21"/>
          <w:szCs w:val="21"/>
        </w:rPr>
        <w:t>_</w:t>
      </w:r>
      <w:r w:rsidRPr="00944DB5">
        <w:rPr>
          <w:rFonts w:ascii="仿宋" w:hAnsi="仿宋" w:cstheme="minorHAnsi"/>
          <w:sz w:val="21"/>
          <w:szCs w:val="21"/>
        </w:rPr>
        <w:t>DAT</w:t>
      </w:r>
      <w:r w:rsidRPr="00944DB5">
        <w:rPr>
          <w:rFonts w:ascii="仿宋" w:hAnsi="仿宋" w:cstheme="minorHAnsi" w:hint="eastAsia"/>
          <w:sz w:val="21"/>
          <w:szCs w:val="21"/>
        </w:rPr>
        <w:t>）</w:t>
      </w:r>
    </w:p>
    <w:p w14:paraId="2500A998" w14:textId="0AC6C3E9" w:rsidR="00BC523E" w:rsidRPr="00944DB5" w:rsidRDefault="00BC523E" w:rsidP="00BC523E">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Pr="00944DB5">
        <w:rPr>
          <w:rFonts w:ascii="仿宋" w:hAnsi="仿宋" w:cstheme="minorHAnsi" w:hint="eastAsia"/>
          <w:sz w:val="21"/>
          <w:szCs w:val="21"/>
        </w:rPr>
        <w:t>为</w:t>
      </w:r>
      <w:r w:rsidRPr="00944DB5">
        <w:rPr>
          <w:rFonts w:ascii="仿宋" w:hAnsi="仿宋" w:cstheme="minorHAnsi"/>
          <w:sz w:val="21"/>
          <w:szCs w:val="21"/>
        </w:rPr>
        <w:t>0x</w:t>
      </w:r>
      <w:r w:rsidR="0005422D">
        <w:rPr>
          <w:rFonts w:ascii="仿宋" w:hAnsi="仿宋" w:cstheme="minorHAnsi"/>
          <w:sz w:val="21"/>
          <w:szCs w:val="21"/>
        </w:rPr>
        <w:t>2</w:t>
      </w:r>
      <w:r>
        <w:rPr>
          <w:rFonts w:ascii="仿宋" w:hAnsi="仿宋" w:cstheme="minorHAnsi"/>
          <w:sz w:val="21"/>
          <w:szCs w:val="21"/>
        </w:rPr>
        <w:t>1</w:t>
      </w:r>
      <w:r>
        <w:rPr>
          <w:rFonts w:ascii="仿宋" w:hAnsi="仿宋" w:cstheme="minorHAnsi" w:hint="eastAsia"/>
          <w:sz w:val="21"/>
          <w:szCs w:val="21"/>
        </w:rPr>
        <w:t>（0</w:t>
      </w:r>
      <w:r w:rsidR="002B6760">
        <w:rPr>
          <w:rFonts w:ascii="仿宋" w:hAnsi="仿宋" w:cstheme="minorHAnsi"/>
          <w:sz w:val="21"/>
          <w:szCs w:val="21"/>
        </w:rPr>
        <w:t>01</w:t>
      </w:r>
      <w:r>
        <w:rPr>
          <w:rFonts w:ascii="仿宋" w:hAnsi="仿宋" w:cstheme="minorHAnsi"/>
          <w:sz w:val="21"/>
          <w:szCs w:val="21"/>
        </w:rPr>
        <w:t xml:space="preserve"> 00001</w:t>
      </w:r>
      <w:r>
        <w:rPr>
          <w:rFonts w:ascii="仿宋" w:hAnsi="仿宋" w:cstheme="minorHAnsi" w:hint="eastAsia"/>
          <w:sz w:val="21"/>
          <w:szCs w:val="21"/>
        </w:rPr>
        <w:t>）</w:t>
      </w:r>
      <w:r w:rsidRPr="00944DB5">
        <w:rPr>
          <w:rFonts w:ascii="仿宋" w:hAnsi="仿宋" w:cstheme="minorHAnsi" w:hint="eastAsia"/>
          <w:sz w:val="21"/>
          <w:szCs w:val="21"/>
        </w:rPr>
        <w:t>时，报文类型：</w:t>
      </w:r>
      <w:r w:rsidR="00CB1E16" w:rsidRPr="00FF3F12">
        <w:rPr>
          <w:rFonts w:ascii="仿宋" w:hAnsi="仿宋" w:hint="eastAsia"/>
          <w:sz w:val="21"/>
          <w:szCs w:val="21"/>
        </w:rPr>
        <w:t>数据块分片请求（</w:t>
      </w:r>
      <w:r w:rsidR="00CB1E16" w:rsidRPr="00FF3F12">
        <w:rPr>
          <w:rFonts w:ascii="仿宋" w:hAnsi="仿宋"/>
          <w:sz w:val="21"/>
          <w:szCs w:val="21"/>
        </w:rPr>
        <w:t>DP_</w:t>
      </w:r>
      <w:r w:rsidR="00DE743D">
        <w:rPr>
          <w:rFonts w:ascii="仿宋" w:hAnsi="仿宋"/>
          <w:sz w:val="21"/>
          <w:szCs w:val="21"/>
        </w:rPr>
        <w:t>PULL</w:t>
      </w:r>
      <w:r w:rsidR="00DE743D">
        <w:rPr>
          <w:rFonts w:ascii="仿宋" w:hAnsi="仿宋" w:hint="eastAsia"/>
          <w:sz w:val="21"/>
          <w:szCs w:val="21"/>
        </w:rPr>
        <w:t>_</w:t>
      </w:r>
      <w:r w:rsidR="00CB1E16" w:rsidRPr="00FF3F12">
        <w:rPr>
          <w:rFonts w:ascii="仿宋" w:hAnsi="仿宋"/>
          <w:sz w:val="21"/>
          <w:szCs w:val="21"/>
        </w:rPr>
        <w:t>REQ）</w:t>
      </w:r>
    </w:p>
    <w:p w14:paraId="2577035D" w14:textId="153470D7" w:rsidR="00BC523E" w:rsidRPr="00944DB5" w:rsidRDefault="00BC523E" w:rsidP="00BC523E">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Pr="00944DB5">
        <w:rPr>
          <w:rFonts w:ascii="仿宋" w:hAnsi="仿宋" w:cstheme="minorHAnsi" w:hint="eastAsia"/>
          <w:sz w:val="21"/>
          <w:szCs w:val="21"/>
        </w:rPr>
        <w:t>为</w:t>
      </w:r>
      <w:r w:rsidRPr="00944DB5">
        <w:rPr>
          <w:rFonts w:ascii="仿宋" w:hAnsi="仿宋" w:cstheme="minorHAnsi"/>
          <w:sz w:val="21"/>
          <w:szCs w:val="21"/>
        </w:rPr>
        <w:t>0x</w:t>
      </w:r>
      <w:r w:rsidR="0005422D">
        <w:rPr>
          <w:rFonts w:ascii="仿宋" w:hAnsi="仿宋" w:cstheme="minorHAnsi"/>
          <w:sz w:val="21"/>
          <w:szCs w:val="21"/>
        </w:rPr>
        <w:t>2</w:t>
      </w:r>
      <w:r>
        <w:rPr>
          <w:rFonts w:ascii="仿宋" w:hAnsi="仿宋" w:cstheme="minorHAnsi"/>
          <w:sz w:val="21"/>
          <w:szCs w:val="21"/>
        </w:rPr>
        <w:t>2</w:t>
      </w:r>
      <w:r>
        <w:rPr>
          <w:rFonts w:ascii="仿宋" w:hAnsi="仿宋" w:cstheme="minorHAnsi" w:hint="eastAsia"/>
          <w:sz w:val="21"/>
          <w:szCs w:val="21"/>
        </w:rPr>
        <w:t>（0</w:t>
      </w:r>
      <w:r w:rsidR="002B6760">
        <w:rPr>
          <w:rFonts w:ascii="仿宋" w:hAnsi="仿宋" w:cstheme="minorHAnsi"/>
          <w:sz w:val="21"/>
          <w:szCs w:val="21"/>
        </w:rPr>
        <w:t>01</w:t>
      </w:r>
      <w:r>
        <w:rPr>
          <w:rFonts w:ascii="仿宋" w:hAnsi="仿宋" w:cstheme="minorHAnsi"/>
          <w:sz w:val="21"/>
          <w:szCs w:val="21"/>
        </w:rPr>
        <w:t xml:space="preserve"> 00010</w:t>
      </w:r>
      <w:r>
        <w:rPr>
          <w:rFonts w:ascii="仿宋" w:hAnsi="仿宋" w:cstheme="minorHAnsi" w:hint="eastAsia"/>
          <w:sz w:val="21"/>
          <w:szCs w:val="21"/>
        </w:rPr>
        <w:t>）</w:t>
      </w:r>
      <w:r w:rsidRPr="00944DB5">
        <w:rPr>
          <w:rFonts w:ascii="仿宋" w:hAnsi="仿宋" w:cstheme="minorHAnsi" w:hint="eastAsia"/>
          <w:sz w:val="21"/>
          <w:szCs w:val="21"/>
        </w:rPr>
        <w:t>时，报文类型：</w:t>
      </w:r>
      <w:r w:rsidR="00CB1E16" w:rsidRPr="00FF3F12">
        <w:rPr>
          <w:rFonts w:ascii="仿宋" w:hAnsi="仿宋" w:hint="eastAsia"/>
          <w:sz w:val="21"/>
          <w:szCs w:val="21"/>
        </w:rPr>
        <w:t>无数据块分片响应（</w:t>
      </w:r>
      <w:r w:rsidR="00CB1E16" w:rsidRPr="00FF3F12">
        <w:rPr>
          <w:rFonts w:ascii="仿宋" w:hAnsi="仿宋"/>
          <w:sz w:val="21"/>
          <w:szCs w:val="21"/>
        </w:rPr>
        <w:t>DP_</w:t>
      </w:r>
      <w:r w:rsidR="002B6760">
        <w:rPr>
          <w:rFonts w:ascii="仿宋" w:hAnsi="仿宋"/>
          <w:sz w:val="21"/>
          <w:szCs w:val="21"/>
        </w:rPr>
        <w:t>PULL</w:t>
      </w:r>
      <w:r w:rsidR="002B6760">
        <w:rPr>
          <w:rFonts w:ascii="仿宋" w:hAnsi="仿宋" w:hint="eastAsia"/>
          <w:sz w:val="21"/>
          <w:szCs w:val="21"/>
        </w:rPr>
        <w:t>_</w:t>
      </w:r>
      <w:r w:rsidR="00CB1E16" w:rsidRPr="00FF3F12">
        <w:rPr>
          <w:rFonts w:ascii="仿宋" w:hAnsi="仿宋"/>
          <w:sz w:val="21"/>
          <w:szCs w:val="21"/>
        </w:rPr>
        <w:t>NACK</w:t>
      </w:r>
      <w:r w:rsidR="00CB1E16" w:rsidRPr="00FF3F12">
        <w:rPr>
          <w:rFonts w:ascii="仿宋" w:hAnsi="仿宋" w:hint="eastAsia"/>
          <w:sz w:val="21"/>
          <w:szCs w:val="21"/>
        </w:rPr>
        <w:t>）</w:t>
      </w:r>
    </w:p>
    <w:p w14:paraId="61C8C3C6" w14:textId="5B736CC1" w:rsidR="00BC523E" w:rsidRDefault="00BC523E" w:rsidP="00BC523E">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Pr="00944DB5">
        <w:rPr>
          <w:rFonts w:ascii="仿宋" w:hAnsi="仿宋" w:cstheme="minorHAnsi" w:hint="eastAsia"/>
          <w:sz w:val="21"/>
          <w:szCs w:val="21"/>
        </w:rPr>
        <w:t>为</w:t>
      </w:r>
      <w:r w:rsidRPr="00944DB5">
        <w:rPr>
          <w:rFonts w:ascii="仿宋" w:hAnsi="仿宋" w:cstheme="minorHAnsi"/>
          <w:sz w:val="21"/>
          <w:szCs w:val="21"/>
        </w:rPr>
        <w:t>0x</w:t>
      </w:r>
      <w:r w:rsidR="0005422D">
        <w:rPr>
          <w:rFonts w:ascii="仿宋" w:hAnsi="仿宋" w:cstheme="minorHAnsi"/>
          <w:sz w:val="21"/>
          <w:szCs w:val="21"/>
        </w:rPr>
        <w:t>2</w:t>
      </w:r>
      <w:r>
        <w:rPr>
          <w:rFonts w:ascii="仿宋" w:hAnsi="仿宋" w:cstheme="minorHAnsi"/>
          <w:sz w:val="21"/>
          <w:szCs w:val="21"/>
        </w:rPr>
        <w:t>3</w:t>
      </w:r>
      <w:r>
        <w:rPr>
          <w:rFonts w:ascii="仿宋" w:hAnsi="仿宋" w:cstheme="minorHAnsi" w:hint="eastAsia"/>
          <w:sz w:val="21"/>
          <w:szCs w:val="21"/>
        </w:rPr>
        <w:t>（0</w:t>
      </w:r>
      <w:r w:rsidR="002B6760">
        <w:rPr>
          <w:rFonts w:ascii="仿宋" w:hAnsi="仿宋" w:cstheme="minorHAnsi"/>
          <w:sz w:val="21"/>
          <w:szCs w:val="21"/>
        </w:rPr>
        <w:t>01</w:t>
      </w:r>
      <w:r>
        <w:rPr>
          <w:rFonts w:ascii="仿宋" w:hAnsi="仿宋" w:cstheme="minorHAnsi"/>
          <w:sz w:val="21"/>
          <w:szCs w:val="21"/>
        </w:rPr>
        <w:t xml:space="preserve"> 00011</w:t>
      </w:r>
      <w:r>
        <w:rPr>
          <w:rFonts w:ascii="仿宋" w:hAnsi="仿宋" w:cstheme="minorHAnsi" w:hint="eastAsia"/>
          <w:sz w:val="21"/>
          <w:szCs w:val="21"/>
        </w:rPr>
        <w:t>）</w:t>
      </w:r>
      <w:r w:rsidRPr="00944DB5">
        <w:rPr>
          <w:rFonts w:ascii="仿宋" w:hAnsi="仿宋" w:cstheme="minorHAnsi" w:hint="eastAsia"/>
          <w:sz w:val="21"/>
          <w:szCs w:val="21"/>
        </w:rPr>
        <w:t>时，报文类型：</w:t>
      </w:r>
      <w:r w:rsidR="00CB1E16" w:rsidRPr="00FF3F12">
        <w:rPr>
          <w:rFonts w:ascii="仿宋" w:hAnsi="仿宋" w:hint="eastAsia"/>
          <w:sz w:val="21"/>
          <w:szCs w:val="21"/>
        </w:rPr>
        <w:t>数据块分片</w:t>
      </w:r>
      <w:r w:rsidR="002B6760">
        <w:rPr>
          <w:rFonts w:ascii="仿宋" w:hAnsi="仿宋" w:hint="eastAsia"/>
          <w:sz w:val="21"/>
          <w:szCs w:val="21"/>
        </w:rPr>
        <w:t>接收选择性确认</w:t>
      </w:r>
      <w:r w:rsidR="00CB1E16" w:rsidRPr="00FF3F12">
        <w:rPr>
          <w:rFonts w:ascii="仿宋" w:hAnsi="仿宋" w:hint="eastAsia"/>
          <w:sz w:val="21"/>
          <w:szCs w:val="21"/>
        </w:rPr>
        <w:t>（</w:t>
      </w:r>
      <w:r w:rsidR="00CB1E16" w:rsidRPr="00FF3F12">
        <w:rPr>
          <w:rFonts w:ascii="仿宋" w:hAnsi="仿宋"/>
          <w:sz w:val="21"/>
          <w:szCs w:val="21"/>
        </w:rPr>
        <w:t>DP_</w:t>
      </w:r>
      <w:r w:rsidR="002B6760">
        <w:rPr>
          <w:rFonts w:ascii="仿宋" w:hAnsi="仿宋"/>
          <w:sz w:val="21"/>
          <w:szCs w:val="21"/>
        </w:rPr>
        <w:t>PUSH</w:t>
      </w:r>
      <w:r w:rsidR="002B6760">
        <w:rPr>
          <w:rFonts w:ascii="仿宋" w:hAnsi="仿宋" w:hint="eastAsia"/>
          <w:sz w:val="21"/>
          <w:szCs w:val="21"/>
        </w:rPr>
        <w:t>_</w:t>
      </w:r>
      <w:r w:rsidR="00CB1E16" w:rsidRPr="00FF3F12">
        <w:rPr>
          <w:rFonts w:ascii="仿宋" w:hAnsi="仿宋"/>
          <w:sz w:val="21"/>
          <w:szCs w:val="21"/>
        </w:rPr>
        <w:t>ACK</w:t>
      </w:r>
      <w:r w:rsidR="00CB1E16" w:rsidRPr="00FF3F12">
        <w:rPr>
          <w:rFonts w:ascii="仿宋" w:hAnsi="仿宋" w:hint="eastAsia"/>
          <w:sz w:val="21"/>
          <w:szCs w:val="21"/>
        </w:rPr>
        <w:t>）</w:t>
      </w:r>
    </w:p>
    <w:p w14:paraId="64080B86" w14:textId="762016B4" w:rsidR="0005422D" w:rsidRPr="002B6760" w:rsidRDefault="0005422D" w:rsidP="00BC523E">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Pr="00944DB5">
        <w:rPr>
          <w:rFonts w:ascii="仿宋" w:hAnsi="仿宋" w:cstheme="minorHAnsi" w:hint="eastAsia"/>
          <w:sz w:val="21"/>
          <w:szCs w:val="21"/>
        </w:rPr>
        <w:t>为</w:t>
      </w:r>
      <w:r w:rsidRPr="00944DB5">
        <w:rPr>
          <w:rFonts w:ascii="仿宋" w:hAnsi="仿宋" w:cstheme="minorHAnsi"/>
          <w:sz w:val="21"/>
          <w:szCs w:val="21"/>
        </w:rPr>
        <w:t>0x</w:t>
      </w:r>
      <w:r>
        <w:rPr>
          <w:rFonts w:ascii="仿宋" w:hAnsi="仿宋" w:cstheme="minorHAnsi"/>
          <w:sz w:val="21"/>
          <w:szCs w:val="21"/>
        </w:rPr>
        <w:t>24</w:t>
      </w:r>
      <w:r>
        <w:rPr>
          <w:rFonts w:ascii="仿宋" w:hAnsi="仿宋" w:cstheme="minorHAnsi" w:hint="eastAsia"/>
          <w:sz w:val="21"/>
          <w:szCs w:val="21"/>
        </w:rPr>
        <w:t>（0</w:t>
      </w:r>
      <w:r w:rsidR="002B6760">
        <w:rPr>
          <w:rFonts w:ascii="仿宋" w:hAnsi="仿宋" w:cstheme="minorHAnsi"/>
          <w:sz w:val="21"/>
          <w:szCs w:val="21"/>
        </w:rPr>
        <w:t>01</w:t>
      </w:r>
      <w:r>
        <w:rPr>
          <w:rFonts w:ascii="仿宋" w:hAnsi="仿宋" w:cstheme="minorHAnsi"/>
          <w:sz w:val="21"/>
          <w:szCs w:val="21"/>
        </w:rPr>
        <w:t xml:space="preserve"> 00100</w:t>
      </w:r>
      <w:r>
        <w:rPr>
          <w:rFonts w:ascii="仿宋" w:hAnsi="仿宋" w:cstheme="minorHAnsi" w:hint="eastAsia"/>
          <w:sz w:val="21"/>
          <w:szCs w:val="21"/>
        </w:rPr>
        <w:t>）</w:t>
      </w:r>
      <w:r w:rsidRPr="00944DB5">
        <w:rPr>
          <w:rFonts w:ascii="仿宋" w:hAnsi="仿宋" w:cstheme="minorHAnsi" w:hint="eastAsia"/>
          <w:sz w:val="21"/>
          <w:szCs w:val="21"/>
        </w:rPr>
        <w:t>时，报文类型：</w:t>
      </w:r>
      <w:r w:rsidR="002B6760" w:rsidRPr="00FF3F12">
        <w:rPr>
          <w:rFonts w:ascii="仿宋" w:hAnsi="仿宋" w:hint="eastAsia"/>
          <w:sz w:val="21"/>
          <w:szCs w:val="21"/>
        </w:rPr>
        <w:t>数据块分片</w:t>
      </w:r>
      <w:r w:rsidR="002B6760">
        <w:rPr>
          <w:rFonts w:ascii="仿宋" w:hAnsi="仿宋" w:hint="eastAsia"/>
          <w:sz w:val="21"/>
          <w:szCs w:val="21"/>
        </w:rPr>
        <w:t>接收否定性确认</w:t>
      </w:r>
      <w:r w:rsidR="002B6760" w:rsidRPr="00FF3F12">
        <w:rPr>
          <w:rFonts w:ascii="仿宋" w:hAnsi="仿宋" w:hint="eastAsia"/>
          <w:sz w:val="21"/>
          <w:szCs w:val="21"/>
        </w:rPr>
        <w:t>（</w:t>
      </w:r>
      <w:r w:rsidR="002B6760" w:rsidRPr="00FF3F12">
        <w:rPr>
          <w:rFonts w:ascii="仿宋" w:hAnsi="仿宋"/>
          <w:sz w:val="21"/>
          <w:szCs w:val="21"/>
        </w:rPr>
        <w:t>DP_</w:t>
      </w:r>
      <w:r w:rsidR="002B6760">
        <w:rPr>
          <w:rFonts w:ascii="仿宋" w:hAnsi="仿宋"/>
          <w:sz w:val="21"/>
          <w:szCs w:val="21"/>
        </w:rPr>
        <w:t>PUSH</w:t>
      </w:r>
      <w:r w:rsidR="002B6760">
        <w:rPr>
          <w:rFonts w:ascii="仿宋" w:hAnsi="仿宋" w:hint="eastAsia"/>
          <w:sz w:val="21"/>
          <w:szCs w:val="21"/>
        </w:rPr>
        <w:t>_</w:t>
      </w:r>
      <w:r w:rsidR="002B6760">
        <w:rPr>
          <w:rFonts w:ascii="仿宋" w:hAnsi="仿宋"/>
          <w:sz w:val="21"/>
          <w:szCs w:val="21"/>
        </w:rPr>
        <w:t>N</w:t>
      </w:r>
      <w:r w:rsidR="002B6760" w:rsidRPr="00FF3F12">
        <w:rPr>
          <w:rFonts w:ascii="仿宋" w:hAnsi="仿宋"/>
          <w:sz w:val="21"/>
          <w:szCs w:val="21"/>
        </w:rPr>
        <w:t>ACK</w:t>
      </w:r>
      <w:r w:rsidR="002B6760" w:rsidRPr="00FF3F12">
        <w:rPr>
          <w:rFonts w:ascii="仿宋" w:hAnsi="仿宋" w:hint="eastAsia"/>
          <w:sz w:val="21"/>
          <w:szCs w:val="21"/>
        </w:rPr>
        <w:t>）</w:t>
      </w:r>
    </w:p>
    <w:p w14:paraId="7F5E9C5D" w14:textId="65759206" w:rsidR="00E94CDD" w:rsidRPr="002B6760" w:rsidRDefault="002B6760" w:rsidP="002B6760">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Pr="00944DB5">
        <w:rPr>
          <w:rFonts w:ascii="仿宋" w:hAnsi="仿宋" w:cstheme="minorHAnsi" w:hint="eastAsia"/>
          <w:sz w:val="21"/>
          <w:szCs w:val="21"/>
        </w:rPr>
        <w:t>为</w:t>
      </w:r>
      <w:r w:rsidRPr="00944DB5">
        <w:rPr>
          <w:rFonts w:ascii="仿宋" w:hAnsi="仿宋" w:cstheme="minorHAnsi"/>
          <w:sz w:val="21"/>
          <w:szCs w:val="21"/>
        </w:rPr>
        <w:t>0x</w:t>
      </w:r>
      <w:r>
        <w:rPr>
          <w:rFonts w:ascii="仿宋" w:hAnsi="仿宋" w:cstheme="minorHAnsi"/>
          <w:sz w:val="21"/>
          <w:szCs w:val="21"/>
        </w:rPr>
        <w:t>25</w:t>
      </w:r>
      <w:r>
        <w:rPr>
          <w:rFonts w:ascii="仿宋" w:hAnsi="仿宋" w:cstheme="minorHAnsi" w:hint="eastAsia"/>
          <w:sz w:val="21"/>
          <w:szCs w:val="21"/>
        </w:rPr>
        <w:t>（0</w:t>
      </w:r>
      <w:r>
        <w:rPr>
          <w:rFonts w:ascii="仿宋" w:hAnsi="仿宋" w:cstheme="minorHAnsi"/>
          <w:sz w:val="21"/>
          <w:szCs w:val="21"/>
        </w:rPr>
        <w:t>01 00101</w:t>
      </w:r>
      <w:r>
        <w:rPr>
          <w:rFonts w:ascii="仿宋" w:hAnsi="仿宋" w:cstheme="minorHAnsi" w:hint="eastAsia"/>
          <w:sz w:val="21"/>
          <w:szCs w:val="21"/>
        </w:rPr>
        <w:t>）</w:t>
      </w:r>
      <w:r w:rsidRPr="00944DB5">
        <w:rPr>
          <w:rFonts w:ascii="仿宋" w:hAnsi="仿宋" w:cstheme="minorHAnsi" w:hint="eastAsia"/>
          <w:sz w:val="21"/>
          <w:szCs w:val="21"/>
        </w:rPr>
        <w:t>时，报文类型：</w:t>
      </w:r>
      <w:r w:rsidRPr="00FF3F12">
        <w:rPr>
          <w:rFonts w:ascii="仿宋" w:hAnsi="仿宋" w:hint="eastAsia"/>
          <w:sz w:val="21"/>
          <w:szCs w:val="21"/>
        </w:rPr>
        <w:t>传输结束（</w:t>
      </w:r>
      <w:r w:rsidRPr="00FF3F12">
        <w:rPr>
          <w:rFonts w:ascii="仿宋" w:hAnsi="仿宋"/>
          <w:sz w:val="21"/>
          <w:szCs w:val="21"/>
        </w:rPr>
        <w:t>DP_FIN）</w:t>
      </w:r>
    </w:p>
    <w:p w14:paraId="13D60451" w14:textId="630A483C" w:rsidR="00CB1E16" w:rsidRPr="00DE743D" w:rsidRDefault="008405A2" w:rsidP="00DE743D">
      <w:pPr>
        <w:ind w:left="420"/>
        <w:rPr>
          <w:rFonts w:ascii="仿宋" w:hAnsi="仿宋"/>
          <w:color w:val="FF0000"/>
          <w:u w:val="single"/>
        </w:rPr>
      </w:pPr>
      <w:r w:rsidRPr="006F72A9">
        <w:rPr>
          <w:rFonts w:ascii="仿宋" w:hAnsi="仿宋" w:hint="eastAsia"/>
          <w:color w:val="FF0000"/>
          <w:u w:val="single"/>
        </w:rPr>
        <w:t>备注：</w:t>
      </w:r>
      <w:r w:rsidR="00DE743D" w:rsidRPr="00DE743D">
        <w:rPr>
          <w:rFonts w:ascii="仿宋" w:hAnsi="仿宋"/>
          <w:color w:val="FF0000"/>
          <w:u w:val="single"/>
        </w:rPr>
        <w:t>DP_PUSH_ACK</w:t>
      </w:r>
      <w:r w:rsidR="00DE743D">
        <w:rPr>
          <w:rFonts w:ascii="仿宋" w:hAnsi="仿宋" w:hint="eastAsia"/>
          <w:color w:val="FF0000"/>
          <w:u w:val="single"/>
        </w:rPr>
        <w:t>和</w:t>
      </w:r>
      <w:r w:rsidR="00DE743D" w:rsidRPr="00DE743D">
        <w:rPr>
          <w:rFonts w:ascii="仿宋" w:hAnsi="仿宋"/>
          <w:color w:val="FF0000"/>
          <w:u w:val="single"/>
        </w:rPr>
        <w:t>DP_PUSH_NACK</w:t>
      </w:r>
      <w:r w:rsidR="00DE743D">
        <w:rPr>
          <w:rFonts w:ascii="仿宋" w:hAnsi="仿宋" w:hint="eastAsia"/>
          <w:color w:val="FF0000"/>
          <w:u w:val="single"/>
        </w:rPr>
        <w:t>报文后续用于</w:t>
      </w:r>
      <w:r w:rsidRPr="006F72A9">
        <w:rPr>
          <w:rFonts w:ascii="仿宋" w:hAnsi="仿宋" w:hint="eastAsia"/>
          <w:color w:val="FF0000"/>
          <w:u w:val="single"/>
        </w:rPr>
        <w:t>“推”模式</w:t>
      </w:r>
      <w:r w:rsidR="00DE743D">
        <w:rPr>
          <w:rFonts w:ascii="仿宋" w:hAnsi="仿宋" w:hint="eastAsia"/>
          <w:color w:val="FF0000"/>
          <w:u w:val="single"/>
        </w:rPr>
        <w:t>下对数据分片的接收确认</w:t>
      </w:r>
      <w:r w:rsidR="00527FFC" w:rsidRPr="006F72A9">
        <w:rPr>
          <w:rFonts w:ascii="仿宋" w:hAnsi="仿宋" w:hint="eastAsia"/>
          <w:color w:val="FF0000"/>
          <w:u w:val="single"/>
        </w:rPr>
        <w:t>，</w:t>
      </w:r>
      <w:r w:rsidR="00DE743D">
        <w:rPr>
          <w:rFonts w:ascii="仿宋" w:hAnsi="仿宋" w:hint="eastAsia"/>
          <w:color w:val="FF0000"/>
          <w:u w:val="single"/>
        </w:rPr>
        <w:t>目前仅列出、未详细设计。</w:t>
      </w:r>
    </w:p>
    <w:p w14:paraId="7C9E161E" w14:textId="582DDE19" w:rsidR="00CB1E16" w:rsidRPr="00FF3F12" w:rsidRDefault="00DE743D" w:rsidP="00CB1E16">
      <w:pPr>
        <w:pStyle w:val="4"/>
        <w:numPr>
          <w:ilvl w:val="0"/>
          <w:numId w:val="73"/>
        </w:numPr>
        <w:rPr>
          <w:rFonts w:ascii="仿宋" w:eastAsia="仿宋" w:hAnsi="仿宋"/>
          <w:sz w:val="21"/>
          <w:szCs w:val="21"/>
        </w:rPr>
      </w:pPr>
      <w:r w:rsidRPr="00DE743D">
        <w:rPr>
          <w:rFonts w:ascii="仿宋" w:eastAsia="仿宋" w:hAnsi="仿宋" w:hint="eastAsia"/>
          <w:sz w:val="21"/>
          <w:szCs w:val="21"/>
        </w:rPr>
        <w:t>SEADP数据报文</w:t>
      </w:r>
      <w:r w:rsidR="00CB1E16" w:rsidRPr="00FF3F12">
        <w:rPr>
          <w:rFonts w:ascii="仿宋" w:eastAsia="仿宋" w:hAnsi="仿宋" w:hint="eastAsia"/>
          <w:sz w:val="21"/>
          <w:szCs w:val="21"/>
        </w:rPr>
        <w:t>（</w:t>
      </w:r>
      <w:r w:rsidR="00CB1E16" w:rsidRPr="006F72A9">
        <w:rPr>
          <w:rFonts w:ascii="仿宋" w:eastAsia="仿宋" w:hAnsi="仿宋"/>
          <w:sz w:val="21"/>
          <w:szCs w:val="21"/>
        </w:rPr>
        <w:t>DP_</w:t>
      </w:r>
      <w:r w:rsidR="00CB1E16" w:rsidRPr="00FF3F12">
        <w:rPr>
          <w:rFonts w:ascii="仿宋" w:eastAsia="仿宋" w:hAnsi="仿宋"/>
          <w:sz w:val="21"/>
          <w:szCs w:val="21"/>
        </w:rPr>
        <w:t>DAT）</w:t>
      </w:r>
    </w:p>
    <w:p w14:paraId="57C36978" w14:textId="1FFCA2B3" w:rsidR="00CB1E16" w:rsidRDefault="00DE743D" w:rsidP="00154B3E">
      <w:pPr>
        <w:ind w:firstLineChars="200" w:firstLine="420"/>
        <w:rPr>
          <w:rFonts w:ascii="仿宋" w:hAnsi="仿宋" w:cs="Times New Roman"/>
          <w:szCs w:val="21"/>
        </w:rPr>
      </w:pPr>
      <w:bookmarkStart w:id="408" w:name="OLE_LINK3"/>
      <w:bookmarkStart w:id="409" w:name="OLE_LINK4"/>
      <w:r>
        <w:rPr>
          <w:rFonts w:ascii="仿宋" w:hAnsi="仿宋" w:cstheme="minorHAnsi" w:hint="eastAsia"/>
          <w:szCs w:val="21"/>
        </w:rPr>
        <w:t>S</w:t>
      </w:r>
      <w:r>
        <w:rPr>
          <w:rFonts w:ascii="仿宋" w:hAnsi="仿宋" w:cstheme="minorHAnsi"/>
          <w:szCs w:val="21"/>
        </w:rPr>
        <w:t>EADP</w:t>
      </w:r>
      <w:r w:rsidRPr="00944DB5">
        <w:rPr>
          <w:rFonts w:ascii="仿宋" w:hAnsi="仿宋" w:cstheme="minorHAnsi" w:hint="eastAsia"/>
          <w:szCs w:val="21"/>
        </w:rPr>
        <w:t>数据报文</w:t>
      </w:r>
      <w:r w:rsidR="00CB1E16" w:rsidRPr="00FF3F12">
        <w:rPr>
          <w:rFonts w:ascii="仿宋" w:hAnsi="仿宋" w:hint="eastAsia"/>
          <w:szCs w:val="21"/>
        </w:rPr>
        <w:t>（</w:t>
      </w:r>
      <w:r w:rsidR="00CB1E16" w:rsidRPr="00FF3F12">
        <w:rPr>
          <w:rFonts w:ascii="仿宋" w:hAnsi="仿宋"/>
          <w:szCs w:val="21"/>
        </w:rPr>
        <w:t>DP_DAT）</w:t>
      </w:r>
      <w:r w:rsidR="00CB1E16" w:rsidRPr="00FF3F12">
        <w:rPr>
          <w:rFonts w:ascii="仿宋" w:hAnsi="仿宋" w:cs="Times New Roman" w:hint="eastAsia"/>
          <w:szCs w:val="21"/>
        </w:rPr>
        <w:t>报文</w:t>
      </w:r>
      <w:r w:rsidRPr="00FF3F12">
        <w:rPr>
          <w:rFonts w:ascii="仿宋" w:hAnsi="仿宋" w:cs="Times New Roman" w:hint="eastAsia"/>
          <w:szCs w:val="21"/>
        </w:rPr>
        <w:t>用于</w:t>
      </w:r>
      <w:r>
        <w:rPr>
          <w:rFonts w:ascii="仿宋" w:hAnsi="仿宋" w:cs="Times New Roman" w:hint="eastAsia"/>
          <w:szCs w:val="21"/>
        </w:rPr>
        <w:t>“拉”模式下</w:t>
      </w:r>
      <w:r w:rsidRPr="00FF3F12">
        <w:rPr>
          <w:rFonts w:ascii="仿宋" w:hAnsi="仿宋" w:cs="Times New Roman" w:hint="eastAsia"/>
          <w:szCs w:val="21"/>
        </w:rPr>
        <w:t>回复</w:t>
      </w:r>
      <w:r w:rsidRPr="00FF3F12">
        <w:rPr>
          <w:rFonts w:ascii="仿宋" w:hAnsi="仿宋" w:cs="Times New Roman" w:hint="eastAsia"/>
          <w:color w:val="121212"/>
          <w:szCs w:val="21"/>
        </w:rPr>
        <w:t>接收端向发送端请求的数据块分片</w:t>
      </w:r>
      <w:r>
        <w:rPr>
          <w:rFonts w:ascii="仿宋" w:hAnsi="仿宋" w:cs="Times New Roman" w:hint="eastAsia"/>
          <w:color w:val="121212"/>
          <w:szCs w:val="21"/>
        </w:rPr>
        <w:t>，或</w:t>
      </w:r>
      <w:r>
        <w:rPr>
          <w:rFonts w:ascii="仿宋" w:hAnsi="仿宋" w:cs="Times New Roman" w:hint="eastAsia"/>
          <w:szCs w:val="21"/>
        </w:rPr>
        <w:t>“</w:t>
      </w:r>
      <w:r>
        <w:rPr>
          <w:rFonts w:ascii="仿宋" w:hAnsi="仿宋" w:cs="Times New Roman" w:hint="eastAsia"/>
          <w:color w:val="121212"/>
          <w:szCs w:val="21"/>
        </w:rPr>
        <w:t>推</w:t>
      </w:r>
      <w:r>
        <w:rPr>
          <w:rFonts w:ascii="仿宋" w:hAnsi="仿宋" w:cs="Times New Roman" w:hint="eastAsia"/>
          <w:szCs w:val="21"/>
        </w:rPr>
        <w:t>”</w:t>
      </w:r>
      <w:r>
        <w:rPr>
          <w:rFonts w:ascii="仿宋" w:hAnsi="仿宋" w:cs="Times New Roman" w:hint="eastAsia"/>
          <w:color w:val="121212"/>
          <w:szCs w:val="21"/>
        </w:rPr>
        <w:t>模式下发送端向接收端发送数据分片</w:t>
      </w:r>
      <w:r w:rsidR="00154B3E">
        <w:rPr>
          <w:rFonts w:ascii="仿宋" w:hAnsi="仿宋" w:cs="Times New Roman" w:hint="eastAsia"/>
          <w:color w:val="121212"/>
          <w:szCs w:val="21"/>
        </w:rPr>
        <w:t>；</w:t>
      </w:r>
      <w:r w:rsidR="00154B3E" w:rsidRPr="00FF3F12">
        <w:rPr>
          <w:rFonts w:ascii="仿宋" w:hAnsi="仿宋"/>
          <w:szCs w:val="21"/>
        </w:rPr>
        <w:t>DP_</w:t>
      </w:r>
      <w:r w:rsidR="00154B3E" w:rsidRPr="00FF3F12">
        <w:rPr>
          <w:rFonts w:ascii="仿宋" w:hAnsi="仿宋"/>
        </w:rPr>
        <w:t>DAT</w:t>
      </w:r>
      <w:r w:rsidR="00154B3E" w:rsidRPr="00FF3F12">
        <w:rPr>
          <w:rFonts w:ascii="仿宋" w:hAnsi="仿宋" w:hint="eastAsia"/>
        </w:rPr>
        <w:t>报文为</w:t>
      </w:r>
      <w:r w:rsidR="00154B3E" w:rsidRPr="00FF3F12">
        <w:rPr>
          <w:rFonts w:ascii="仿宋" w:hAnsi="仿宋"/>
        </w:rPr>
        <w:t>SEADP</w:t>
      </w:r>
      <w:r w:rsidR="00154B3E" w:rsidRPr="00FF3F12">
        <w:rPr>
          <w:rFonts w:ascii="仿宋" w:hAnsi="仿宋" w:hint="eastAsia"/>
        </w:rPr>
        <w:t>数据报文，可使用网络增强传输和</w:t>
      </w:r>
      <w:r w:rsidR="00154B3E" w:rsidRPr="00FF3F12">
        <w:rPr>
          <w:rFonts w:ascii="仿宋" w:hAnsi="仿宋"/>
        </w:rPr>
        <w:t>IDP</w:t>
      </w:r>
      <w:r w:rsidR="00154B3E" w:rsidRPr="00FF3F12">
        <w:rPr>
          <w:rFonts w:ascii="仿宋" w:hAnsi="仿宋" w:hint="eastAsia"/>
        </w:rPr>
        <w:t>的即刻重寻址相关机制</w:t>
      </w:r>
      <w:r w:rsidR="00154B3E">
        <w:rPr>
          <w:rFonts w:ascii="仿宋" w:hAnsi="仿宋" w:hint="eastAsia"/>
        </w:rPr>
        <w:t>，</w:t>
      </w:r>
      <w:r w:rsidR="00154B3E" w:rsidRPr="00FF3F12">
        <w:rPr>
          <w:rFonts w:ascii="仿宋" w:hAnsi="仿宋" w:cs="Times New Roman" w:hint="eastAsia"/>
          <w:szCs w:val="21"/>
        </w:rPr>
        <w:t>格式如下：</w:t>
      </w:r>
      <w:bookmarkEnd w:id="408"/>
      <w:bookmarkEnd w:id="409"/>
    </w:p>
    <w:p w14:paraId="7CBEDAFE" w14:textId="4711EABD" w:rsidR="002F1888" w:rsidRDefault="00F03AA3" w:rsidP="00CB1E16">
      <w:pPr>
        <w:pStyle w:val="ac"/>
        <w:jc w:val="center"/>
        <w:rPr>
          <w:rFonts w:ascii="仿宋" w:eastAsia="仿宋" w:hAnsi="仿宋" w:cs="Times New Roman"/>
          <w:sz w:val="21"/>
        </w:rPr>
      </w:pPr>
      <w:r>
        <w:object w:dxaOrig="7371" w:dyaOrig="2341" w14:anchorId="26C4FA99">
          <v:shape id="_x0000_i1037" type="#_x0000_t75" style="width:418.5pt;height:133.5pt" o:ole="">
            <v:imagedata r:id="rId35" o:title=""/>
          </v:shape>
          <o:OLEObject Type="Embed" ProgID="Visio.Drawing.15" ShapeID="_x0000_i1037" DrawAspect="Content" ObjectID="_1745846780" r:id="rId36"/>
        </w:object>
      </w:r>
    </w:p>
    <w:p w14:paraId="295551E0" w14:textId="38DB4754" w:rsidR="00CB1E16" w:rsidRPr="00FF3F12" w:rsidRDefault="00CB1E16" w:rsidP="00CB1E16">
      <w:pPr>
        <w:pStyle w:val="ac"/>
        <w:jc w:val="center"/>
        <w:rPr>
          <w:rFonts w:ascii="仿宋" w:eastAsia="仿宋" w:hAnsi="仿宋" w:cs="Times New Roman"/>
        </w:rPr>
      </w:pPr>
      <w:r w:rsidRPr="00FF3F12">
        <w:rPr>
          <w:rFonts w:ascii="仿宋" w:eastAsia="仿宋" w:hAnsi="仿宋" w:cs="Times New Roman" w:hint="eastAsia"/>
          <w:sz w:val="21"/>
        </w:rPr>
        <w:t>图</w:t>
      </w:r>
      <w:r w:rsidRPr="00FF3F12">
        <w:rPr>
          <w:rFonts w:ascii="仿宋" w:eastAsia="仿宋" w:hAnsi="仿宋" w:cs="Times New Roman"/>
          <w:sz w:val="21"/>
        </w:rPr>
        <w:t xml:space="preserve"> </w:t>
      </w:r>
      <w:r w:rsidRPr="006F72A9">
        <w:rPr>
          <w:rFonts w:ascii="仿宋" w:eastAsia="仿宋" w:hAnsi="仿宋" w:cs="Times New Roman"/>
          <w:sz w:val="21"/>
        </w:rPr>
        <w:fldChar w:fldCharType="begin"/>
      </w:r>
      <w:r w:rsidRPr="00FF3F12">
        <w:rPr>
          <w:rFonts w:ascii="仿宋" w:eastAsia="仿宋" w:hAnsi="仿宋" w:cs="Times New Roman"/>
          <w:sz w:val="21"/>
        </w:rPr>
        <w:instrText xml:space="preserve"> SEQ </w:instrText>
      </w:r>
      <w:r w:rsidRPr="00FF3F12">
        <w:rPr>
          <w:rFonts w:ascii="仿宋" w:eastAsia="仿宋" w:hAnsi="仿宋" w:cs="Times New Roman" w:hint="eastAsia"/>
          <w:sz w:val="21"/>
        </w:rPr>
        <w:instrText>图</w:instrText>
      </w:r>
      <w:r w:rsidRPr="00FF3F12">
        <w:rPr>
          <w:rFonts w:ascii="仿宋" w:eastAsia="仿宋" w:hAnsi="仿宋" w:cs="Times New Roman"/>
          <w:sz w:val="21"/>
        </w:rPr>
        <w:instrText xml:space="preserve"> \* ARABIC </w:instrText>
      </w:r>
      <w:r w:rsidRPr="006F72A9">
        <w:rPr>
          <w:rFonts w:ascii="仿宋" w:eastAsia="仿宋" w:hAnsi="仿宋" w:cs="Times New Roman"/>
          <w:sz w:val="21"/>
        </w:rPr>
        <w:fldChar w:fldCharType="separate"/>
      </w:r>
      <w:r w:rsidR="0079115A">
        <w:rPr>
          <w:rFonts w:ascii="仿宋" w:eastAsia="仿宋" w:hAnsi="仿宋" w:cs="Times New Roman"/>
          <w:noProof/>
          <w:sz w:val="21"/>
        </w:rPr>
        <w:t>10</w:t>
      </w:r>
      <w:r w:rsidRPr="006F72A9">
        <w:rPr>
          <w:rFonts w:ascii="仿宋" w:eastAsia="仿宋" w:hAnsi="仿宋" w:cs="Times New Roman"/>
          <w:sz w:val="21"/>
        </w:rPr>
        <w:fldChar w:fldCharType="end"/>
      </w:r>
      <w:r w:rsidRPr="00FF3F12">
        <w:rPr>
          <w:rFonts w:ascii="仿宋" w:eastAsia="仿宋" w:hAnsi="仿宋" w:cs="Times New Roman"/>
          <w:sz w:val="21"/>
        </w:rPr>
        <w:t xml:space="preserve">  </w:t>
      </w:r>
      <w:r w:rsidRPr="006F72A9">
        <w:rPr>
          <w:rFonts w:ascii="仿宋" w:eastAsia="仿宋" w:hAnsi="仿宋"/>
          <w:sz w:val="21"/>
          <w:szCs w:val="21"/>
        </w:rPr>
        <w:t>DP_</w:t>
      </w:r>
      <w:r w:rsidRPr="00FF3F12">
        <w:rPr>
          <w:rFonts w:ascii="仿宋" w:eastAsia="仿宋" w:hAnsi="仿宋" w:cs="Times New Roman"/>
          <w:sz w:val="21"/>
        </w:rPr>
        <w:t>FDAT</w:t>
      </w:r>
      <w:r w:rsidRPr="00FF3F12">
        <w:rPr>
          <w:rFonts w:ascii="仿宋" w:eastAsia="仿宋" w:hAnsi="仿宋" w:cs="Times New Roman" w:hint="eastAsia"/>
          <w:sz w:val="21"/>
        </w:rPr>
        <w:t>报文格式</w:t>
      </w:r>
    </w:p>
    <w:p w14:paraId="4932CC73" w14:textId="77777777" w:rsidR="00CB1E16" w:rsidRPr="00FF3F12" w:rsidRDefault="00CB1E16" w:rsidP="00CB1E16">
      <w:pPr>
        <w:rPr>
          <w:rFonts w:ascii="仿宋" w:hAnsi="仿宋"/>
          <w:szCs w:val="21"/>
        </w:rPr>
      </w:pPr>
    </w:p>
    <w:p w14:paraId="50C330FA" w14:textId="77777777" w:rsidR="00B36DF1" w:rsidRPr="00BE1829" w:rsidRDefault="00B36DF1" w:rsidP="00B36DF1">
      <w:pPr>
        <w:pStyle w:val="ab"/>
        <w:numPr>
          <w:ilvl w:val="0"/>
          <w:numId w:val="59"/>
        </w:numPr>
        <w:ind w:firstLineChars="0"/>
        <w:rPr>
          <w:rFonts w:ascii="仿宋" w:hAnsi="仿宋" w:cs="Times New Roman"/>
          <w:sz w:val="21"/>
          <w:szCs w:val="21"/>
        </w:rPr>
      </w:pPr>
      <w:r w:rsidRPr="00FF3F12">
        <w:rPr>
          <w:rFonts w:ascii="仿宋" w:hAnsi="仿宋" w:cs="Times New Roman"/>
          <w:b/>
          <w:sz w:val="21"/>
          <w:szCs w:val="21"/>
        </w:rPr>
        <w:t>Flag</w:t>
      </w:r>
      <w:r>
        <w:rPr>
          <w:rFonts w:ascii="仿宋" w:hAnsi="仿宋" w:cs="Times New Roman" w:hint="eastAsia"/>
          <w:b/>
          <w:sz w:val="21"/>
          <w:szCs w:val="21"/>
        </w:rPr>
        <w:t>s</w:t>
      </w:r>
      <w:r w:rsidRPr="00FF3F12">
        <w:rPr>
          <w:rFonts w:ascii="仿宋" w:hAnsi="仿宋" w:cs="Times New Roman" w:hint="eastAsia"/>
          <w:sz w:val="21"/>
          <w:szCs w:val="21"/>
        </w:rPr>
        <w:t>：</w:t>
      </w:r>
      <w:r>
        <w:rPr>
          <w:rFonts w:ascii="仿宋" w:hAnsi="仿宋" w:cs="Times New Roman"/>
          <w:sz w:val="21"/>
          <w:szCs w:val="21"/>
        </w:rPr>
        <w:t>8</w:t>
      </w:r>
      <w:r w:rsidRPr="00FF3F12">
        <w:rPr>
          <w:rFonts w:ascii="仿宋" w:hAnsi="仿宋" w:cs="Times New Roman"/>
          <w:sz w:val="21"/>
          <w:szCs w:val="21"/>
        </w:rPr>
        <w:t>bits,</w:t>
      </w:r>
      <w:r>
        <w:rPr>
          <w:rFonts w:ascii="仿宋" w:hAnsi="仿宋" w:cs="Times New Roman" w:hint="eastAsia"/>
          <w:sz w:val="21"/>
          <w:szCs w:val="21"/>
        </w:rPr>
        <w:t>标志位，</w:t>
      </w:r>
      <w:r w:rsidRPr="00BE1829">
        <w:rPr>
          <w:rFonts w:ascii="仿宋" w:hAnsi="仿宋" w:cs="Times New Roman" w:hint="eastAsia"/>
          <w:sz w:val="21"/>
          <w:szCs w:val="21"/>
        </w:rPr>
        <w:t>如下所示，左边为高位，右边为低位</w:t>
      </w:r>
      <w:r>
        <w:rPr>
          <w:rFonts w:ascii="仿宋" w:hAnsi="仿宋" w:cs="Times New Roman" w:hint="eastAsia"/>
          <w:sz w:val="21"/>
          <w:szCs w:val="21"/>
        </w:rPr>
        <w:t>。</w:t>
      </w:r>
    </w:p>
    <w:p w14:paraId="6B3AC24E" w14:textId="504F521F" w:rsidR="00B36DF1" w:rsidRDefault="001F6FC4" w:rsidP="00B36DF1">
      <w:pPr>
        <w:ind w:left="420"/>
        <w:rPr>
          <w:rFonts w:ascii="仿宋" w:hAnsi="仿宋"/>
        </w:rPr>
      </w:pPr>
      <w:r w:rsidRPr="00915C0F">
        <w:rPr>
          <w:rFonts w:ascii="仿宋" w:hAnsi="仿宋"/>
        </w:rPr>
        <w:object w:dxaOrig="5681" w:dyaOrig="621" w14:anchorId="578C5709">
          <v:shape id="_x0000_i1038" type="#_x0000_t75" style="width:248pt;height:27.5pt" o:ole="">
            <v:imagedata r:id="rId37" o:title=""/>
          </v:shape>
          <o:OLEObject Type="Embed" ProgID="Visio.Drawing.15" ShapeID="_x0000_i1038" DrawAspect="Content" ObjectID="_1745846781" r:id="rId38"/>
        </w:object>
      </w:r>
    </w:p>
    <w:tbl>
      <w:tblPr>
        <w:tblStyle w:val="a3"/>
        <w:tblW w:w="7938" w:type="dxa"/>
        <w:tblInd w:w="421" w:type="dxa"/>
        <w:tblLayout w:type="fixed"/>
        <w:tblLook w:val="04A0" w:firstRow="1" w:lastRow="0" w:firstColumn="1" w:lastColumn="0" w:noHBand="0" w:noVBand="1"/>
        <w:tblPrChange w:id="410" w:author="Li Yang" w:date="2023-05-10T14:47:00Z">
          <w:tblPr>
            <w:tblStyle w:val="a3"/>
            <w:tblW w:w="7938" w:type="dxa"/>
            <w:tblInd w:w="421" w:type="dxa"/>
            <w:tblLook w:val="04A0" w:firstRow="1" w:lastRow="0" w:firstColumn="1" w:lastColumn="0" w:noHBand="0" w:noVBand="1"/>
          </w:tblPr>
        </w:tblPrChange>
      </w:tblPr>
      <w:tblGrid>
        <w:gridCol w:w="1275"/>
        <w:gridCol w:w="6663"/>
        <w:tblGridChange w:id="411">
          <w:tblGrid>
            <w:gridCol w:w="1791"/>
            <w:gridCol w:w="6147"/>
          </w:tblGrid>
        </w:tblGridChange>
      </w:tblGrid>
      <w:tr w:rsidR="00B36DF1" w:rsidRPr="00FF3F12" w14:paraId="224219F1" w14:textId="77777777" w:rsidTr="001F6FC4">
        <w:trPr>
          <w:trHeight w:val="276"/>
          <w:trPrChange w:id="412" w:author="Li Yang" w:date="2023-05-10T14:47:00Z">
            <w:trPr>
              <w:trHeight w:val="276"/>
            </w:trPr>
          </w:trPrChange>
        </w:trPr>
        <w:tc>
          <w:tcPr>
            <w:tcW w:w="1275" w:type="dxa"/>
            <w:tcPrChange w:id="413" w:author="Li Yang" w:date="2023-05-10T14:47:00Z">
              <w:tcPr>
                <w:tcW w:w="1161" w:type="dxa"/>
              </w:tcPr>
            </w:tcPrChange>
          </w:tcPr>
          <w:p w14:paraId="6C56B028" w14:textId="77777777" w:rsidR="00B36DF1" w:rsidRPr="00FF3F12" w:rsidRDefault="00B36DF1" w:rsidP="007D5F77">
            <w:pPr>
              <w:jc w:val="center"/>
              <w:rPr>
                <w:rFonts w:ascii="仿宋" w:hAnsi="仿宋" w:cs="Times New Roman"/>
                <w:b/>
                <w:szCs w:val="21"/>
              </w:rPr>
            </w:pPr>
            <w:r w:rsidRPr="00FF3F12">
              <w:rPr>
                <w:rFonts w:ascii="仿宋" w:hAnsi="仿宋" w:cs="Times New Roman" w:hint="eastAsia"/>
                <w:b/>
                <w:szCs w:val="21"/>
              </w:rPr>
              <w:t>位数</w:t>
            </w:r>
          </w:p>
        </w:tc>
        <w:tc>
          <w:tcPr>
            <w:tcW w:w="6663" w:type="dxa"/>
            <w:tcPrChange w:id="414" w:author="Li Yang" w:date="2023-05-10T14:47:00Z">
              <w:tcPr>
                <w:tcW w:w="6777" w:type="dxa"/>
              </w:tcPr>
            </w:tcPrChange>
          </w:tcPr>
          <w:p w14:paraId="54B0EB5C" w14:textId="77777777" w:rsidR="00B36DF1" w:rsidRPr="00FF3F12" w:rsidRDefault="00B36DF1" w:rsidP="007D5F77">
            <w:pPr>
              <w:jc w:val="center"/>
              <w:rPr>
                <w:rFonts w:ascii="仿宋" w:hAnsi="仿宋" w:cs="Times New Roman"/>
                <w:b/>
                <w:szCs w:val="21"/>
              </w:rPr>
            </w:pPr>
            <w:r w:rsidRPr="00FF3F12">
              <w:rPr>
                <w:rFonts w:ascii="仿宋" w:hAnsi="仿宋" w:cs="Times New Roman" w:hint="eastAsia"/>
                <w:b/>
                <w:szCs w:val="21"/>
              </w:rPr>
              <w:t>含义</w:t>
            </w:r>
          </w:p>
        </w:tc>
      </w:tr>
      <w:tr w:rsidR="00B36DF1" w:rsidRPr="00FF3F12" w:rsidDel="00F03AA3" w14:paraId="0BE67DAE" w14:textId="6B555648" w:rsidTr="001F6FC4">
        <w:trPr>
          <w:trHeight w:val="282"/>
          <w:del w:id="415" w:author="Li Yang" w:date="2023-05-10T14:45:00Z"/>
          <w:trPrChange w:id="416" w:author="Li Yang" w:date="2023-05-10T14:47:00Z">
            <w:trPr>
              <w:trHeight w:val="282"/>
            </w:trPr>
          </w:trPrChange>
        </w:trPr>
        <w:tc>
          <w:tcPr>
            <w:tcW w:w="1275" w:type="dxa"/>
            <w:tcPrChange w:id="417" w:author="Li Yang" w:date="2023-05-10T14:47:00Z">
              <w:tcPr>
                <w:tcW w:w="1161" w:type="dxa"/>
              </w:tcPr>
            </w:tcPrChange>
          </w:tcPr>
          <w:p w14:paraId="5CE9ED25" w14:textId="1A36952F" w:rsidR="00B36DF1" w:rsidRPr="00FF3F12" w:rsidDel="00F03AA3" w:rsidRDefault="00B36DF1" w:rsidP="007D5F77">
            <w:pPr>
              <w:jc w:val="center"/>
              <w:rPr>
                <w:del w:id="418" w:author="Li Yang" w:date="2023-05-10T14:45:00Z"/>
                <w:rFonts w:ascii="仿宋" w:hAnsi="仿宋" w:cs="Times New Roman"/>
                <w:szCs w:val="21"/>
              </w:rPr>
            </w:pPr>
            <w:del w:id="419" w:author="Li Yang" w:date="2023-05-10T14:45:00Z">
              <w:r w:rsidRPr="00FF3F12" w:rsidDel="00F03AA3">
                <w:rPr>
                  <w:rFonts w:ascii="仿宋" w:hAnsi="仿宋" w:cs="Times New Roman"/>
                  <w:szCs w:val="21"/>
                </w:rPr>
                <w:delText>Bit</w:delText>
              </w:r>
              <w:r w:rsidDel="00F03AA3">
                <w:rPr>
                  <w:rFonts w:ascii="仿宋" w:hAnsi="仿宋" w:cs="Times New Roman"/>
                  <w:szCs w:val="21"/>
                </w:rPr>
                <w:delText>7</w:delText>
              </w:r>
            </w:del>
          </w:p>
        </w:tc>
        <w:tc>
          <w:tcPr>
            <w:tcW w:w="6663" w:type="dxa"/>
            <w:tcPrChange w:id="420" w:author="Li Yang" w:date="2023-05-10T14:47:00Z">
              <w:tcPr>
                <w:tcW w:w="6777" w:type="dxa"/>
              </w:tcPr>
            </w:tcPrChange>
          </w:tcPr>
          <w:p w14:paraId="3DEB354B" w14:textId="550169C1" w:rsidR="00B36DF1" w:rsidDel="00F03AA3" w:rsidRDefault="00B36DF1" w:rsidP="00B36DF1">
            <w:pPr>
              <w:jc w:val="left"/>
              <w:rPr>
                <w:del w:id="421" w:author="Li Yang" w:date="2023-05-10T14:45:00Z"/>
                <w:rFonts w:ascii="仿宋" w:hAnsi="仿宋" w:cs="Times New Roman"/>
                <w:szCs w:val="21"/>
              </w:rPr>
            </w:pPr>
            <w:del w:id="422" w:author="Li Yang" w:date="2023-05-10T14:45:00Z">
              <w:r w:rsidDel="00F03AA3">
                <w:rPr>
                  <w:rFonts w:ascii="仿宋" w:hAnsi="仿宋" w:cs="Times New Roman" w:hint="eastAsia"/>
                  <w:szCs w:val="21"/>
                </w:rPr>
                <w:delText>用于标识是否存在</w:delText>
              </w:r>
              <w:r w:rsidRPr="00B36DF1" w:rsidDel="00F03AA3">
                <w:rPr>
                  <w:rFonts w:ascii="仿宋" w:hAnsi="仿宋" w:cs="Times New Roman"/>
                  <w:szCs w:val="21"/>
                </w:rPr>
                <w:delText>Chunk size</w:delText>
              </w:r>
              <w:r w:rsidDel="00F03AA3">
                <w:rPr>
                  <w:rFonts w:ascii="仿宋" w:hAnsi="仿宋" w:cs="Times New Roman" w:hint="eastAsia"/>
                  <w:szCs w:val="21"/>
                </w:rPr>
                <w:delText>字段</w:delText>
              </w:r>
            </w:del>
          </w:p>
          <w:p w14:paraId="2487E199" w14:textId="3B05DF53" w:rsidR="00B36DF1" w:rsidRPr="00FF3F12" w:rsidDel="00F03AA3" w:rsidRDefault="00B36DF1" w:rsidP="00B36DF1">
            <w:pPr>
              <w:jc w:val="left"/>
              <w:rPr>
                <w:del w:id="423" w:author="Li Yang" w:date="2023-05-10T14:45:00Z"/>
                <w:rFonts w:ascii="仿宋" w:hAnsi="仿宋" w:cs="Times New Roman"/>
                <w:szCs w:val="21"/>
              </w:rPr>
            </w:pPr>
            <w:del w:id="424" w:author="Li Yang" w:date="2023-05-10T14:45:00Z">
              <w:r w:rsidDel="00F03AA3">
                <w:rPr>
                  <w:rFonts w:ascii="仿宋" w:hAnsi="仿宋" w:cs="Times New Roman" w:hint="eastAsia"/>
                  <w:szCs w:val="21"/>
                </w:rPr>
                <w:delText>0：不存在；1：存在</w:delText>
              </w:r>
            </w:del>
          </w:p>
        </w:tc>
      </w:tr>
      <w:tr w:rsidR="00392091" w:rsidRPr="00FF3F12" w:rsidDel="00F03AA3" w14:paraId="05D9A2DA" w14:textId="0954C573" w:rsidTr="001F6FC4">
        <w:trPr>
          <w:trHeight w:val="282"/>
          <w:del w:id="425" w:author="Li Yang" w:date="2023-05-10T14:45:00Z"/>
          <w:trPrChange w:id="426" w:author="Li Yang" w:date="2023-05-10T14:47:00Z">
            <w:trPr>
              <w:trHeight w:val="282"/>
            </w:trPr>
          </w:trPrChange>
        </w:trPr>
        <w:tc>
          <w:tcPr>
            <w:tcW w:w="1275" w:type="dxa"/>
            <w:tcPrChange w:id="427" w:author="Li Yang" w:date="2023-05-10T14:47:00Z">
              <w:tcPr>
                <w:tcW w:w="1161" w:type="dxa"/>
              </w:tcPr>
            </w:tcPrChange>
          </w:tcPr>
          <w:p w14:paraId="16B93C52" w14:textId="43DBEDE9" w:rsidR="00392091" w:rsidRPr="00FF3F12" w:rsidDel="00F03AA3" w:rsidRDefault="00392091" w:rsidP="00392091">
            <w:pPr>
              <w:jc w:val="center"/>
              <w:rPr>
                <w:del w:id="428" w:author="Li Yang" w:date="2023-05-10T14:45:00Z"/>
                <w:rFonts w:ascii="仿宋" w:hAnsi="仿宋" w:cs="Times New Roman"/>
                <w:szCs w:val="21"/>
              </w:rPr>
            </w:pPr>
            <w:del w:id="429" w:author="Li Yang" w:date="2023-05-10T14:45:00Z">
              <w:r w:rsidRPr="00FF3F12" w:rsidDel="00F03AA3">
                <w:rPr>
                  <w:rFonts w:ascii="仿宋" w:hAnsi="仿宋" w:cs="Times New Roman"/>
                  <w:szCs w:val="21"/>
                </w:rPr>
                <w:delText>Bit</w:delText>
              </w:r>
              <w:r w:rsidDel="00F03AA3">
                <w:rPr>
                  <w:rFonts w:ascii="仿宋" w:hAnsi="仿宋" w:cs="Times New Roman"/>
                  <w:szCs w:val="21"/>
                </w:rPr>
                <w:delText>6</w:delText>
              </w:r>
            </w:del>
          </w:p>
        </w:tc>
        <w:tc>
          <w:tcPr>
            <w:tcW w:w="6663" w:type="dxa"/>
            <w:tcPrChange w:id="430" w:author="Li Yang" w:date="2023-05-10T14:47:00Z">
              <w:tcPr>
                <w:tcW w:w="6777" w:type="dxa"/>
              </w:tcPr>
            </w:tcPrChange>
          </w:tcPr>
          <w:p w14:paraId="1E8B589A" w14:textId="3BF2688C" w:rsidR="00392091" w:rsidDel="00F03AA3" w:rsidRDefault="00392091" w:rsidP="00392091">
            <w:pPr>
              <w:jc w:val="left"/>
              <w:rPr>
                <w:del w:id="431" w:author="Li Yang" w:date="2023-05-10T14:45:00Z"/>
                <w:rFonts w:ascii="仿宋" w:hAnsi="仿宋" w:cs="Times New Roman"/>
                <w:szCs w:val="21"/>
              </w:rPr>
            </w:pPr>
            <w:del w:id="432" w:author="Li Yang" w:date="2023-05-10T14:45:00Z">
              <w:r w:rsidDel="00F03AA3">
                <w:rPr>
                  <w:rFonts w:ascii="仿宋" w:hAnsi="仿宋" w:cs="Times New Roman" w:hint="eastAsia"/>
                  <w:szCs w:val="21"/>
                </w:rPr>
                <w:delText>用于标识是否存在</w:delText>
              </w:r>
              <w:r w:rsidRPr="00B36DF1" w:rsidDel="00F03AA3">
                <w:rPr>
                  <w:rFonts w:ascii="仿宋" w:hAnsi="仿宋" w:cs="Times New Roman"/>
                  <w:szCs w:val="21"/>
                </w:rPr>
                <w:delText xml:space="preserve">Chunk </w:delText>
              </w:r>
              <w:r w:rsidDel="00F03AA3">
                <w:rPr>
                  <w:rFonts w:ascii="仿宋" w:hAnsi="仿宋" w:cs="Times New Roman" w:hint="eastAsia"/>
                  <w:szCs w:val="21"/>
                </w:rPr>
                <w:delText>checksum字段</w:delText>
              </w:r>
            </w:del>
          </w:p>
          <w:p w14:paraId="5B4BCBE3" w14:textId="6742D0E5" w:rsidR="00392091" w:rsidDel="00F03AA3" w:rsidRDefault="00392091" w:rsidP="00392091">
            <w:pPr>
              <w:jc w:val="left"/>
              <w:rPr>
                <w:del w:id="433" w:author="Li Yang" w:date="2023-05-10T14:45:00Z"/>
                <w:rFonts w:ascii="仿宋" w:hAnsi="仿宋" w:cs="Times New Roman"/>
                <w:szCs w:val="21"/>
              </w:rPr>
            </w:pPr>
            <w:del w:id="434" w:author="Li Yang" w:date="2023-05-10T14:45:00Z">
              <w:r w:rsidDel="00F03AA3">
                <w:rPr>
                  <w:rFonts w:ascii="仿宋" w:hAnsi="仿宋" w:cs="Times New Roman" w:hint="eastAsia"/>
                  <w:szCs w:val="21"/>
                </w:rPr>
                <w:delText>0：不存在；1：存在</w:delText>
              </w:r>
            </w:del>
          </w:p>
        </w:tc>
      </w:tr>
      <w:tr w:rsidR="00392091" w:rsidRPr="00FF3F12" w14:paraId="25C227AA" w14:textId="77777777" w:rsidTr="001F6FC4">
        <w:trPr>
          <w:trHeight w:val="276"/>
          <w:trPrChange w:id="435" w:author="Li Yang" w:date="2023-05-10T14:47:00Z">
            <w:trPr>
              <w:trHeight w:val="276"/>
            </w:trPr>
          </w:trPrChange>
        </w:trPr>
        <w:tc>
          <w:tcPr>
            <w:tcW w:w="1275" w:type="dxa"/>
            <w:tcPrChange w:id="436" w:author="Li Yang" w:date="2023-05-10T14:47:00Z">
              <w:tcPr>
                <w:tcW w:w="1161" w:type="dxa"/>
              </w:tcPr>
            </w:tcPrChange>
          </w:tcPr>
          <w:p w14:paraId="2470408C" w14:textId="3EE0FA9A" w:rsidR="00392091" w:rsidRPr="00FF3F12" w:rsidRDefault="001F6FC4">
            <w:pPr>
              <w:jc w:val="left"/>
              <w:rPr>
                <w:rFonts w:ascii="仿宋" w:hAnsi="仿宋" w:cs="Times New Roman"/>
                <w:szCs w:val="21"/>
              </w:rPr>
              <w:pPrChange w:id="437" w:author="Li Yang" w:date="2023-05-10T14:47:00Z">
                <w:pPr>
                  <w:jc w:val="center"/>
                </w:pPr>
              </w:pPrChange>
            </w:pPr>
            <w:ins w:id="438" w:author="Li Yang" w:date="2023-05-10T14:47:00Z">
              <w:r>
                <w:rPr>
                  <w:rFonts w:ascii="仿宋" w:hAnsi="仿宋" w:cs="Times New Roman"/>
                  <w:szCs w:val="21"/>
                </w:rPr>
                <w:t>b</w:t>
              </w:r>
            </w:ins>
            <w:del w:id="439" w:author="Li Yang" w:date="2023-05-10T14:47:00Z">
              <w:r w:rsidR="00392091" w:rsidRPr="00FF3F12" w:rsidDel="001F6FC4">
                <w:rPr>
                  <w:rFonts w:ascii="仿宋" w:hAnsi="仿宋" w:cs="Times New Roman"/>
                  <w:szCs w:val="21"/>
                </w:rPr>
                <w:delText>B</w:delText>
              </w:r>
            </w:del>
            <w:r w:rsidR="00392091" w:rsidRPr="00FF3F12">
              <w:rPr>
                <w:rFonts w:ascii="仿宋" w:hAnsi="仿宋" w:cs="Times New Roman"/>
                <w:szCs w:val="21"/>
              </w:rPr>
              <w:t>it</w:t>
            </w:r>
            <w:ins w:id="440" w:author="Li Yang" w:date="2023-05-10T14:45:00Z">
              <w:r w:rsidR="00F03AA3">
                <w:rPr>
                  <w:rFonts w:ascii="仿宋" w:hAnsi="仿宋" w:cs="Times New Roman"/>
                  <w:szCs w:val="21"/>
                </w:rPr>
                <w:t>7</w:t>
              </w:r>
            </w:ins>
            <w:del w:id="441" w:author="Li Yang" w:date="2023-05-10T14:45:00Z">
              <w:r w:rsidR="00392091" w:rsidDel="00F03AA3">
                <w:rPr>
                  <w:rFonts w:ascii="仿宋" w:hAnsi="仿宋" w:cs="Times New Roman"/>
                  <w:szCs w:val="21"/>
                </w:rPr>
                <w:delText>5</w:delText>
              </w:r>
            </w:del>
            <w:ins w:id="442" w:author="Li Yang" w:date="2023-05-10T14:47:00Z">
              <w:r>
                <w:rPr>
                  <w:rFonts w:ascii="仿宋" w:hAnsi="仿宋" w:cs="Times New Roman"/>
                  <w:szCs w:val="21"/>
                </w:rPr>
                <w:t>,</w:t>
              </w:r>
            </w:ins>
            <w:del w:id="443" w:author="Li Yang" w:date="2023-05-10T14:47:00Z">
              <w:r w:rsidR="00392091" w:rsidRPr="00FF3F12" w:rsidDel="001F6FC4">
                <w:rPr>
                  <w:rFonts w:ascii="仿宋" w:hAnsi="仿宋" w:cs="Times New Roman"/>
                  <w:szCs w:val="21"/>
                </w:rPr>
                <w:delText>~Bit</w:delText>
              </w:r>
            </w:del>
            <w:ins w:id="444" w:author="Li Yang" w:date="2023-05-10T14:47:00Z">
              <w:r>
                <w:rPr>
                  <w:rFonts w:ascii="仿宋" w:hAnsi="仿宋" w:cs="Times New Roman"/>
                  <w:szCs w:val="21"/>
                </w:rPr>
                <w:t>b</w:t>
              </w:r>
              <w:r w:rsidRPr="00FF3F12">
                <w:rPr>
                  <w:rFonts w:ascii="仿宋" w:hAnsi="仿宋" w:cs="Times New Roman"/>
                  <w:szCs w:val="21"/>
                </w:rPr>
                <w:t>it</w:t>
              </w:r>
              <w:r>
                <w:rPr>
                  <w:rFonts w:ascii="仿宋" w:hAnsi="仿宋" w:cs="Times New Roman"/>
                  <w:szCs w:val="21"/>
                </w:rPr>
                <w:t>6</w:t>
              </w:r>
            </w:ins>
            <w:del w:id="445" w:author="Li Yang" w:date="2023-05-10T14:45:00Z">
              <w:r w:rsidR="00392091" w:rsidDel="00F03AA3">
                <w:rPr>
                  <w:rFonts w:ascii="仿宋" w:hAnsi="仿宋" w:cs="Times New Roman"/>
                  <w:szCs w:val="21"/>
                </w:rPr>
                <w:delText>4</w:delText>
              </w:r>
            </w:del>
          </w:p>
        </w:tc>
        <w:tc>
          <w:tcPr>
            <w:tcW w:w="6663" w:type="dxa"/>
            <w:tcPrChange w:id="446" w:author="Li Yang" w:date="2023-05-10T14:47:00Z">
              <w:tcPr>
                <w:tcW w:w="6777" w:type="dxa"/>
              </w:tcPr>
            </w:tcPrChange>
          </w:tcPr>
          <w:p w14:paraId="01690784" w14:textId="7F66F3BF" w:rsidR="00392091" w:rsidRDefault="00392091" w:rsidP="00392091">
            <w:pPr>
              <w:jc w:val="left"/>
              <w:rPr>
                <w:rFonts w:ascii="仿宋" w:hAnsi="仿宋" w:cs="Times New Roman"/>
                <w:szCs w:val="21"/>
              </w:rPr>
            </w:pPr>
            <w:r>
              <w:rPr>
                <w:rFonts w:ascii="仿宋" w:hAnsi="仿宋" w:cs="Times New Roman" w:hint="eastAsia"/>
                <w:szCs w:val="21"/>
              </w:rPr>
              <w:t>标识Pre</w:t>
            </w:r>
            <w:r>
              <w:rPr>
                <w:rFonts w:ascii="仿宋" w:hAnsi="仿宋" w:cs="Times New Roman"/>
                <w:szCs w:val="21"/>
              </w:rPr>
              <w:t>ference</w:t>
            </w:r>
            <w:r>
              <w:rPr>
                <w:rFonts w:ascii="仿宋" w:hAnsi="仿宋" w:cs="Times New Roman" w:hint="eastAsia"/>
                <w:szCs w:val="21"/>
              </w:rPr>
              <w:t>的长度，未来可用于</w:t>
            </w:r>
            <w:ins w:id="447" w:author="Li Yang" w:date="2023-05-10T14:48:00Z">
              <w:r w:rsidR="001F6FC4">
                <w:rPr>
                  <w:rFonts w:ascii="仿宋" w:hAnsi="仿宋" w:cs="Times New Roman" w:hint="eastAsia"/>
                  <w:szCs w:val="21"/>
                </w:rPr>
                <w:t>P</w:t>
              </w:r>
            </w:ins>
            <w:del w:id="448" w:author="Li Yang" w:date="2023-05-10T14:48:00Z">
              <w:r w:rsidDel="001F6FC4">
                <w:rPr>
                  <w:rFonts w:ascii="仿宋" w:hAnsi="仿宋" w:cs="Times New Roman" w:hint="eastAsia"/>
                  <w:szCs w:val="21"/>
                </w:rPr>
                <w:delText>p</w:delText>
              </w:r>
            </w:del>
            <w:r>
              <w:rPr>
                <w:rFonts w:ascii="仿宋" w:hAnsi="仿宋" w:cs="Times New Roman"/>
                <w:szCs w:val="21"/>
              </w:rPr>
              <w:t>reference</w:t>
            </w:r>
            <w:del w:id="449" w:author="Li Yang" w:date="2023-05-10T14:45:00Z">
              <w:r w:rsidDel="00F03AA3">
                <w:rPr>
                  <w:rFonts w:ascii="仿宋" w:hAnsi="仿宋" w:cs="Times New Roman" w:hint="eastAsia"/>
                  <w:szCs w:val="21"/>
                </w:rPr>
                <w:delText>的</w:delText>
              </w:r>
            </w:del>
            <w:r>
              <w:rPr>
                <w:rFonts w:ascii="仿宋" w:hAnsi="仿宋" w:cs="Times New Roman" w:hint="eastAsia"/>
                <w:szCs w:val="21"/>
              </w:rPr>
              <w:t>长度扩展，其中：</w:t>
            </w:r>
          </w:p>
          <w:p w14:paraId="3551FF76" w14:textId="3598087D" w:rsidR="00392091" w:rsidRPr="00FF3F12" w:rsidRDefault="00392091" w:rsidP="00392091">
            <w:pPr>
              <w:jc w:val="left"/>
              <w:rPr>
                <w:rFonts w:ascii="仿宋" w:hAnsi="仿宋" w:cs="Times New Roman"/>
                <w:szCs w:val="21"/>
              </w:rPr>
            </w:pPr>
            <w:r>
              <w:rPr>
                <w:rFonts w:ascii="仿宋" w:hAnsi="仿宋" w:cs="Times New Roman" w:hint="eastAsia"/>
                <w:szCs w:val="21"/>
              </w:rPr>
              <w:t>0</w:t>
            </w:r>
            <w:r>
              <w:rPr>
                <w:rFonts w:ascii="仿宋" w:hAnsi="仿宋" w:cs="Times New Roman"/>
                <w:szCs w:val="21"/>
              </w:rPr>
              <w:t>0</w:t>
            </w:r>
            <w:ins w:id="450" w:author="Li Yang" w:date="2023-05-10T14:46:00Z">
              <w:r w:rsidR="00F03AA3">
                <w:rPr>
                  <w:rFonts w:ascii="仿宋" w:hAnsi="仿宋" w:cs="Times New Roman" w:hint="eastAsia"/>
                  <w:szCs w:val="21"/>
                </w:rPr>
                <w:t>：</w:t>
              </w:r>
            </w:ins>
            <w:del w:id="451" w:author="Li Yang" w:date="2023-05-10T14:45:00Z">
              <w:r w:rsidDel="00F03AA3">
                <w:rPr>
                  <w:rFonts w:ascii="仿宋" w:hAnsi="仿宋" w:cs="Times New Roman" w:hint="eastAsia"/>
                  <w:szCs w:val="21"/>
                </w:rPr>
                <w:delText>：</w:delText>
              </w:r>
            </w:del>
            <w:del w:id="452" w:author="Li Yang" w:date="2023-05-10T14:46:00Z">
              <w:r w:rsidDel="00F03AA3">
                <w:rPr>
                  <w:rFonts w:ascii="仿宋" w:hAnsi="仿宋" w:cs="Times New Roman" w:hint="eastAsia"/>
                  <w:szCs w:val="21"/>
                </w:rPr>
                <w:delText>默认长度，</w:delText>
              </w:r>
            </w:del>
            <w:r>
              <w:rPr>
                <w:rFonts w:ascii="仿宋" w:hAnsi="仿宋" w:cs="Times New Roman" w:hint="eastAsia"/>
                <w:szCs w:val="21"/>
              </w:rPr>
              <w:t>8bytes</w:t>
            </w:r>
            <w:ins w:id="453" w:author="Li Yang" w:date="2023-05-10T14:46:00Z">
              <w:r w:rsidR="00F03AA3">
                <w:rPr>
                  <w:rFonts w:ascii="仿宋" w:hAnsi="仿宋" w:cs="Times New Roman" w:hint="eastAsia"/>
                  <w:szCs w:val="21"/>
                </w:rPr>
                <w:t>（默认长度）</w:t>
              </w:r>
            </w:ins>
          </w:p>
        </w:tc>
      </w:tr>
      <w:tr w:rsidR="00392091" w:rsidRPr="00FF3F12" w14:paraId="30E479A1" w14:textId="77777777" w:rsidTr="001F6FC4">
        <w:trPr>
          <w:trHeight w:val="276"/>
          <w:trPrChange w:id="454" w:author="Li Yang" w:date="2023-05-10T14:47:00Z">
            <w:trPr>
              <w:trHeight w:val="276"/>
            </w:trPr>
          </w:trPrChange>
        </w:trPr>
        <w:tc>
          <w:tcPr>
            <w:tcW w:w="1275" w:type="dxa"/>
            <w:tcPrChange w:id="455" w:author="Li Yang" w:date="2023-05-10T14:47:00Z">
              <w:tcPr>
                <w:tcW w:w="1161" w:type="dxa"/>
              </w:tcPr>
            </w:tcPrChange>
          </w:tcPr>
          <w:p w14:paraId="247862EA" w14:textId="49E3AFED" w:rsidR="00392091" w:rsidRPr="00FF3F12" w:rsidRDefault="00392091">
            <w:pPr>
              <w:jc w:val="left"/>
              <w:rPr>
                <w:rFonts w:ascii="仿宋" w:hAnsi="仿宋" w:cs="Times New Roman"/>
                <w:szCs w:val="21"/>
              </w:rPr>
              <w:pPrChange w:id="456" w:author="Li Yang" w:date="2023-05-10T14:47:00Z">
                <w:pPr>
                  <w:jc w:val="center"/>
                </w:pPr>
              </w:pPrChange>
            </w:pPr>
            <w:del w:id="457" w:author="Li Yang" w:date="2023-05-10T14:46:00Z">
              <w:r w:rsidRPr="00FF3F12" w:rsidDel="00F03AA3">
                <w:rPr>
                  <w:rFonts w:ascii="仿宋" w:hAnsi="仿宋" w:cs="Times New Roman"/>
                  <w:szCs w:val="21"/>
                </w:rPr>
                <w:delText>Bit</w:delText>
              </w:r>
              <w:r w:rsidDel="00F03AA3">
                <w:rPr>
                  <w:rFonts w:ascii="仿宋" w:hAnsi="仿宋" w:cs="Times New Roman"/>
                  <w:szCs w:val="21"/>
                </w:rPr>
                <w:delText>3</w:delText>
              </w:r>
            </w:del>
            <w:ins w:id="458" w:author="Li Yang" w:date="2023-05-10T14:47:00Z">
              <w:r w:rsidR="001F6FC4">
                <w:rPr>
                  <w:rFonts w:ascii="仿宋" w:hAnsi="仿宋" w:cs="Times New Roman"/>
                  <w:szCs w:val="21"/>
                </w:rPr>
                <w:t>b</w:t>
              </w:r>
            </w:ins>
            <w:ins w:id="459" w:author="Li Yang" w:date="2023-05-10T14:46:00Z">
              <w:r w:rsidR="00F03AA3" w:rsidRPr="00FF3F12">
                <w:rPr>
                  <w:rFonts w:ascii="仿宋" w:hAnsi="仿宋" w:cs="Times New Roman"/>
                  <w:szCs w:val="21"/>
                </w:rPr>
                <w:t>it</w:t>
              </w:r>
              <w:r w:rsidR="00F03AA3">
                <w:rPr>
                  <w:rFonts w:ascii="仿宋" w:hAnsi="仿宋" w:cs="Times New Roman"/>
                  <w:szCs w:val="21"/>
                </w:rPr>
                <w:t>5</w:t>
              </w:r>
            </w:ins>
          </w:p>
        </w:tc>
        <w:tc>
          <w:tcPr>
            <w:tcW w:w="6663" w:type="dxa"/>
            <w:tcPrChange w:id="460" w:author="Li Yang" w:date="2023-05-10T14:47:00Z">
              <w:tcPr>
                <w:tcW w:w="6777" w:type="dxa"/>
              </w:tcPr>
            </w:tcPrChange>
          </w:tcPr>
          <w:p w14:paraId="3977650A" w14:textId="77777777" w:rsidR="00392091" w:rsidRDefault="00392091" w:rsidP="00392091">
            <w:pPr>
              <w:jc w:val="left"/>
              <w:rPr>
                <w:rFonts w:ascii="仿宋" w:hAnsi="仿宋" w:cs="Times New Roman"/>
                <w:szCs w:val="21"/>
              </w:rPr>
            </w:pPr>
            <w:r>
              <w:rPr>
                <w:rFonts w:ascii="仿宋" w:hAnsi="仿宋" w:cs="Times New Roman" w:hint="eastAsia"/>
                <w:szCs w:val="21"/>
              </w:rPr>
              <w:t>用于标识是否存在</w:t>
            </w:r>
            <w:r w:rsidRPr="00F40806">
              <w:rPr>
                <w:rFonts w:ascii="仿宋" w:hAnsi="仿宋" w:cs="Times New Roman"/>
                <w:szCs w:val="21"/>
              </w:rPr>
              <w:t>NeT_defined Fields</w:t>
            </w:r>
            <w:r>
              <w:rPr>
                <w:rFonts w:ascii="仿宋" w:hAnsi="仿宋" w:cs="Times New Roman" w:hint="eastAsia"/>
                <w:szCs w:val="21"/>
              </w:rPr>
              <w:t>字段</w:t>
            </w:r>
          </w:p>
          <w:p w14:paraId="346C1167" w14:textId="77777777" w:rsidR="00392091" w:rsidRDefault="00392091" w:rsidP="00392091">
            <w:pPr>
              <w:jc w:val="left"/>
              <w:rPr>
                <w:rFonts w:ascii="仿宋" w:hAnsi="仿宋" w:cs="Times New Roman"/>
                <w:szCs w:val="21"/>
              </w:rPr>
            </w:pPr>
            <w:r>
              <w:rPr>
                <w:rFonts w:ascii="仿宋" w:hAnsi="仿宋" w:cs="Times New Roman" w:hint="eastAsia"/>
                <w:szCs w:val="21"/>
              </w:rPr>
              <w:t>0：不存在；1：存在</w:t>
            </w:r>
          </w:p>
        </w:tc>
      </w:tr>
      <w:tr w:rsidR="00F03AA3" w:rsidRPr="00FF3F12" w14:paraId="64CE4F8A" w14:textId="77777777" w:rsidTr="001F6FC4">
        <w:trPr>
          <w:trHeight w:val="276"/>
          <w:ins w:id="461" w:author="Li Yang" w:date="2023-05-10T14:45:00Z"/>
          <w:trPrChange w:id="462" w:author="Li Yang" w:date="2023-05-10T14:47:00Z">
            <w:trPr>
              <w:trHeight w:val="276"/>
            </w:trPr>
          </w:trPrChange>
        </w:trPr>
        <w:tc>
          <w:tcPr>
            <w:tcW w:w="1275" w:type="dxa"/>
            <w:tcPrChange w:id="463" w:author="Li Yang" w:date="2023-05-10T14:47:00Z">
              <w:tcPr>
                <w:tcW w:w="1161" w:type="dxa"/>
              </w:tcPr>
            </w:tcPrChange>
          </w:tcPr>
          <w:p w14:paraId="419A003C" w14:textId="63F6193C" w:rsidR="00F03AA3" w:rsidRPr="00FF3F12" w:rsidRDefault="001F6FC4">
            <w:pPr>
              <w:jc w:val="left"/>
              <w:rPr>
                <w:ins w:id="464" w:author="Li Yang" w:date="2023-05-10T14:45:00Z"/>
                <w:rFonts w:ascii="仿宋" w:hAnsi="仿宋" w:cs="Times New Roman"/>
                <w:szCs w:val="21"/>
              </w:rPr>
              <w:pPrChange w:id="465" w:author="Li Yang" w:date="2023-05-10T14:47:00Z">
                <w:pPr>
                  <w:jc w:val="center"/>
                </w:pPr>
              </w:pPrChange>
            </w:pPr>
            <w:ins w:id="466" w:author="Li Yang" w:date="2023-05-10T14:48:00Z">
              <w:r>
                <w:rPr>
                  <w:rFonts w:ascii="仿宋" w:hAnsi="仿宋" w:cs="Times New Roman"/>
                  <w:szCs w:val="21"/>
                </w:rPr>
                <w:t>b</w:t>
              </w:r>
            </w:ins>
            <w:ins w:id="467" w:author="Li Yang" w:date="2023-05-10T14:45:00Z">
              <w:r w:rsidR="00F03AA3" w:rsidRPr="00FF3F12">
                <w:rPr>
                  <w:rFonts w:ascii="仿宋" w:hAnsi="仿宋" w:cs="Times New Roman"/>
                  <w:szCs w:val="21"/>
                </w:rPr>
                <w:t>it</w:t>
              </w:r>
            </w:ins>
            <w:ins w:id="468" w:author="Li Yang" w:date="2023-05-10T14:46:00Z">
              <w:r w:rsidR="00F03AA3">
                <w:rPr>
                  <w:rFonts w:ascii="仿宋" w:hAnsi="仿宋" w:cs="Times New Roman"/>
                  <w:szCs w:val="21"/>
                </w:rPr>
                <w:t>4</w:t>
              </w:r>
            </w:ins>
          </w:p>
        </w:tc>
        <w:tc>
          <w:tcPr>
            <w:tcW w:w="6663" w:type="dxa"/>
            <w:tcPrChange w:id="469" w:author="Li Yang" w:date="2023-05-10T14:47:00Z">
              <w:tcPr>
                <w:tcW w:w="6777" w:type="dxa"/>
              </w:tcPr>
            </w:tcPrChange>
          </w:tcPr>
          <w:p w14:paraId="56282D95" w14:textId="77777777" w:rsidR="00F03AA3" w:rsidRDefault="00F03AA3" w:rsidP="00F03AA3">
            <w:pPr>
              <w:jc w:val="left"/>
              <w:rPr>
                <w:ins w:id="470" w:author="Li Yang" w:date="2023-05-10T14:45:00Z"/>
                <w:rFonts w:ascii="仿宋" w:hAnsi="仿宋" w:cs="Times New Roman"/>
                <w:szCs w:val="21"/>
              </w:rPr>
            </w:pPr>
            <w:ins w:id="471" w:author="Li Yang" w:date="2023-05-10T14:45:00Z">
              <w:r>
                <w:rPr>
                  <w:rFonts w:ascii="仿宋" w:hAnsi="仿宋" w:cs="Times New Roman" w:hint="eastAsia"/>
                  <w:szCs w:val="21"/>
                </w:rPr>
                <w:t>用于标识是否存在</w:t>
              </w:r>
              <w:r w:rsidRPr="00B36DF1">
                <w:rPr>
                  <w:rFonts w:ascii="仿宋" w:hAnsi="仿宋" w:cs="Times New Roman"/>
                  <w:szCs w:val="21"/>
                </w:rPr>
                <w:t>Chunk size</w:t>
              </w:r>
              <w:r>
                <w:rPr>
                  <w:rFonts w:ascii="仿宋" w:hAnsi="仿宋" w:cs="Times New Roman" w:hint="eastAsia"/>
                  <w:szCs w:val="21"/>
                </w:rPr>
                <w:t>字段</w:t>
              </w:r>
            </w:ins>
          </w:p>
          <w:p w14:paraId="4C07DDA1" w14:textId="5E699667" w:rsidR="00F03AA3" w:rsidRDefault="00F03AA3" w:rsidP="00F03AA3">
            <w:pPr>
              <w:jc w:val="left"/>
              <w:rPr>
                <w:ins w:id="472" w:author="Li Yang" w:date="2023-05-10T14:45:00Z"/>
                <w:rFonts w:ascii="仿宋" w:hAnsi="仿宋" w:cs="Times New Roman"/>
                <w:szCs w:val="21"/>
              </w:rPr>
            </w:pPr>
            <w:ins w:id="473" w:author="Li Yang" w:date="2023-05-10T14:45:00Z">
              <w:r>
                <w:rPr>
                  <w:rFonts w:ascii="仿宋" w:hAnsi="仿宋" w:cs="Times New Roman" w:hint="eastAsia"/>
                  <w:szCs w:val="21"/>
                </w:rPr>
                <w:lastRenderedPageBreak/>
                <w:t>0：不存在；1：存在</w:t>
              </w:r>
            </w:ins>
          </w:p>
        </w:tc>
      </w:tr>
      <w:tr w:rsidR="00F03AA3" w:rsidRPr="00FF3F12" w14:paraId="59F693AB" w14:textId="77777777" w:rsidTr="001F6FC4">
        <w:trPr>
          <w:trHeight w:val="276"/>
          <w:ins w:id="474" w:author="Li Yang" w:date="2023-05-10T14:45:00Z"/>
          <w:trPrChange w:id="475" w:author="Li Yang" w:date="2023-05-10T14:47:00Z">
            <w:trPr>
              <w:trHeight w:val="276"/>
            </w:trPr>
          </w:trPrChange>
        </w:trPr>
        <w:tc>
          <w:tcPr>
            <w:tcW w:w="1275" w:type="dxa"/>
            <w:tcPrChange w:id="476" w:author="Li Yang" w:date="2023-05-10T14:47:00Z">
              <w:tcPr>
                <w:tcW w:w="1161" w:type="dxa"/>
              </w:tcPr>
            </w:tcPrChange>
          </w:tcPr>
          <w:p w14:paraId="7AA13D4A" w14:textId="05B2639D" w:rsidR="00F03AA3" w:rsidRPr="00FF3F12" w:rsidRDefault="001F6FC4">
            <w:pPr>
              <w:jc w:val="left"/>
              <w:rPr>
                <w:ins w:id="477" w:author="Li Yang" w:date="2023-05-10T14:45:00Z"/>
                <w:rFonts w:ascii="仿宋" w:hAnsi="仿宋" w:cs="Times New Roman"/>
                <w:szCs w:val="21"/>
              </w:rPr>
              <w:pPrChange w:id="478" w:author="Li Yang" w:date="2023-05-10T14:47:00Z">
                <w:pPr>
                  <w:jc w:val="center"/>
                </w:pPr>
              </w:pPrChange>
            </w:pPr>
            <w:ins w:id="479" w:author="Li Yang" w:date="2023-05-10T14:48:00Z">
              <w:r>
                <w:rPr>
                  <w:rFonts w:ascii="仿宋" w:hAnsi="仿宋" w:cs="Times New Roman"/>
                  <w:szCs w:val="21"/>
                </w:rPr>
                <w:lastRenderedPageBreak/>
                <w:t>b</w:t>
              </w:r>
            </w:ins>
            <w:ins w:id="480" w:author="Li Yang" w:date="2023-05-10T14:45:00Z">
              <w:r w:rsidR="00F03AA3" w:rsidRPr="00FF3F12">
                <w:rPr>
                  <w:rFonts w:ascii="仿宋" w:hAnsi="仿宋" w:cs="Times New Roman"/>
                  <w:szCs w:val="21"/>
                </w:rPr>
                <w:t>it</w:t>
              </w:r>
            </w:ins>
            <w:ins w:id="481" w:author="Li Yang" w:date="2023-05-10T14:46:00Z">
              <w:r w:rsidR="00F03AA3">
                <w:rPr>
                  <w:rFonts w:ascii="仿宋" w:hAnsi="仿宋" w:cs="Times New Roman"/>
                  <w:szCs w:val="21"/>
                </w:rPr>
                <w:t>3</w:t>
              </w:r>
            </w:ins>
          </w:p>
        </w:tc>
        <w:tc>
          <w:tcPr>
            <w:tcW w:w="6663" w:type="dxa"/>
            <w:tcPrChange w:id="482" w:author="Li Yang" w:date="2023-05-10T14:47:00Z">
              <w:tcPr>
                <w:tcW w:w="6777" w:type="dxa"/>
              </w:tcPr>
            </w:tcPrChange>
          </w:tcPr>
          <w:p w14:paraId="2705D312" w14:textId="77777777" w:rsidR="00F03AA3" w:rsidRDefault="00F03AA3" w:rsidP="00F03AA3">
            <w:pPr>
              <w:jc w:val="left"/>
              <w:rPr>
                <w:ins w:id="483" w:author="Li Yang" w:date="2023-05-10T14:45:00Z"/>
                <w:rFonts w:ascii="仿宋" w:hAnsi="仿宋" w:cs="Times New Roman"/>
                <w:szCs w:val="21"/>
              </w:rPr>
            </w:pPr>
            <w:ins w:id="484" w:author="Li Yang" w:date="2023-05-10T14:45:00Z">
              <w:r>
                <w:rPr>
                  <w:rFonts w:ascii="仿宋" w:hAnsi="仿宋" w:cs="Times New Roman" w:hint="eastAsia"/>
                  <w:szCs w:val="21"/>
                </w:rPr>
                <w:t>用于标识是否存在</w:t>
              </w:r>
              <w:r w:rsidRPr="00B36DF1">
                <w:rPr>
                  <w:rFonts w:ascii="仿宋" w:hAnsi="仿宋" w:cs="Times New Roman"/>
                  <w:szCs w:val="21"/>
                </w:rPr>
                <w:t xml:space="preserve">Chunk </w:t>
              </w:r>
              <w:r>
                <w:rPr>
                  <w:rFonts w:ascii="仿宋" w:hAnsi="仿宋" w:cs="Times New Roman" w:hint="eastAsia"/>
                  <w:szCs w:val="21"/>
                </w:rPr>
                <w:t>checksum字段</w:t>
              </w:r>
            </w:ins>
          </w:p>
          <w:p w14:paraId="16B9336D" w14:textId="257F2837" w:rsidR="00F03AA3" w:rsidRDefault="00F03AA3" w:rsidP="00F03AA3">
            <w:pPr>
              <w:jc w:val="left"/>
              <w:rPr>
                <w:ins w:id="485" w:author="Li Yang" w:date="2023-05-10T14:45:00Z"/>
                <w:rFonts w:ascii="仿宋" w:hAnsi="仿宋" w:cs="Times New Roman"/>
                <w:szCs w:val="21"/>
              </w:rPr>
            </w:pPr>
            <w:ins w:id="486" w:author="Li Yang" w:date="2023-05-10T14:45:00Z">
              <w:r>
                <w:rPr>
                  <w:rFonts w:ascii="仿宋" w:hAnsi="仿宋" w:cs="Times New Roman" w:hint="eastAsia"/>
                  <w:szCs w:val="21"/>
                </w:rPr>
                <w:t>0：不存在；1：存在</w:t>
              </w:r>
            </w:ins>
          </w:p>
        </w:tc>
      </w:tr>
      <w:tr w:rsidR="00392091" w:rsidRPr="00FF3F12" w14:paraId="6BD73403" w14:textId="77777777" w:rsidTr="001F6FC4">
        <w:trPr>
          <w:trHeight w:val="276"/>
          <w:trPrChange w:id="487" w:author="Li Yang" w:date="2023-05-10T14:47:00Z">
            <w:trPr>
              <w:trHeight w:val="276"/>
            </w:trPr>
          </w:trPrChange>
        </w:trPr>
        <w:tc>
          <w:tcPr>
            <w:tcW w:w="1275" w:type="dxa"/>
            <w:tcPrChange w:id="488" w:author="Li Yang" w:date="2023-05-10T14:47:00Z">
              <w:tcPr>
                <w:tcW w:w="1161" w:type="dxa"/>
              </w:tcPr>
            </w:tcPrChange>
          </w:tcPr>
          <w:p w14:paraId="481AEDD4" w14:textId="17113EF1" w:rsidR="00392091" w:rsidRPr="00FF3F12" w:rsidRDefault="00392091">
            <w:pPr>
              <w:jc w:val="left"/>
              <w:rPr>
                <w:rFonts w:ascii="仿宋" w:hAnsi="仿宋" w:cs="Times New Roman"/>
                <w:szCs w:val="21"/>
              </w:rPr>
              <w:pPrChange w:id="489" w:author="Li Yang" w:date="2023-05-10T14:47:00Z">
                <w:pPr>
                  <w:jc w:val="center"/>
                </w:pPr>
              </w:pPrChange>
            </w:pPr>
            <w:del w:id="490" w:author="Li Yang" w:date="2023-05-10T14:48:00Z">
              <w:r w:rsidRPr="00FF3F12" w:rsidDel="001F6FC4">
                <w:rPr>
                  <w:rFonts w:ascii="仿宋" w:hAnsi="仿宋" w:cs="Times New Roman"/>
                  <w:szCs w:val="21"/>
                </w:rPr>
                <w:delText>Bit</w:delText>
              </w:r>
              <w:r w:rsidDel="001F6FC4">
                <w:rPr>
                  <w:rFonts w:ascii="仿宋" w:hAnsi="仿宋" w:cs="Times New Roman"/>
                  <w:szCs w:val="21"/>
                </w:rPr>
                <w:delText>2</w:delText>
              </w:r>
            </w:del>
            <w:ins w:id="491" w:author="Li Yang" w:date="2023-05-10T14:48:00Z">
              <w:r w:rsidR="001F6FC4">
                <w:rPr>
                  <w:rFonts w:ascii="仿宋" w:hAnsi="仿宋" w:cs="Times New Roman"/>
                  <w:szCs w:val="21"/>
                </w:rPr>
                <w:t>b</w:t>
              </w:r>
              <w:r w:rsidR="001F6FC4" w:rsidRPr="00FF3F12">
                <w:rPr>
                  <w:rFonts w:ascii="仿宋" w:hAnsi="仿宋" w:cs="Times New Roman"/>
                  <w:szCs w:val="21"/>
                </w:rPr>
                <w:t>it</w:t>
              </w:r>
              <w:r w:rsidR="001F6FC4">
                <w:rPr>
                  <w:rFonts w:ascii="仿宋" w:hAnsi="仿宋" w:cs="Times New Roman"/>
                  <w:szCs w:val="21"/>
                </w:rPr>
                <w:t>2</w:t>
              </w:r>
            </w:ins>
            <w:r w:rsidRPr="00FF3F12">
              <w:rPr>
                <w:rFonts w:ascii="仿宋" w:hAnsi="仿宋" w:cs="Times New Roman"/>
                <w:szCs w:val="21"/>
              </w:rPr>
              <w:t>~</w:t>
            </w:r>
            <w:del w:id="492" w:author="Li Yang" w:date="2023-05-10T14:48:00Z">
              <w:r w:rsidRPr="00FF3F12" w:rsidDel="001F6FC4">
                <w:rPr>
                  <w:rFonts w:ascii="仿宋" w:hAnsi="仿宋" w:cs="Times New Roman"/>
                  <w:szCs w:val="21"/>
                </w:rPr>
                <w:delText>Bit0</w:delText>
              </w:r>
            </w:del>
            <w:ins w:id="493" w:author="Li Yang" w:date="2023-05-10T14:48:00Z">
              <w:r w:rsidR="001F6FC4">
                <w:rPr>
                  <w:rFonts w:ascii="仿宋" w:hAnsi="仿宋" w:cs="Times New Roman"/>
                  <w:szCs w:val="21"/>
                </w:rPr>
                <w:t>b</w:t>
              </w:r>
              <w:r w:rsidR="001F6FC4" w:rsidRPr="00FF3F12">
                <w:rPr>
                  <w:rFonts w:ascii="仿宋" w:hAnsi="仿宋" w:cs="Times New Roman"/>
                  <w:szCs w:val="21"/>
                </w:rPr>
                <w:t>it0</w:t>
              </w:r>
            </w:ins>
          </w:p>
        </w:tc>
        <w:tc>
          <w:tcPr>
            <w:tcW w:w="6663" w:type="dxa"/>
            <w:tcPrChange w:id="494" w:author="Li Yang" w:date="2023-05-10T14:47:00Z">
              <w:tcPr>
                <w:tcW w:w="6777" w:type="dxa"/>
              </w:tcPr>
            </w:tcPrChange>
          </w:tcPr>
          <w:p w14:paraId="4C22BDC6" w14:textId="3DA11BE0" w:rsidR="00392091" w:rsidRPr="00FF3F12" w:rsidRDefault="00392091" w:rsidP="00392091">
            <w:pPr>
              <w:jc w:val="left"/>
              <w:rPr>
                <w:rFonts w:ascii="仿宋" w:hAnsi="仿宋" w:cs="Times New Roman"/>
                <w:szCs w:val="21"/>
              </w:rPr>
            </w:pPr>
            <w:r w:rsidRPr="00FF3F12">
              <w:rPr>
                <w:rFonts w:ascii="仿宋" w:hAnsi="仿宋" w:cs="Times New Roman" w:hint="eastAsia"/>
                <w:szCs w:val="21"/>
              </w:rPr>
              <w:t>预留</w:t>
            </w:r>
            <w:r>
              <w:rPr>
                <w:rFonts w:ascii="仿宋" w:hAnsi="仿宋" w:cs="Times New Roman" w:hint="eastAsia"/>
                <w:szCs w:val="21"/>
              </w:rPr>
              <w:t>，现阶段置0，未来可用于扩展可选字段</w:t>
            </w:r>
          </w:p>
        </w:tc>
      </w:tr>
    </w:tbl>
    <w:p w14:paraId="448BAAE5" w14:textId="77777777" w:rsidR="00B36DF1" w:rsidRPr="00A44DC7" w:rsidRDefault="00B36DF1" w:rsidP="00B36DF1">
      <w:pPr>
        <w:rPr>
          <w:rFonts w:ascii="仿宋" w:hAnsi="仿宋" w:cs="Times New Roman"/>
          <w:color w:val="FF0000"/>
          <w:szCs w:val="21"/>
          <w:u w:val="single"/>
        </w:rPr>
      </w:pPr>
    </w:p>
    <w:p w14:paraId="3D27FBA4" w14:textId="051CE25F" w:rsidR="00B36DF1" w:rsidRPr="008D4063" w:rsidRDefault="00B36DF1" w:rsidP="00B36DF1">
      <w:pPr>
        <w:pStyle w:val="ab"/>
        <w:numPr>
          <w:ilvl w:val="0"/>
          <w:numId w:val="59"/>
        </w:numPr>
        <w:ind w:firstLineChars="0"/>
        <w:rPr>
          <w:rFonts w:ascii="仿宋" w:hAnsi="仿宋" w:cstheme="minorHAnsi"/>
          <w:b/>
          <w:sz w:val="21"/>
          <w:szCs w:val="21"/>
        </w:rPr>
      </w:pPr>
      <w:r w:rsidRPr="00FF3F12">
        <w:rPr>
          <w:rFonts w:ascii="仿宋" w:hAnsi="仿宋" w:cstheme="minorHAnsi"/>
          <w:b/>
          <w:sz w:val="21"/>
          <w:szCs w:val="21"/>
        </w:rPr>
        <w:t>Preference</w:t>
      </w:r>
      <w:r w:rsidRPr="00FF3F12">
        <w:rPr>
          <w:rFonts w:ascii="仿宋" w:hAnsi="仿宋" w:cstheme="minorHAnsi" w:hint="eastAsia"/>
          <w:b/>
          <w:sz w:val="21"/>
          <w:szCs w:val="21"/>
        </w:rPr>
        <w:t>：</w:t>
      </w:r>
      <w:r w:rsidRPr="008D4063">
        <w:rPr>
          <w:rFonts w:ascii="仿宋" w:hAnsi="仿宋" w:cstheme="minorHAnsi" w:hint="eastAsia"/>
          <w:sz w:val="21"/>
          <w:szCs w:val="21"/>
        </w:rPr>
        <w:t>Flags的(</w:t>
      </w:r>
      <w:del w:id="495" w:author="Li Yang" w:date="2023-05-10T14:46:00Z">
        <w:r w:rsidRPr="008D4063" w:rsidDel="001F6FC4">
          <w:rPr>
            <w:rFonts w:ascii="仿宋" w:hAnsi="仿宋" w:cstheme="minorHAnsi" w:hint="eastAsia"/>
            <w:sz w:val="21"/>
            <w:szCs w:val="21"/>
          </w:rPr>
          <w:delText>bit5</w:delText>
        </w:r>
      </w:del>
      <w:ins w:id="496" w:author="Li Yang" w:date="2023-05-10T14:46:00Z">
        <w:r w:rsidR="001F6FC4" w:rsidRPr="008D4063">
          <w:rPr>
            <w:rFonts w:ascii="仿宋" w:hAnsi="仿宋" w:cstheme="minorHAnsi" w:hint="eastAsia"/>
            <w:sz w:val="21"/>
            <w:szCs w:val="21"/>
          </w:rPr>
          <w:t>bit</w:t>
        </w:r>
        <w:r w:rsidR="001F6FC4">
          <w:rPr>
            <w:rFonts w:ascii="仿宋" w:hAnsi="仿宋" w:cstheme="minorHAnsi"/>
            <w:sz w:val="21"/>
            <w:szCs w:val="21"/>
          </w:rPr>
          <w:t>7</w:t>
        </w:r>
      </w:ins>
      <w:r w:rsidRPr="008D4063">
        <w:rPr>
          <w:rFonts w:ascii="仿宋" w:hAnsi="仿宋" w:cstheme="minorHAnsi" w:hint="eastAsia"/>
          <w:sz w:val="21"/>
          <w:szCs w:val="21"/>
        </w:rPr>
        <w:t>,</w:t>
      </w:r>
      <w:del w:id="497" w:author="Li Yang" w:date="2023-05-10T14:46:00Z">
        <w:r w:rsidRPr="008D4063" w:rsidDel="001F6FC4">
          <w:rPr>
            <w:rFonts w:ascii="仿宋" w:hAnsi="仿宋" w:cstheme="minorHAnsi" w:hint="eastAsia"/>
            <w:sz w:val="21"/>
            <w:szCs w:val="21"/>
          </w:rPr>
          <w:delText>bit4</w:delText>
        </w:r>
      </w:del>
      <w:ins w:id="498" w:author="Li Yang" w:date="2023-05-10T14:46:00Z">
        <w:r w:rsidR="001F6FC4" w:rsidRPr="008D4063">
          <w:rPr>
            <w:rFonts w:ascii="仿宋" w:hAnsi="仿宋" w:cstheme="minorHAnsi" w:hint="eastAsia"/>
            <w:sz w:val="21"/>
            <w:szCs w:val="21"/>
          </w:rPr>
          <w:t>bit</w:t>
        </w:r>
        <w:r w:rsidR="001F6FC4">
          <w:rPr>
            <w:rFonts w:ascii="仿宋" w:hAnsi="仿宋" w:cstheme="minorHAnsi"/>
            <w:sz w:val="21"/>
            <w:szCs w:val="21"/>
          </w:rPr>
          <w:t>6</w:t>
        </w:r>
      </w:ins>
      <w:r w:rsidRPr="008D4063">
        <w:rPr>
          <w:rFonts w:ascii="仿宋" w:hAnsi="仿宋" w:cstheme="minorHAnsi" w:hint="eastAsia"/>
          <w:sz w:val="21"/>
          <w:szCs w:val="21"/>
        </w:rPr>
        <w:t>)=(0,0)时，长度为8bytes</w:t>
      </w:r>
      <w:r>
        <w:rPr>
          <w:rFonts w:ascii="仿宋" w:hAnsi="仿宋" w:cstheme="minorHAnsi" w:hint="eastAsia"/>
          <w:sz w:val="21"/>
          <w:szCs w:val="21"/>
        </w:rPr>
        <w:t>，</w:t>
      </w:r>
      <w:r w:rsidRPr="008D4063">
        <w:rPr>
          <w:rFonts w:ascii="仿宋" w:hAnsi="仿宋" w:cstheme="minorHAnsi" w:hint="eastAsia"/>
          <w:sz w:val="21"/>
          <w:szCs w:val="21"/>
        </w:rPr>
        <w:t>未来可通过设置</w:t>
      </w:r>
      <w:del w:id="499" w:author="Li Yang" w:date="2023-05-10T14:48:00Z">
        <w:r w:rsidRPr="008D4063" w:rsidDel="001F6FC4">
          <w:rPr>
            <w:rFonts w:ascii="仿宋" w:hAnsi="仿宋" w:cstheme="minorHAnsi" w:hint="eastAsia"/>
            <w:sz w:val="21"/>
            <w:szCs w:val="21"/>
          </w:rPr>
          <w:delText>flags</w:delText>
        </w:r>
      </w:del>
      <w:ins w:id="500" w:author="Li Yang" w:date="2023-05-10T14:48:00Z">
        <w:r w:rsidR="001F6FC4">
          <w:rPr>
            <w:rFonts w:ascii="仿宋" w:hAnsi="仿宋" w:cstheme="minorHAnsi"/>
            <w:sz w:val="21"/>
            <w:szCs w:val="21"/>
          </w:rPr>
          <w:t>F</w:t>
        </w:r>
        <w:r w:rsidR="001F6FC4" w:rsidRPr="008D4063">
          <w:rPr>
            <w:rFonts w:ascii="仿宋" w:hAnsi="仿宋" w:cstheme="minorHAnsi" w:hint="eastAsia"/>
            <w:sz w:val="21"/>
            <w:szCs w:val="21"/>
          </w:rPr>
          <w:t>lags</w:t>
        </w:r>
      </w:ins>
      <w:r w:rsidRPr="008D4063">
        <w:rPr>
          <w:rFonts w:ascii="仿宋" w:hAnsi="仿宋" w:cstheme="minorHAnsi" w:hint="eastAsia"/>
          <w:sz w:val="21"/>
          <w:szCs w:val="21"/>
        </w:rPr>
        <w:t>，扩展</w:t>
      </w:r>
      <w:del w:id="501" w:author="Li Yang" w:date="2023-05-10T14:48:00Z">
        <w:r w:rsidRPr="008D4063" w:rsidDel="001F6FC4">
          <w:rPr>
            <w:rFonts w:ascii="仿宋" w:hAnsi="仿宋" w:cstheme="minorHAnsi" w:hint="eastAsia"/>
            <w:sz w:val="21"/>
            <w:szCs w:val="21"/>
          </w:rPr>
          <w:delText>p</w:delText>
        </w:r>
      </w:del>
      <w:ins w:id="502" w:author="Li Yang" w:date="2023-05-10T14:48:00Z">
        <w:r w:rsidR="001F6FC4">
          <w:rPr>
            <w:rFonts w:ascii="仿宋" w:hAnsi="仿宋" w:cstheme="minorHAnsi"/>
            <w:sz w:val="21"/>
            <w:szCs w:val="21"/>
          </w:rPr>
          <w:t>P</w:t>
        </w:r>
      </w:ins>
      <w:r w:rsidRPr="008D4063">
        <w:rPr>
          <w:rFonts w:ascii="仿宋" w:hAnsi="仿宋" w:cstheme="minorHAnsi" w:hint="eastAsia"/>
          <w:sz w:val="21"/>
          <w:szCs w:val="21"/>
        </w:rPr>
        <w:t>reference长度</w:t>
      </w:r>
      <w:r>
        <w:rPr>
          <w:rFonts w:ascii="仿宋" w:hAnsi="仿宋" w:cstheme="minorHAnsi" w:hint="eastAsia"/>
          <w:sz w:val="21"/>
          <w:szCs w:val="21"/>
        </w:rPr>
        <w:t>；</w:t>
      </w:r>
      <w:r w:rsidR="00B04090">
        <w:rPr>
          <w:rFonts w:ascii="仿宋" w:hAnsi="仿宋" w:cstheme="minorHAnsi" w:hint="eastAsia"/>
          <w:sz w:val="21"/>
          <w:szCs w:val="21"/>
        </w:rPr>
        <w:t>数据块</w:t>
      </w:r>
      <w:r w:rsidRPr="00FF3F12">
        <w:rPr>
          <w:rFonts w:ascii="仿宋" w:hAnsi="仿宋" w:cs="Times New Roman" w:hint="eastAsia"/>
          <w:sz w:val="21"/>
          <w:szCs w:val="21"/>
        </w:rPr>
        <w:t>的传输偏好，用于标识对传输、</w:t>
      </w:r>
      <w:r w:rsidR="00B04090">
        <w:rPr>
          <w:rFonts w:ascii="仿宋" w:hAnsi="仿宋" w:cs="Times New Roman" w:hint="eastAsia"/>
          <w:sz w:val="21"/>
          <w:szCs w:val="21"/>
        </w:rPr>
        <w:t>存储、</w:t>
      </w:r>
      <w:r w:rsidRPr="00FF3F12">
        <w:rPr>
          <w:rFonts w:ascii="仿宋" w:hAnsi="仿宋" w:cs="Times New Roman" w:hint="eastAsia"/>
          <w:sz w:val="21"/>
          <w:szCs w:val="21"/>
        </w:rPr>
        <w:t>算力</w:t>
      </w:r>
      <w:r>
        <w:rPr>
          <w:rFonts w:ascii="仿宋" w:hAnsi="仿宋" w:cs="Times New Roman" w:hint="eastAsia"/>
          <w:sz w:val="21"/>
          <w:szCs w:val="21"/>
        </w:rPr>
        <w:t>等</w:t>
      </w:r>
      <w:r w:rsidRPr="00FF3F12">
        <w:rPr>
          <w:rFonts w:ascii="仿宋" w:hAnsi="仿宋" w:cs="Times New Roman" w:hint="eastAsia"/>
          <w:sz w:val="21"/>
          <w:szCs w:val="21"/>
        </w:rPr>
        <w:t>需求、资源选择意向、</w:t>
      </w:r>
      <w:r>
        <w:rPr>
          <w:rFonts w:ascii="仿宋" w:hAnsi="仿宋" w:cs="Times New Roman" w:hint="eastAsia"/>
          <w:sz w:val="21"/>
          <w:szCs w:val="21"/>
        </w:rPr>
        <w:t>使用增强机制</w:t>
      </w:r>
      <w:r w:rsidR="00B04090">
        <w:rPr>
          <w:rFonts w:ascii="仿宋" w:hAnsi="仿宋" w:cs="Times New Roman" w:hint="eastAsia"/>
          <w:sz w:val="21"/>
          <w:szCs w:val="21"/>
        </w:rPr>
        <w:t>和</w:t>
      </w:r>
      <w:r w:rsidRPr="00FF3F12">
        <w:rPr>
          <w:rFonts w:ascii="仿宋" w:hAnsi="仿宋" w:cs="Times New Roman" w:hint="eastAsia"/>
          <w:sz w:val="21"/>
          <w:szCs w:val="21"/>
        </w:rPr>
        <w:t>参数等，用于指导</w:t>
      </w:r>
      <w:r w:rsidR="00B04090">
        <w:rPr>
          <w:rFonts w:ascii="仿宋" w:hAnsi="仿宋" w:cs="Times New Roman" w:hint="eastAsia"/>
          <w:sz w:val="21"/>
          <w:szCs w:val="21"/>
        </w:rPr>
        <w:t>数据块</w:t>
      </w:r>
      <w:r w:rsidRPr="00FF3F12">
        <w:rPr>
          <w:rFonts w:ascii="仿宋" w:hAnsi="仿宋" w:cs="Times New Roman" w:hint="eastAsia"/>
          <w:sz w:val="21"/>
          <w:szCs w:val="21"/>
        </w:rPr>
        <w:t>在传输过程中的网内处理操作。</w:t>
      </w:r>
    </w:p>
    <w:p w14:paraId="41EDA45C" w14:textId="58866F26" w:rsidR="00B36DF1" w:rsidRDefault="009E7B52" w:rsidP="00B36DF1">
      <w:pPr>
        <w:jc w:val="center"/>
        <w:rPr>
          <w:rFonts w:ascii="仿宋" w:hAnsi="仿宋" w:cstheme="minorHAnsi"/>
          <w:szCs w:val="21"/>
        </w:rPr>
      </w:pPr>
      <w:del w:id="503" w:author="Li Yang" w:date="2023-05-15T13:42:00Z">
        <w:r w:rsidDel="00605280">
          <w:object w:dxaOrig="6961" w:dyaOrig="1141" w14:anchorId="3DF3E5C9">
            <v:shape id="_x0000_i1039" type="#_x0000_t75" style="width:426pt;height:69.5pt" o:ole="">
              <v:imagedata r:id="rId39" o:title=""/>
            </v:shape>
            <o:OLEObject Type="Embed" ProgID="Visio.Drawing.15" ShapeID="_x0000_i1039" DrawAspect="Content" ObjectID="_1745846782" r:id="rId40"/>
          </w:object>
        </w:r>
      </w:del>
      <w:ins w:id="504" w:author="Li Yang" w:date="2023-05-15T13:42:00Z">
        <w:r w:rsidR="00605280">
          <w:object w:dxaOrig="6961" w:dyaOrig="1591" w14:anchorId="28FBD42B">
            <v:shape id="_x0000_i1040" type="#_x0000_t75" style="width:403pt;height:92.5pt" o:ole="">
              <v:imagedata r:id="rId41" o:title=""/>
            </v:shape>
            <o:OLEObject Type="Embed" ProgID="Visio.Drawing.15" ShapeID="_x0000_i1040" DrawAspect="Content" ObjectID="_1745846783" r:id="rId42"/>
          </w:object>
        </w:r>
      </w:ins>
    </w:p>
    <w:p w14:paraId="54C738D5" w14:textId="70D23926" w:rsidR="00B36DF1" w:rsidRPr="007A08F1" w:rsidRDefault="00B36DF1" w:rsidP="00B36DF1">
      <w:pPr>
        <w:jc w:val="center"/>
        <w:rPr>
          <w:rFonts w:ascii="仿宋" w:hAnsi="仿宋"/>
        </w:rPr>
      </w:pPr>
      <w:r w:rsidRPr="00FF3F12">
        <w:rPr>
          <w:rFonts w:ascii="仿宋" w:hAnsi="仿宋" w:cstheme="minorHAnsi" w:hint="eastAsia"/>
          <w:szCs w:val="21"/>
        </w:rPr>
        <w:t>图</w:t>
      </w:r>
      <w:r w:rsidRPr="00FF3F12">
        <w:rPr>
          <w:rFonts w:ascii="仿宋" w:hAnsi="仿宋" w:cstheme="minorHAnsi"/>
          <w:szCs w:val="21"/>
        </w:rPr>
        <w:t xml:space="preserve"> </w:t>
      </w:r>
      <w:r w:rsidRPr="006F72A9">
        <w:rPr>
          <w:rFonts w:ascii="仿宋" w:hAnsi="仿宋" w:cstheme="minorHAnsi"/>
          <w:szCs w:val="21"/>
        </w:rPr>
        <w:fldChar w:fldCharType="begin"/>
      </w:r>
      <w:r w:rsidRPr="00FF3F12">
        <w:rPr>
          <w:rFonts w:ascii="仿宋" w:hAnsi="仿宋" w:cstheme="minorHAnsi"/>
          <w:szCs w:val="21"/>
        </w:rPr>
        <w:instrText xml:space="preserve"> SEQ </w:instrText>
      </w:r>
      <w:r w:rsidRPr="00FF3F12">
        <w:rPr>
          <w:rFonts w:ascii="仿宋" w:hAnsi="仿宋" w:cstheme="minorHAnsi" w:hint="eastAsia"/>
          <w:szCs w:val="21"/>
        </w:rPr>
        <w:instrText>图</w:instrText>
      </w:r>
      <w:r w:rsidRPr="00FF3F12">
        <w:rPr>
          <w:rFonts w:ascii="仿宋" w:hAnsi="仿宋" w:cstheme="minorHAnsi"/>
          <w:szCs w:val="21"/>
        </w:rPr>
        <w:instrText xml:space="preserve"> \* ARABIC </w:instrText>
      </w:r>
      <w:r w:rsidRPr="006F72A9">
        <w:rPr>
          <w:rFonts w:ascii="仿宋" w:hAnsi="仿宋" w:cstheme="minorHAnsi"/>
          <w:szCs w:val="21"/>
        </w:rPr>
        <w:fldChar w:fldCharType="separate"/>
      </w:r>
      <w:r w:rsidR="0079115A">
        <w:rPr>
          <w:rFonts w:ascii="仿宋" w:hAnsi="仿宋" w:cstheme="minorHAnsi"/>
          <w:noProof/>
          <w:szCs w:val="21"/>
        </w:rPr>
        <w:t>11</w:t>
      </w:r>
      <w:r w:rsidRPr="006F72A9">
        <w:rPr>
          <w:rFonts w:ascii="仿宋" w:hAnsi="仿宋" w:cstheme="minorHAnsi"/>
          <w:szCs w:val="21"/>
        </w:rPr>
        <w:fldChar w:fldCharType="end"/>
      </w:r>
      <w:r w:rsidRPr="00FF3F12">
        <w:rPr>
          <w:rFonts w:ascii="仿宋" w:hAnsi="仿宋" w:cstheme="minorHAnsi"/>
          <w:szCs w:val="21"/>
        </w:rPr>
        <w:t xml:space="preserve"> </w:t>
      </w:r>
      <w:r w:rsidR="002A09CA" w:rsidRPr="00FF3F12">
        <w:rPr>
          <w:rFonts w:ascii="仿宋" w:hAnsi="仿宋"/>
          <w:szCs w:val="21"/>
        </w:rPr>
        <w:t>DP</w:t>
      </w:r>
      <w:r w:rsidRPr="00FF3F12">
        <w:rPr>
          <w:rFonts w:ascii="仿宋" w:hAnsi="仿宋" w:cstheme="minorHAnsi"/>
          <w:szCs w:val="21"/>
        </w:rPr>
        <w:t>_DAT</w:t>
      </w:r>
      <w:r w:rsidRPr="00FF3F12">
        <w:rPr>
          <w:rFonts w:ascii="仿宋" w:hAnsi="仿宋" w:cstheme="minorHAnsi" w:hint="eastAsia"/>
          <w:szCs w:val="21"/>
        </w:rPr>
        <w:t>报文中</w:t>
      </w:r>
      <w:del w:id="505" w:author="Li Yang" w:date="2023-05-10T14:49:00Z">
        <w:r w:rsidRPr="00FF3F12" w:rsidDel="001F6FC4">
          <w:rPr>
            <w:rFonts w:ascii="仿宋" w:hAnsi="仿宋" w:cstheme="minorHAnsi"/>
            <w:szCs w:val="21"/>
          </w:rPr>
          <w:delText>preference</w:delText>
        </w:r>
      </w:del>
      <w:ins w:id="506" w:author="Li Yang" w:date="2023-05-10T14:49:00Z">
        <w:r w:rsidR="001F6FC4">
          <w:rPr>
            <w:rFonts w:ascii="仿宋" w:hAnsi="仿宋" w:cstheme="minorHAnsi"/>
            <w:szCs w:val="21"/>
          </w:rPr>
          <w:t>P</w:t>
        </w:r>
        <w:r w:rsidR="001F6FC4" w:rsidRPr="00FF3F12">
          <w:rPr>
            <w:rFonts w:ascii="仿宋" w:hAnsi="仿宋" w:cstheme="minorHAnsi"/>
            <w:szCs w:val="21"/>
          </w:rPr>
          <w:t>reference</w:t>
        </w:r>
      </w:ins>
      <w:r w:rsidRPr="00FF3F12">
        <w:rPr>
          <w:rFonts w:ascii="仿宋" w:hAnsi="仿宋" w:cstheme="minorHAnsi"/>
          <w:szCs w:val="21"/>
        </w:rPr>
        <w:t>字段格式</w:t>
      </w:r>
    </w:p>
    <w:p w14:paraId="60CD49E6" w14:textId="68B72B87" w:rsidR="009E7B52" w:rsidRPr="00097081" w:rsidRDefault="009E7B52" w:rsidP="00097081">
      <w:pPr>
        <w:rPr>
          <w:rFonts w:ascii="仿宋" w:hAnsi="仿宋"/>
          <w:b/>
          <w:szCs w:val="21"/>
        </w:rPr>
      </w:pPr>
    </w:p>
    <w:p w14:paraId="3E98E827" w14:textId="77777777" w:rsidR="009E7B52" w:rsidRPr="006F72A9" w:rsidRDefault="009E7B52" w:rsidP="009E7B52">
      <w:pPr>
        <w:pStyle w:val="ab"/>
        <w:numPr>
          <w:ilvl w:val="0"/>
          <w:numId w:val="45"/>
        </w:numPr>
        <w:ind w:firstLineChars="0"/>
        <w:rPr>
          <w:rFonts w:ascii="仿宋" w:hAnsi="仿宋" w:cstheme="minorHAnsi"/>
          <w:b/>
          <w:sz w:val="21"/>
          <w:szCs w:val="21"/>
        </w:rPr>
      </w:pPr>
      <w:r w:rsidRPr="006F72A9">
        <w:rPr>
          <w:rFonts w:ascii="仿宋" w:hAnsi="仿宋" w:cstheme="minorHAnsi" w:hint="eastAsia"/>
          <w:b/>
          <w:sz w:val="21"/>
          <w:szCs w:val="21"/>
        </w:rPr>
        <w:t>传输优先级（</w:t>
      </w:r>
      <w:r w:rsidRPr="00944DB5">
        <w:rPr>
          <w:rFonts w:ascii="仿宋" w:hAnsi="仿宋" w:cstheme="minorHAnsi"/>
          <w:b/>
          <w:sz w:val="21"/>
          <w:szCs w:val="21"/>
        </w:rPr>
        <w:t>Transport Priority, TP</w:t>
      </w:r>
      <w:r w:rsidRPr="006F72A9">
        <w:rPr>
          <w:rFonts w:ascii="仿宋" w:hAnsi="仿宋" w:cstheme="minorHAnsi" w:hint="eastAsia"/>
          <w:b/>
          <w:sz w:val="21"/>
          <w:szCs w:val="21"/>
        </w:rPr>
        <w:t>）</w:t>
      </w:r>
      <w:r w:rsidRPr="006F72A9">
        <w:rPr>
          <w:rFonts w:ascii="仿宋" w:hAnsi="仿宋" w:cstheme="minorHAnsi"/>
          <w:b/>
          <w:sz w:val="21"/>
          <w:szCs w:val="21"/>
        </w:rPr>
        <w:t>:</w:t>
      </w:r>
      <w:r w:rsidRPr="006F72A9">
        <w:rPr>
          <w:rFonts w:ascii="仿宋" w:hAnsi="仿宋" w:cstheme="minorHAnsi"/>
          <w:sz w:val="21"/>
          <w:szCs w:val="21"/>
        </w:rPr>
        <w:t xml:space="preserve"> 8bits</w:t>
      </w:r>
      <w:r w:rsidRPr="006F72A9">
        <w:rPr>
          <w:rFonts w:ascii="仿宋" w:hAnsi="仿宋" w:cstheme="minorHAnsi" w:hint="eastAsia"/>
          <w:sz w:val="21"/>
          <w:szCs w:val="21"/>
        </w:rPr>
        <w:t>，用于标识应用对网络提出的传输优先级需求，可在应用识别后根据应用的类型填写。网络服务商可以将优先级需求映射为可满足上述需求的一个</w:t>
      </w:r>
      <w:r w:rsidRPr="006F72A9">
        <w:rPr>
          <w:rFonts w:ascii="仿宋" w:hAnsi="仿宋" w:cstheme="minorHAnsi"/>
          <w:sz w:val="21"/>
          <w:szCs w:val="21"/>
        </w:rPr>
        <w:t>/</w:t>
      </w:r>
      <w:r w:rsidRPr="006F72A9">
        <w:rPr>
          <w:rFonts w:ascii="仿宋" w:hAnsi="仿宋" w:cstheme="minorHAnsi" w:hint="eastAsia"/>
          <w:sz w:val="21"/>
          <w:szCs w:val="21"/>
        </w:rPr>
        <w:t>组业务逻辑拓扑（业务标识）、及每个拓扑下对应路由策略和队列转发优先级（优先级标识）。</w:t>
      </w:r>
    </w:p>
    <w:p w14:paraId="0B0EF3B7" w14:textId="77777777" w:rsidR="009E7B52" w:rsidDel="00605280" w:rsidRDefault="009E7B52" w:rsidP="009E7B52">
      <w:pPr>
        <w:pStyle w:val="ab"/>
        <w:ind w:left="840" w:firstLineChars="0" w:firstLine="0"/>
        <w:rPr>
          <w:del w:id="507" w:author="Li Yang" w:date="2023-05-15T13:43:00Z"/>
          <w:rFonts w:ascii="仿宋" w:hAnsi="仿宋" w:cstheme="minorHAnsi"/>
          <w:color w:val="FF0000"/>
          <w:sz w:val="21"/>
          <w:szCs w:val="21"/>
          <w:u w:val="single"/>
        </w:rPr>
      </w:pPr>
      <w:r w:rsidRPr="00944DB5">
        <w:rPr>
          <w:rFonts w:ascii="仿宋" w:hAnsi="仿宋" w:cstheme="minorHAnsi" w:hint="eastAsia"/>
          <w:color w:val="FF0000"/>
          <w:sz w:val="21"/>
          <w:szCs w:val="21"/>
          <w:u w:val="single"/>
        </w:rPr>
        <w:t>备注：由端节点（</w:t>
      </w:r>
      <w:r w:rsidRPr="00944DB5">
        <w:rPr>
          <w:rFonts w:ascii="仿宋" w:hAnsi="仿宋" w:cstheme="minorHAnsi"/>
          <w:color w:val="FF0000"/>
          <w:sz w:val="21"/>
          <w:szCs w:val="21"/>
          <w:u w:val="single"/>
        </w:rPr>
        <w:t>SEANet协议起点）填写，网络中间节点可以查看、不能修改。</w:t>
      </w:r>
    </w:p>
    <w:p w14:paraId="1FE2CC98" w14:textId="77777777" w:rsidR="007360E1" w:rsidRPr="0058632D" w:rsidRDefault="007360E1">
      <w:pPr>
        <w:pStyle w:val="ab"/>
        <w:ind w:left="840" w:firstLineChars="0" w:firstLine="0"/>
        <w:pPrChange w:id="508" w:author="Li Yang" w:date="2023-05-15T13:43:00Z">
          <w:pPr/>
        </w:pPrChange>
      </w:pPr>
    </w:p>
    <w:p w14:paraId="758D93A0" w14:textId="06F1EEB8" w:rsidR="009E7B52" w:rsidRPr="00944DB5" w:rsidDel="00605280" w:rsidRDefault="009E7B52" w:rsidP="009E7B52">
      <w:pPr>
        <w:pStyle w:val="ab"/>
        <w:numPr>
          <w:ilvl w:val="0"/>
          <w:numId w:val="45"/>
        </w:numPr>
        <w:ind w:firstLineChars="0"/>
        <w:rPr>
          <w:del w:id="509" w:author="Li Yang" w:date="2023-05-15T13:43:00Z"/>
          <w:rFonts w:ascii="仿宋" w:hAnsi="仿宋" w:cstheme="minorHAnsi"/>
          <w:b/>
          <w:sz w:val="21"/>
          <w:szCs w:val="21"/>
        </w:rPr>
      </w:pPr>
      <w:del w:id="510" w:author="Li Yang" w:date="2023-05-15T13:43:00Z">
        <w:r w:rsidDel="00605280">
          <w:rPr>
            <w:rFonts w:ascii="仿宋" w:hAnsi="仿宋" w:cstheme="minorHAnsi" w:hint="eastAsia"/>
            <w:b/>
            <w:sz w:val="21"/>
            <w:szCs w:val="21"/>
          </w:rPr>
          <w:delText>存储</w:delText>
        </w:r>
        <w:r w:rsidRPr="00944DB5" w:rsidDel="00605280">
          <w:rPr>
            <w:rFonts w:ascii="仿宋" w:hAnsi="仿宋" w:cstheme="minorHAnsi" w:hint="eastAsia"/>
            <w:b/>
            <w:sz w:val="21"/>
            <w:szCs w:val="21"/>
          </w:rPr>
          <w:delText>意向（</w:delText>
        </w:r>
        <w:r w:rsidDel="00605280">
          <w:rPr>
            <w:rFonts w:ascii="仿宋" w:hAnsi="仿宋" w:cstheme="minorHAnsi"/>
            <w:b/>
            <w:sz w:val="21"/>
            <w:szCs w:val="21"/>
          </w:rPr>
          <w:delText>S</w:delText>
        </w:r>
        <w:r w:rsidDel="00605280">
          <w:rPr>
            <w:rFonts w:ascii="仿宋" w:hAnsi="仿宋" w:cstheme="minorHAnsi" w:hint="eastAsia"/>
            <w:b/>
            <w:sz w:val="21"/>
            <w:szCs w:val="21"/>
          </w:rPr>
          <w:delText>to</w:delText>
        </w:r>
        <w:r w:rsidDel="00605280">
          <w:rPr>
            <w:rFonts w:ascii="仿宋" w:hAnsi="仿宋" w:cstheme="minorHAnsi"/>
            <w:b/>
            <w:sz w:val="21"/>
            <w:szCs w:val="21"/>
          </w:rPr>
          <w:delText>rage</w:delText>
        </w:r>
        <w:r w:rsidRPr="00944DB5" w:rsidDel="00605280">
          <w:rPr>
            <w:rFonts w:ascii="仿宋" w:hAnsi="仿宋" w:cstheme="minorHAnsi"/>
            <w:b/>
            <w:sz w:val="21"/>
            <w:szCs w:val="21"/>
          </w:rPr>
          <w:delText xml:space="preserve"> Intent, </w:delText>
        </w:r>
        <w:r w:rsidR="006C6779" w:rsidDel="00605280">
          <w:rPr>
            <w:rFonts w:ascii="仿宋" w:hAnsi="仿宋" w:cstheme="minorHAnsi"/>
            <w:b/>
            <w:sz w:val="21"/>
            <w:szCs w:val="21"/>
          </w:rPr>
          <w:delText>S</w:delText>
        </w:r>
        <w:r w:rsidRPr="00944DB5" w:rsidDel="00605280">
          <w:rPr>
            <w:rFonts w:ascii="仿宋" w:hAnsi="仿宋" w:cstheme="minorHAnsi"/>
            <w:b/>
            <w:sz w:val="21"/>
            <w:szCs w:val="21"/>
          </w:rPr>
          <w:delText>I</w:delText>
        </w:r>
        <w:r w:rsidRPr="00944DB5" w:rsidDel="00605280">
          <w:rPr>
            <w:rFonts w:ascii="仿宋" w:hAnsi="仿宋" w:cstheme="minorHAnsi" w:hint="eastAsia"/>
            <w:b/>
            <w:sz w:val="21"/>
            <w:szCs w:val="21"/>
          </w:rPr>
          <w:delText>）：</w:delText>
        </w:r>
        <w:r w:rsidDel="00605280">
          <w:rPr>
            <w:rFonts w:ascii="仿宋" w:hAnsi="仿宋"/>
            <w:sz w:val="21"/>
            <w:szCs w:val="21"/>
          </w:rPr>
          <w:delText>8</w:delText>
        </w:r>
        <w:r w:rsidRPr="00944DB5" w:rsidDel="00605280">
          <w:rPr>
            <w:rFonts w:ascii="仿宋" w:hAnsi="仿宋"/>
            <w:sz w:val="21"/>
            <w:szCs w:val="21"/>
          </w:rPr>
          <w:delText>bits</w:delText>
        </w:r>
        <w:r w:rsidRPr="00944DB5" w:rsidDel="00605280">
          <w:rPr>
            <w:rFonts w:ascii="仿宋" w:hAnsi="仿宋" w:hint="eastAsia"/>
            <w:sz w:val="21"/>
            <w:szCs w:val="21"/>
          </w:rPr>
          <w:delText>，</w:delText>
        </w:r>
        <w:r w:rsidRPr="00944DB5" w:rsidDel="00605280">
          <w:rPr>
            <w:rFonts w:ascii="仿宋" w:hAnsi="仿宋" w:cstheme="minorHAnsi" w:hint="eastAsia"/>
            <w:sz w:val="21"/>
            <w:szCs w:val="21"/>
          </w:rPr>
          <w:delText>标识</w:delText>
        </w:r>
        <w:r w:rsidDel="00605280">
          <w:rPr>
            <w:rFonts w:ascii="仿宋" w:hAnsi="仿宋" w:cstheme="minorHAnsi" w:hint="eastAsia"/>
            <w:sz w:val="21"/>
            <w:szCs w:val="21"/>
          </w:rPr>
          <w:delText>缓存/存储时</w:delText>
        </w:r>
        <w:r w:rsidRPr="00944DB5" w:rsidDel="00605280">
          <w:rPr>
            <w:rFonts w:ascii="仿宋" w:hAnsi="仿宋" w:cstheme="minorHAnsi" w:hint="eastAsia"/>
            <w:sz w:val="21"/>
            <w:szCs w:val="21"/>
          </w:rPr>
          <w:delText>对资源选择时的意向需求，包括：</w:delText>
        </w:r>
        <w:r w:rsidDel="00605280">
          <w:rPr>
            <w:rFonts w:ascii="仿宋" w:hAnsi="仿宋" w:cstheme="minorHAnsi" w:hint="eastAsia"/>
            <w:sz w:val="21"/>
            <w:szCs w:val="21"/>
          </w:rPr>
          <w:delText>存储可靠性、存储位置</w:delText>
        </w:r>
        <w:r w:rsidRPr="00944DB5" w:rsidDel="00605280">
          <w:rPr>
            <w:rFonts w:ascii="仿宋" w:hAnsi="仿宋" w:cstheme="minorHAnsi"/>
            <w:sz w:val="21"/>
            <w:szCs w:val="21"/>
          </w:rPr>
          <w:delText>等。通过此字段可以确定</w:delText>
        </w:r>
        <w:r w:rsidDel="00605280">
          <w:rPr>
            <w:rFonts w:ascii="仿宋" w:hAnsi="仿宋" w:cstheme="minorHAnsi" w:hint="eastAsia"/>
            <w:sz w:val="21"/>
            <w:szCs w:val="21"/>
          </w:rPr>
          <w:delText>存储/缓存时</w:delText>
        </w:r>
        <w:r w:rsidRPr="00944DB5" w:rsidDel="00605280">
          <w:rPr>
            <w:rFonts w:ascii="仿宋" w:hAnsi="仿宋" w:cstheme="minorHAnsi" w:hint="eastAsia"/>
            <w:sz w:val="21"/>
            <w:szCs w:val="21"/>
          </w:rPr>
          <w:delText>可用的网络节点范围。</w:delText>
        </w:r>
      </w:del>
    </w:p>
    <w:p w14:paraId="0226D547" w14:textId="56F0807B" w:rsidR="009E7B52" w:rsidRPr="00097081" w:rsidDel="00605280" w:rsidRDefault="009E7B52" w:rsidP="00097081">
      <w:pPr>
        <w:pStyle w:val="ab"/>
        <w:ind w:left="840" w:firstLineChars="0" w:firstLine="0"/>
        <w:rPr>
          <w:del w:id="511" w:author="Li Yang" w:date="2023-05-15T13:43:00Z"/>
          <w:rFonts w:ascii="仿宋" w:hAnsi="仿宋" w:cstheme="minorHAnsi"/>
          <w:color w:val="FF0000"/>
          <w:sz w:val="21"/>
          <w:szCs w:val="21"/>
          <w:u w:val="single"/>
        </w:rPr>
      </w:pPr>
      <w:del w:id="512" w:author="Li Yang" w:date="2023-05-15T13:43:00Z">
        <w:r w:rsidRPr="00944DB5" w:rsidDel="00605280">
          <w:rPr>
            <w:rFonts w:ascii="仿宋" w:hAnsi="仿宋" w:cstheme="minorHAnsi" w:hint="eastAsia"/>
            <w:color w:val="FF0000"/>
            <w:sz w:val="21"/>
            <w:szCs w:val="21"/>
            <w:u w:val="single"/>
          </w:rPr>
          <w:delText>备注：由端节点（</w:delText>
        </w:r>
        <w:r w:rsidRPr="00944DB5" w:rsidDel="00605280">
          <w:rPr>
            <w:rFonts w:ascii="仿宋" w:hAnsi="仿宋" w:cstheme="minorHAnsi"/>
            <w:color w:val="FF0000"/>
            <w:sz w:val="21"/>
            <w:szCs w:val="21"/>
            <w:u w:val="single"/>
          </w:rPr>
          <w:delText>SEANet协议起点）填写，网络中间节点可以查看、不能修改。</w:delText>
        </w:r>
      </w:del>
    </w:p>
    <w:p w14:paraId="729E8D55" w14:textId="04585401" w:rsidR="009E7B52" w:rsidRPr="00944DB5" w:rsidDel="00605280" w:rsidRDefault="00097081" w:rsidP="009E7B52">
      <w:pPr>
        <w:pStyle w:val="ab"/>
        <w:ind w:left="840" w:firstLineChars="0" w:firstLine="0"/>
        <w:rPr>
          <w:del w:id="513" w:author="Li Yang" w:date="2023-05-15T13:43:00Z"/>
          <w:rFonts w:ascii="仿宋" w:hAnsi="仿宋" w:cstheme="minorHAnsi"/>
          <w:color w:val="FF0000"/>
          <w:sz w:val="21"/>
          <w:szCs w:val="21"/>
          <w:u w:val="single"/>
        </w:rPr>
      </w:pPr>
      <w:del w:id="514" w:author="Li Yang" w:date="2023-05-15T13:43:00Z">
        <w:r w:rsidDel="00605280">
          <w:object w:dxaOrig="5821" w:dyaOrig="801" w14:anchorId="0EBE3AB9">
            <v:shape id="_x0000_i1041" type="#_x0000_t75" style="width:261.5pt;height:36.5pt" o:ole="">
              <v:imagedata r:id="rId43" o:title=""/>
            </v:shape>
            <o:OLEObject Type="Embed" ProgID="Visio.Drawing.15" ShapeID="_x0000_i1041" DrawAspect="Content" ObjectID="_1745846784" r:id="rId44"/>
          </w:object>
        </w:r>
      </w:del>
    </w:p>
    <w:tbl>
      <w:tblPr>
        <w:tblStyle w:val="a3"/>
        <w:tblW w:w="7387" w:type="dxa"/>
        <w:tblInd w:w="846" w:type="dxa"/>
        <w:tblLook w:val="04A0" w:firstRow="1" w:lastRow="0" w:firstColumn="1" w:lastColumn="0" w:noHBand="0" w:noVBand="1"/>
      </w:tblPr>
      <w:tblGrid>
        <w:gridCol w:w="1276"/>
        <w:gridCol w:w="1842"/>
        <w:gridCol w:w="4269"/>
      </w:tblGrid>
      <w:tr w:rsidR="009E7B52" w:rsidRPr="00FF3F12" w:rsidDel="00605280" w14:paraId="0C2B1C73" w14:textId="790E7AAD" w:rsidTr="00944DB5">
        <w:trPr>
          <w:trHeight w:val="274"/>
          <w:del w:id="515" w:author="Li Yang" w:date="2023-05-15T13:43:00Z"/>
        </w:trPr>
        <w:tc>
          <w:tcPr>
            <w:tcW w:w="1276" w:type="dxa"/>
          </w:tcPr>
          <w:p w14:paraId="47A0ECB7" w14:textId="21270165" w:rsidR="009E7B52" w:rsidRPr="00FF3F12" w:rsidDel="00605280" w:rsidRDefault="009E7B52" w:rsidP="007D5F77">
            <w:pPr>
              <w:jc w:val="left"/>
              <w:rPr>
                <w:del w:id="516" w:author="Li Yang" w:date="2023-05-15T13:43:00Z"/>
                <w:rFonts w:ascii="仿宋" w:hAnsi="仿宋" w:cs="Times New Roman"/>
                <w:b/>
                <w:szCs w:val="21"/>
              </w:rPr>
            </w:pPr>
            <w:del w:id="517" w:author="Li Yang" w:date="2023-05-15T13:43:00Z">
              <w:r w:rsidRPr="00FF3F12" w:rsidDel="00605280">
                <w:rPr>
                  <w:rFonts w:ascii="仿宋" w:hAnsi="仿宋" w:cs="Times New Roman" w:hint="eastAsia"/>
                  <w:b/>
                  <w:szCs w:val="21"/>
                </w:rPr>
                <w:delText>位数</w:delText>
              </w:r>
            </w:del>
          </w:p>
        </w:tc>
        <w:tc>
          <w:tcPr>
            <w:tcW w:w="1842" w:type="dxa"/>
          </w:tcPr>
          <w:p w14:paraId="03A6059F" w14:textId="290BA1E3" w:rsidR="009E7B52" w:rsidRPr="00FF3F12" w:rsidDel="00605280" w:rsidRDefault="009E7B52" w:rsidP="007D5F77">
            <w:pPr>
              <w:jc w:val="left"/>
              <w:rPr>
                <w:del w:id="518" w:author="Li Yang" w:date="2023-05-15T13:43:00Z"/>
                <w:rFonts w:ascii="仿宋" w:hAnsi="仿宋" w:cs="Times New Roman"/>
                <w:b/>
                <w:szCs w:val="21"/>
              </w:rPr>
            </w:pPr>
            <w:del w:id="519" w:author="Li Yang" w:date="2023-05-15T13:43:00Z">
              <w:r w:rsidRPr="00FF3F12" w:rsidDel="00605280">
                <w:rPr>
                  <w:rFonts w:ascii="仿宋" w:hAnsi="仿宋" w:cs="Times New Roman" w:hint="eastAsia"/>
                  <w:b/>
                  <w:szCs w:val="21"/>
                </w:rPr>
                <w:delText>含义</w:delText>
              </w:r>
            </w:del>
          </w:p>
        </w:tc>
        <w:tc>
          <w:tcPr>
            <w:tcW w:w="4269" w:type="dxa"/>
          </w:tcPr>
          <w:p w14:paraId="13324FC6" w14:textId="5F1D107D" w:rsidR="009E7B52" w:rsidRPr="00FF3F12" w:rsidDel="00605280" w:rsidRDefault="009E7B52" w:rsidP="007D5F77">
            <w:pPr>
              <w:jc w:val="left"/>
              <w:rPr>
                <w:del w:id="520" w:author="Li Yang" w:date="2023-05-15T13:43:00Z"/>
                <w:rFonts w:ascii="仿宋" w:hAnsi="仿宋" w:cs="Times New Roman"/>
                <w:b/>
                <w:szCs w:val="21"/>
              </w:rPr>
            </w:pPr>
            <w:del w:id="521" w:author="Li Yang" w:date="2023-05-15T13:43:00Z">
              <w:r w:rsidRPr="00FF3F12" w:rsidDel="00605280">
                <w:rPr>
                  <w:rFonts w:ascii="仿宋" w:hAnsi="仿宋" w:cs="Times New Roman" w:hint="eastAsia"/>
                  <w:b/>
                  <w:szCs w:val="21"/>
                </w:rPr>
                <w:delText>取值</w:delText>
              </w:r>
            </w:del>
          </w:p>
        </w:tc>
      </w:tr>
      <w:tr w:rsidR="009E7B52" w:rsidRPr="00FF3F12" w:rsidDel="00605280" w14:paraId="2D88F6C9" w14:textId="3E83E35D" w:rsidTr="00944DB5">
        <w:trPr>
          <w:trHeight w:val="280"/>
          <w:del w:id="522" w:author="Li Yang" w:date="2023-05-15T13:43:00Z"/>
        </w:trPr>
        <w:tc>
          <w:tcPr>
            <w:tcW w:w="1276" w:type="dxa"/>
          </w:tcPr>
          <w:p w14:paraId="6CEF201F" w14:textId="42D322F8" w:rsidR="009E7B52" w:rsidRPr="00FF3F12" w:rsidDel="00605280" w:rsidRDefault="009E7B52" w:rsidP="007D5F77">
            <w:pPr>
              <w:jc w:val="left"/>
              <w:rPr>
                <w:del w:id="523" w:author="Li Yang" w:date="2023-05-15T13:43:00Z"/>
                <w:rFonts w:ascii="仿宋" w:hAnsi="仿宋" w:cs="Times New Roman"/>
                <w:szCs w:val="21"/>
              </w:rPr>
            </w:pPr>
            <w:del w:id="524" w:author="Li Yang" w:date="2023-05-15T13:43:00Z">
              <w:r w:rsidDel="00605280">
                <w:rPr>
                  <w:rFonts w:ascii="仿宋" w:hAnsi="仿宋" w:cs="Times New Roman"/>
                  <w:szCs w:val="21"/>
                </w:rPr>
                <w:delText>bit7</w:delText>
              </w:r>
              <w:r w:rsidRPr="00FF3F12" w:rsidDel="00605280">
                <w:rPr>
                  <w:rFonts w:ascii="仿宋" w:hAnsi="仿宋" w:cs="Times New Roman"/>
                  <w:szCs w:val="21"/>
                </w:rPr>
                <w:delText>-bit</w:delText>
              </w:r>
              <w:r w:rsidR="00097081" w:rsidDel="00605280">
                <w:rPr>
                  <w:rFonts w:ascii="仿宋" w:hAnsi="仿宋" w:cs="Times New Roman"/>
                  <w:szCs w:val="21"/>
                </w:rPr>
                <w:delText>4</w:delText>
              </w:r>
              <w:r w:rsidRPr="00FF3F12" w:rsidDel="00605280">
                <w:rPr>
                  <w:rFonts w:ascii="仿宋" w:hAnsi="仿宋" w:cstheme="minorHAnsi" w:hint="eastAsia"/>
                  <w:szCs w:val="21"/>
                </w:rPr>
                <w:delText>（</w:delText>
              </w:r>
              <w:r w:rsidR="00097081" w:rsidDel="00605280">
                <w:rPr>
                  <w:rFonts w:ascii="仿宋" w:hAnsi="仿宋" w:cstheme="minorHAnsi"/>
                  <w:szCs w:val="21"/>
                </w:rPr>
                <w:delText>4</w:delText>
              </w:r>
              <w:r w:rsidRPr="00FF3F12" w:rsidDel="00605280">
                <w:rPr>
                  <w:rFonts w:ascii="仿宋" w:hAnsi="仿宋" w:cstheme="minorHAnsi"/>
                  <w:szCs w:val="21"/>
                </w:rPr>
                <w:delText>bits）</w:delText>
              </w:r>
            </w:del>
          </w:p>
        </w:tc>
        <w:tc>
          <w:tcPr>
            <w:tcW w:w="1842" w:type="dxa"/>
          </w:tcPr>
          <w:p w14:paraId="2CB035E1" w14:textId="6C9E1B1C" w:rsidR="009E7B52" w:rsidRPr="00FF3F12" w:rsidDel="00605280" w:rsidRDefault="00097081" w:rsidP="007D5F77">
            <w:pPr>
              <w:jc w:val="left"/>
              <w:rPr>
                <w:del w:id="525" w:author="Li Yang" w:date="2023-05-15T13:43:00Z"/>
                <w:rFonts w:ascii="仿宋" w:hAnsi="仿宋" w:cs="Times New Roman"/>
                <w:szCs w:val="21"/>
              </w:rPr>
            </w:pPr>
            <w:del w:id="526" w:author="Li Yang" w:date="2023-05-15T13:43:00Z">
              <w:r w:rsidRPr="00097081" w:rsidDel="00605280">
                <w:rPr>
                  <w:rFonts w:ascii="仿宋" w:hAnsi="仿宋" w:cstheme="minorHAnsi" w:hint="eastAsia"/>
                  <w:szCs w:val="21"/>
                </w:rPr>
                <w:delText>存储可靠性</w:delText>
              </w:r>
              <w:r w:rsidR="009E7B52" w:rsidRPr="00FF3F12" w:rsidDel="00605280">
                <w:rPr>
                  <w:rFonts w:ascii="仿宋" w:hAnsi="仿宋" w:cstheme="minorHAnsi"/>
                  <w:szCs w:val="21"/>
                </w:rPr>
                <w:delText xml:space="preserve">, </w:delText>
              </w:r>
              <w:r w:rsidDel="00605280">
                <w:rPr>
                  <w:rFonts w:ascii="仿宋" w:hAnsi="仿宋" w:cstheme="minorHAnsi"/>
                  <w:szCs w:val="21"/>
                </w:rPr>
                <w:delText>R</w:delText>
              </w:r>
              <w:r w:rsidDel="00605280">
                <w:rPr>
                  <w:rFonts w:ascii="仿宋" w:hAnsi="仿宋" w:cstheme="minorHAnsi" w:hint="eastAsia"/>
                  <w:szCs w:val="21"/>
                </w:rPr>
                <w:delText>eliability</w:delText>
              </w:r>
            </w:del>
          </w:p>
        </w:tc>
        <w:tc>
          <w:tcPr>
            <w:tcW w:w="4269" w:type="dxa"/>
          </w:tcPr>
          <w:p w14:paraId="7F0FD2E0" w14:textId="22323025" w:rsidR="009E7B52" w:rsidRPr="00FF3F12" w:rsidDel="00605280" w:rsidRDefault="00097081" w:rsidP="007D5F77">
            <w:pPr>
              <w:jc w:val="left"/>
              <w:rPr>
                <w:del w:id="527" w:author="Li Yang" w:date="2023-05-15T13:43:00Z"/>
                <w:rFonts w:ascii="仿宋" w:hAnsi="仿宋" w:cs="Times New Roman"/>
                <w:szCs w:val="21"/>
              </w:rPr>
            </w:pPr>
            <w:del w:id="528" w:author="Li Yang" w:date="2023-05-15T13:43:00Z">
              <w:r w:rsidRPr="00FF3F12" w:rsidDel="00605280">
                <w:rPr>
                  <w:rFonts w:ascii="仿宋" w:hAnsi="仿宋" w:cs="Times New Roman"/>
                  <w:szCs w:val="21"/>
                </w:rPr>
                <w:delText>用于标识数据存储的可靠性需求</w:delText>
              </w:r>
            </w:del>
          </w:p>
          <w:p w14:paraId="1D19C8EC" w14:textId="0B44C434" w:rsidR="009E7B52" w:rsidRPr="00FF3F12" w:rsidDel="00605280" w:rsidRDefault="00097081" w:rsidP="007D5F77">
            <w:pPr>
              <w:jc w:val="left"/>
              <w:rPr>
                <w:del w:id="529" w:author="Li Yang" w:date="2023-05-15T13:43:00Z"/>
                <w:rFonts w:ascii="仿宋" w:hAnsi="仿宋" w:cs="Times New Roman"/>
                <w:szCs w:val="21"/>
              </w:rPr>
            </w:pPr>
            <w:del w:id="530" w:author="Li Yang" w:date="2023-05-15T13:43:00Z">
              <w:r w:rsidRPr="00FF3F12" w:rsidDel="00605280">
                <w:rPr>
                  <w:rFonts w:ascii="仿宋" w:hAnsi="仿宋" w:cs="Times New Roman"/>
                </w:rPr>
                <w:delText>0x0</w:delText>
              </w:r>
              <w:r w:rsidR="009E7B52" w:rsidRPr="00FF3F12" w:rsidDel="00605280">
                <w:rPr>
                  <w:rFonts w:ascii="仿宋" w:hAnsi="仿宋" w:cs="Times New Roman"/>
                  <w:szCs w:val="21"/>
                </w:rPr>
                <w:delText>：</w:delText>
              </w:r>
              <w:r w:rsidRPr="00FF3F12" w:rsidDel="00605280">
                <w:rPr>
                  <w:rFonts w:ascii="仿宋" w:hAnsi="仿宋" w:cs="Times New Roman" w:hint="eastAsia"/>
                </w:rPr>
                <w:delText>不存储</w:delText>
              </w:r>
            </w:del>
          </w:p>
          <w:p w14:paraId="013DCECB" w14:textId="6829A90E" w:rsidR="009E7B52" w:rsidRPr="00FF3F12" w:rsidDel="00605280" w:rsidRDefault="00097081" w:rsidP="007D5F77">
            <w:pPr>
              <w:jc w:val="left"/>
              <w:rPr>
                <w:del w:id="531" w:author="Li Yang" w:date="2023-05-15T13:43:00Z"/>
                <w:rFonts w:ascii="仿宋" w:hAnsi="仿宋" w:cs="Times New Roman"/>
                <w:szCs w:val="21"/>
              </w:rPr>
            </w:pPr>
            <w:del w:id="532" w:author="Li Yang" w:date="2023-05-15T13:43:00Z">
              <w:r w:rsidRPr="00FF3F12" w:rsidDel="00605280">
                <w:rPr>
                  <w:rFonts w:ascii="仿宋" w:hAnsi="仿宋" w:cs="Times New Roman"/>
                </w:rPr>
                <w:delText>0x1</w:delText>
              </w:r>
              <w:r w:rsidR="009E7B52" w:rsidRPr="00FF3F12" w:rsidDel="00605280">
                <w:rPr>
                  <w:rFonts w:ascii="仿宋" w:hAnsi="仿宋" w:cs="Times New Roman"/>
                  <w:szCs w:val="21"/>
                </w:rPr>
                <w:delText>：</w:delText>
              </w:r>
              <w:r w:rsidRPr="00FF3F12" w:rsidDel="00605280">
                <w:rPr>
                  <w:rFonts w:ascii="仿宋" w:hAnsi="仿宋" w:cs="Times New Roman" w:hint="eastAsia"/>
                </w:rPr>
                <w:delText>冷门缓存</w:delText>
              </w:r>
            </w:del>
          </w:p>
          <w:p w14:paraId="6CA4C997" w14:textId="15166FED" w:rsidR="009E7B52" w:rsidDel="00605280" w:rsidRDefault="00097081" w:rsidP="007D5F77">
            <w:pPr>
              <w:jc w:val="left"/>
              <w:rPr>
                <w:del w:id="533" w:author="Li Yang" w:date="2023-05-15T13:43:00Z"/>
                <w:rFonts w:ascii="仿宋" w:hAnsi="仿宋" w:cs="Times New Roman"/>
                <w:szCs w:val="21"/>
              </w:rPr>
            </w:pPr>
            <w:del w:id="534" w:author="Li Yang" w:date="2023-05-15T13:43:00Z">
              <w:r w:rsidRPr="00FF3F12" w:rsidDel="00605280">
                <w:rPr>
                  <w:rFonts w:ascii="仿宋" w:hAnsi="仿宋" w:cs="Times New Roman"/>
                </w:rPr>
                <w:delText>0x</w:delText>
              </w:r>
              <w:r w:rsidDel="00605280">
                <w:rPr>
                  <w:rFonts w:ascii="仿宋" w:hAnsi="仿宋" w:cs="Times New Roman"/>
                </w:rPr>
                <w:delText>2</w:delText>
              </w:r>
              <w:r w:rsidR="009E7B52" w:rsidRPr="00FF3F12" w:rsidDel="00605280">
                <w:rPr>
                  <w:rFonts w:ascii="仿宋" w:hAnsi="仿宋" w:cs="Times New Roman"/>
                  <w:szCs w:val="21"/>
                </w:rPr>
                <w:delText>：</w:delText>
              </w:r>
              <w:r w:rsidRPr="00FF3F12" w:rsidDel="00605280">
                <w:rPr>
                  <w:rFonts w:ascii="仿宋" w:hAnsi="仿宋" w:cs="Times New Roman" w:hint="eastAsia"/>
                  <w:szCs w:val="21"/>
                </w:rPr>
                <w:delText>热门缓存</w:delText>
              </w:r>
            </w:del>
          </w:p>
          <w:p w14:paraId="6D21C774" w14:textId="196AF37B" w:rsidR="00097081" w:rsidDel="00605280" w:rsidRDefault="00097081" w:rsidP="007D5F77">
            <w:pPr>
              <w:jc w:val="left"/>
              <w:rPr>
                <w:del w:id="535" w:author="Li Yang" w:date="2023-05-15T13:43:00Z"/>
                <w:rFonts w:ascii="仿宋" w:hAnsi="仿宋" w:cs="Times New Roman"/>
                <w:szCs w:val="21"/>
              </w:rPr>
            </w:pPr>
            <w:del w:id="536" w:author="Li Yang" w:date="2023-05-15T13:43:00Z">
              <w:r w:rsidRPr="00FF3F12" w:rsidDel="00605280">
                <w:rPr>
                  <w:rFonts w:ascii="仿宋" w:hAnsi="仿宋" w:cs="Times New Roman"/>
                </w:rPr>
                <w:delText>0x3</w:delText>
              </w:r>
              <w:r w:rsidDel="00605280">
                <w:rPr>
                  <w:rFonts w:ascii="仿宋" w:hAnsi="仿宋" w:cs="Times New Roman" w:hint="eastAsia"/>
                </w:rPr>
                <w:delText>：</w:delText>
              </w:r>
              <w:r w:rsidRPr="00FF3F12" w:rsidDel="00605280">
                <w:rPr>
                  <w:rFonts w:ascii="仿宋" w:hAnsi="仿宋" w:cs="Times New Roman" w:hint="eastAsia"/>
                  <w:szCs w:val="21"/>
                </w:rPr>
                <w:delText>一般存储</w:delText>
              </w:r>
            </w:del>
          </w:p>
          <w:p w14:paraId="4185745B" w14:textId="65207916" w:rsidR="00097081" w:rsidDel="00605280" w:rsidRDefault="00097081" w:rsidP="007D5F77">
            <w:pPr>
              <w:jc w:val="left"/>
              <w:rPr>
                <w:del w:id="537" w:author="Li Yang" w:date="2023-05-15T13:43:00Z"/>
                <w:rFonts w:ascii="仿宋" w:hAnsi="仿宋" w:cs="Times New Roman"/>
                <w:szCs w:val="21"/>
              </w:rPr>
            </w:pPr>
            <w:del w:id="538" w:author="Li Yang" w:date="2023-05-15T13:43:00Z">
              <w:r w:rsidRPr="00FF3F12" w:rsidDel="00605280">
                <w:rPr>
                  <w:rFonts w:ascii="仿宋" w:hAnsi="仿宋" w:cs="Times New Roman"/>
                </w:rPr>
                <w:delText>0x4</w:delText>
              </w:r>
              <w:r w:rsidDel="00605280">
                <w:rPr>
                  <w:rFonts w:ascii="仿宋" w:hAnsi="仿宋" w:cs="Times New Roman" w:hint="eastAsia"/>
                </w:rPr>
                <w:delText>：</w:delText>
              </w:r>
              <w:r w:rsidRPr="00FF3F12" w:rsidDel="00605280">
                <w:rPr>
                  <w:rFonts w:ascii="仿宋" w:hAnsi="仿宋" w:cs="Times New Roman" w:hint="eastAsia"/>
                  <w:szCs w:val="21"/>
                </w:rPr>
                <w:delText>可靠存储</w:delText>
              </w:r>
            </w:del>
          </w:p>
          <w:p w14:paraId="201D85F8" w14:textId="0350C2ED" w:rsidR="00097081" w:rsidDel="00605280" w:rsidRDefault="00097081" w:rsidP="007D5F77">
            <w:pPr>
              <w:jc w:val="left"/>
              <w:rPr>
                <w:del w:id="539" w:author="Li Yang" w:date="2023-05-15T13:43:00Z"/>
                <w:rFonts w:ascii="仿宋" w:hAnsi="仿宋" w:cs="Times New Roman"/>
                <w:szCs w:val="21"/>
              </w:rPr>
            </w:pPr>
            <w:del w:id="540" w:author="Li Yang" w:date="2023-05-15T13:43:00Z">
              <w:r w:rsidRPr="00FF3F12" w:rsidDel="00605280">
                <w:rPr>
                  <w:rFonts w:ascii="仿宋" w:hAnsi="仿宋" w:cs="Times New Roman"/>
                </w:rPr>
                <w:delText>0x5</w:delText>
              </w:r>
              <w:r w:rsidDel="00605280">
                <w:rPr>
                  <w:rFonts w:ascii="仿宋" w:hAnsi="仿宋" w:cs="Times New Roman" w:hint="eastAsia"/>
                </w:rPr>
                <w:delText>：</w:delText>
              </w:r>
              <w:r w:rsidRPr="00FF3F12" w:rsidDel="00605280">
                <w:rPr>
                  <w:rFonts w:ascii="仿宋" w:hAnsi="仿宋" w:cs="Times New Roman" w:hint="eastAsia"/>
                  <w:szCs w:val="21"/>
                </w:rPr>
                <w:delText>高可靠存储</w:delText>
              </w:r>
            </w:del>
          </w:p>
          <w:p w14:paraId="75FCC7B5" w14:textId="2ED4B391" w:rsidR="00097081" w:rsidDel="00605280" w:rsidRDefault="00097081" w:rsidP="007D5F77">
            <w:pPr>
              <w:jc w:val="left"/>
              <w:rPr>
                <w:del w:id="541" w:author="Li Yang" w:date="2023-05-15T13:43:00Z"/>
                <w:rFonts w:ascii="仿宋" w:hAnsi="仿宋" w:cs="Times New Roman"/>
                <w:szCs w:val="21"/>
              </w:rPr>
            </w:pPr>
            <w:del w:id="542" w:author="Li Yang" w:date="2023-05-15T13:43:00Z">
              <w:r w:rsidRPr="00FF3F12" w:rsidDel="00605280">
                <w:rPr>
                  <w:rFonts w:ascii="仿宋" w:hAnsi="仿宋" w:cs="Times New Roman"/>
                </w:rPr>
                <w:delText>0x6</w:delText>
              </w:r>
              <w:r w:rsidDel="00605280">
                <w:rPr>
                  <w:rFonts w:ascii="仿宋" w:hAnsi="仿宋" w:cs="Times New Roman" w:hint="eastAsia"/>
                </w:rPr>
                <w:delText>：</w:delText>
              </w:r>
              <w:r w:rsidRPr="00FF3F12" w:rsidDel="00605280">
                <w:rPr>
                  <w:rFonts w:ascii="仿宋" w:hAnsi="仿宋" w:cs="Times New Roman" w:hint="eastAsia"/>
                  <w:szCs w:val="21"/>
                </w:rPr>
                <w:delText>读写一致存储</w:delText>
              </w:r>
            </w:del>
          </w:p>
          <w:p w14:paraId="3B32F90B" w14:textId="7D97AAE4" w:rsidR="00097081" w:rsidRPr="00FF3F12" w:rsidDel="00605280" w:rsidRDefault="00097081" w:rsidP="007D5F77">
            <w:pPr>
              <w:jc w:val="left"/>
              <w:rPr>
                <w:del w:id="543" w:author="Li Yang" w:date="2023-05-15T13:43:00Z"/>
                <w:rFonts w:ascii="仿宋" w:hAnsi="仿宋" w:cs="Times New Roman"/>
                <w:szCs w:val="21"/>
              </w:rPr>
            </w:pPr>
            <w:del w:id="544" w:author="Li Yang" w:date="2023-05-15T13:43:00Z">
              <w:r w:rsidRPr="00FF3F12" w:rsidDel="00605280">
                <w:rPr>
                  <w:rFonts w:ascii="仿宋" w:hAnsi="仿宋" w:cs="Times New Roman"/>
                </w:rPr>
                <w:delText>0x7-0xF</w:delText>
              </w:r>
              <w:r w:rsidDel="00605280">
                <w:rPr>
                  <w:rFonts w:ascii="仿宋" w:hAnsi="仿宋" w:cs="Times New Roman" w:hint="eastAsia"/>
                </w:rPr>
                <w:delText>：</w:delText>
              </w:r>
              <w:r w:rsidRPr="00FF3F12" w:rsidDel="00605280">
                <w:rPr>
                  <w:rFonts w:ascii="仿宋" w:hAnsi="仿宋" w:cs="Times New Roman" w:hint="eastAsia"/>
                </w:rPr>
                <w:delText>预留</w:delText>
              </w:r>
            </w:del>
          </w:p>
        </w:tc>
      </w:tr>
      <w:tr w:rsidR="009E7B52" w:rsidRPr="00FF3F12" w:rsidDel="00605280" w14:paraId="7DF4FEFC" w14:textId="3675D7A8" w:rsidTr="00944DB5">
        <w:trPr>
          <w:trHeight w:val="274"/>
          <w:del w:id="545" w:author="Li Yang" w:date="2023-05-15T13:43:00Z"/>
        </w:trPr>
        <w:tc>
          <w:tcPr>
            <w:tcW w:w="1276" w:type="dxa"/>
          </w:tcPr>
          <w:p w14:paraId="7A704F83" w14:textId="3655DA47" w:rsidR="009E7B52" w:rsidRPr="00FF3F12" w:rsidDel="00605280" w:rsidRDefault="00097081" w:rsidP="007D5F77">
            <w:pPr>
              <w:jc w:val="left"/>
              <w:rPr>
                <w:del w:id="546" w:author="Li Yang" w:date="2023-05-15T13:43:00Z"/>
                <w:rFonts w:ascii="仿宋" w:hAnsi="仿宋" w:cs="Times New Roman"/>
                <w:szCs w:val="21"/>
              </w:rPr>
            </w:pPr>
            <w:del w:id="547" w:author="Li Yang" w:date="2023-05-10T14:49:00Z">
              <w:r w:rsidDel="001F6FC4">
                <w:rPr>
                  <w:rFonts w:ascii="仿宋" w:hAnsi="仿宋" w:cs="Times New Roman"/>
                  <w:szCs w:val="21"/>
                </w:rPr>
                <w:delText>B</w:delText>
              </w:r>
            </w:del>
            <w:del w:id="548" w:author="Li Yang" w:date="2023-05-15T13:43:00Z">
              <w:r w:rsidR="009E7B52" w:rsidDel="00605280">
                <w:rPr>
                  <w:rFonts w:ascii="仿宋" w:hAnsi="仿宋" w:cs="Times New Roman"/>
                  <w:szCs w:val="21"/>
                </w:rPr>
                <w:delText>it</w:delText>
              </w:r>
              <w:r w:rsidDel="00605280">
                <w:rPr>
                  <w:rFonts w:ascii="仿宋" w:hAnsi="仿宋" w:cs="Times New Roman"/>
                  <w:szCs w:val="21"/>
                </w:rPr>
                <w:delText>3</w:delText>
              </w:r>
              <w:r w:rsidR="009E7B52" w:rsidRPr="00FF3F12" w:rsidDel="00605280">
                <w:rPr>
                  <w:rFonts w:ascii="仿宋" w:hAnsi="仿宋" w:cs="Times New Roman"/>
                  <w:szCs w:val="21"/>
                </w:rPr>
                <w:delText>-bit</w:delText>
              </w:r>
              <w:r w:rsidR="009E7B52" w:rsidDel="00605280">
                <w:rPr>
                  <w:rFonts w:ascii="仿宋" w:hAnsi="仿宋" w:cs="Times New Roman"/>
                  <w:szCs w:val="21"/>
                </w:rPr>
                <w:delText>2</w:delText>
              </w:r>
              <w:r w:rsidR="009E7B52" w:rsidRPr="00FF3F12" w:rsidDel="00605280">
                <w:rPr>
                  <w:rFonts w:ascii="仿宋" w:hAnsi="仿宋" w:cstheme="minorHAnsi" w:hint="eastAsia"/>
                  <w:szCs w:val="21"/>
                </w:rPr>
                <w:delText>（</w:delText>
              </w:r>
              <w:r w:rsidDel="00605280">
                <w:rPr>
                  <w:rFonts w:ascii="仿宋" w:hAnsi="仿宋" w:cstheme="minorHAnsi"/>
                  <w:szCs w:val="21"/>
                </w:rPr>
                <w:delText>2</w:delText>
              </w:r>
              <w:r w:rsidR="009E7B52" w:rsidRPr="00FF3F12" w:rsidDel="00605280">
                <w:rPr>
                  <w:rFonts w:ascii="仿宋" w:hAnsi="仿宋" w:cstheme="minorHAnsi"/>
                  <w:szCs w:val="21"/>
                </w:rPr>
                <w:delText>bits）</w:delText>
              </w:r>
            </w:del>
          </w:p>
        </w:tc>
        <w:tc>
          <w:tcPr>
            <w:tcW w:w="1842" w:type="dxa"/>
          </w:tcPr>
          <w:p w14:paraId="41A75445" w14:textId="247B4043" w:rsidR="009E7B52" w:rsidRPr="00FF3F12" w:rsidDel="00605280" w:rsidRDefault="00097081" w:rsidP="007D5F77">
            <w:pPr>
              <w:jc w:val="left"/>
              <w:rPr>
                <w:del w:id="549" w:author="Li Yang" w:date="2023-05-15T13:43:00Z"/>
                <w:rFonts w:ascii="仿宋" w:hAnsi="仿宋" w:cs="Times New Roman"/>
                <w:szCs w:val="21"/>
              </w:rPr>
            </w:pPr>
            <w:del w:id="550" w:author="Li Yang" w:date="2023-05-15T13:43:00Z">
              <w:r w:rsidRPr="00097081" w:rsidDel="00605280">
                <w:rPr>
                  <w:rFonts w:ascii="仿宋" w:hAnsi="仿宋" w:cstheme="minorHAnsi" w:hint="eastAsia"/>
                  <w:szCs w:val="21"/>
                </w:rPr>
                <w:delText>存储位置</w:delText>
              </w:r>
              <w:r w:rsidR="009E7B52" w:rsidRPr="00FF3F12" w:rsidDel="00605280">
                <w:rPr>
                  <w:rFonts w:ascii="仿宋" w:hAnsi="仿宋" w:cstheme="minorHAnsi"/>
                  <w:szCs w:val="21"/>
                </w:rPr>
                <w:delText xml:space="preserve">, </w:delText>
              </w:r>
              <w:r w:rsidDel="00605280">
                <w:rPr>
                  <w:rFonts w:ascii="仿宋" w:hAnsi="仿宋" w:cstheme="minorHAnsi"/>
                  <w:szCs w:val="21"/>
                </w:rPr>
                <w:delText>L</w:delText>
              </w:r>
              <w:r w:rsidDel="00605280">
                <w:rPr>
                  <w:rFonts w:ascii="仿宋" w:hAnsi="仿宋" w:cstheme="minorHAnsi" w:hint="eastAsia"/>
                  <w:szCs w:val="21"/>
                </w:rPr>
                <w:delText>o</w:delText>
              </w:r>
              <w:r w:rsidDel="00605280">
                <w:rPr>
                  <w:rFonts w:ascii="仿宋" w:hAnsi="仿宋" w:cstheme="minorHAnsi"/>
                  <w:szCs w:val="21"/>
                </w:rPr>
                <w:delText>cation</w:delText>
              </w:r>
            </w:del>
          </w:p>
        </w:tc>
        <w:tc>
          <w:tcPr>
            <w:tcW w:w="4269" w:type="dxa"/>
          </w:tcPr>
          <w:p w14:paraId="137D2B2E" w14:textId="37FA7026" w:rsidR="00097081" w:rsidDel="00605280" w:rsidRDefault="00097081" w:rsidP="007D5F77">
            <w:pPr>
              <w:jc w:val="left"/>
              <w:rPr>
                <w:del w:id="551" w:author="Li Yang" w:date="2023-05-15T13:43:00Z"/>
                <w:rFonts w:ascii="仿宋" w:hAnsi="仿宋" w:cs="Times New Roman"/>
                <w:szCs w:val="21"/>
              </w:rPr>
            </w:pPr>
            <w:del w:id="552" w:author="Li Yang" w:date="2023-05-15T13:43:00Z">
              <w:r w:rsidRPr="00FF3F12" w:rsidDel="00605280">
                <w:rPr>
                  <w:rFonts w:ascii="仿宋" w:hAnsi="仿宋" w:cs="Times New Roman"/>
                  <w:szCs w:val="21"/>
                </w:rPr>
                <w:delText>用于标识数据存储的位置需求</w:delText>
              </w:r>
            </w:del>
          </w:p>
          <w:p w14:paraId="22581A07" w14:textId="65C7EAE8" w:rsidR="009E7B52" w:rsidRPr="00FF3F12" w:rsidDel="00605280" w:rsidRDefault="009E7B52" w:rsidP="007D5F77">
            <w:pPr>
              <w:jc w:val="left"/>
              <w:rPr>
                <w:del w:id="553" w:author="Li Yang" w:date="2023-05-15T13:43:00Z"/>
                <w:rFonts w:ascii="仿宋" w:hAnsi="仿宋" w:cs="Times New Roman"/>
                <w:szCs w:val="21"/>
              </w:rPr>
            </w:pPr>
            <w:del w:id="554" w:author="Li Yang" w:date="2023-05-15T13:43:00Z">
              <w:r w:rsidRPr="00FF3F12" w:rsidDel="00605280">
                <w:rPr>
                  <w:rFonts w:ascii="仿宋" w:hAnsi="仿宋" w:cs="Times New Roman"/>
                  <w:szCs w:val="21"/>
                </w:rPr>
                <w:delText>0：</w:delText>
              </w:r>
              <w:r w:rsidR="00097081" w:rsidRPr="00FF3F12" w:rsidDel="00605280">
                <w:rPr>
                  <w:rFonts w:ascii="仿宋" w:hAnsi="仿宋" w:cs="Times New Roman"/>
                  <w:szCs w:val="21"/>
                </w:rPr>
                <w:delText>默认</w:delText>
              </w:r>
            </w:del>
          </w:p>
          <w:p w14:paraId="28EB4A26" w14:textId="3BD91451" w:rsidR="009E7B52" w:rsidRPr="00FF3F12" w:rsidDel="00605280" w:rsidRDefault="009E7B52" w:rsidP="007D5F77">
            <w:pPr>
              <w:jc w:val="left"/>
              <w:rPr>
                <w:del w:id="555" w:author="Li Yang" w:date="2023-05-15T13:43:00Z"/>
                <w:rFonts w:ascii="仿宋" w:hAnsi="仿宋" w:cs="Times New Roman"/>
                <w:szCs w:val="21"/>
              </w:rPr>
            </w:pPr>
            <w:del w:id="556" w:author="Li Yang" w:date="2023-05-15T13:43:00Z">
              <w:r w:rsidRPr="00FF3F12" w:rsidDel="00605280">
                <w:rPr>
                  <w:rFonts w:ascii="仿宋" w:hAnsi="仿宋" w:cs="Times New Roman"/>
                  <w:szCs w:val="21"/>
                </w:rPr>
                <w:delText>1：</w:delText>
              </w:r>
              <w:r w:rsidR="00097081" w:rsidRPr="00FF3F12" w:rsidDel="00605280">
                <w:rPr>
                  <w:rFonts w:ascii="仿宋" w:hAnsi="仿宋" w:cs="Times New Roman"/>
                  <w:szCs w:val="21"/>
                </w:rPr>
                <w:delText>数据源附近</w:delText>
              </w:r>
            </w:del>
          </w:p>
          <w:p w14:paraId="658851D8" w14:textId="52540E80" w:rsidR="009E7B52" w:rsidRPr="00FF3F12" w:rsidDel="00605280" w:rsidRDefault="009E7B52" w:rsidP="007D5F77">
            <w:pPr>
              <w:jc w:val="left"/>
              <w:rPr>
                <w:del w:id="557" w:author="Li Yang" w:date="2023-05-15T13:43:00Z"/>
                <w:rFonts w:ascii="仿宋" w:hAnsi="仿宋" w:cs="Times New Roman"/>
                <w:szCs w:val="21"/>
              </w:rPr>
            </w:pPr>
            <w:del w:id="558" w:author="Li Yang" w:date="2023-05-15T13:43:00Z">
              <w:r w:rsidRPr="00FF3F12" w:rsidDel="00605280">
                <w:rPr>
                  <w:rFonts w:ascii="仿宋" w:hAnsi="仿宋" w:cs="Times New Roman"/>
                  <w:szCs w:val="21"/>
                </w:rPr>
                <w:delText>2：</w:delText>
              </w:r>
              <w:r w:rsidR="00097081" w:rsidRPr="00FF3F12" w:rsidDel="00605280">
                <w:rPr>
                  <w:rFonts w:ascii="仿宋" w:hAnsi="仿宋" w:cs="Times New Roman"/>
                  <w:szCs w:val="21"/>
                </w:rPr>
                <w:delText>网络中心</w:delText>
              </w:r>
            </w:del>
          </w:p>
          <w:p w14:paraId="39B8B498" w14:textId="3D566538" w:rsidR="009E7B52" w:rsidRPr="00FF3F12" w:rsidDel="00605280" w:rsidRDefault="009E7B52" w:rsidP="007D5F77">
            <w:pPr>
              <w:jc w:val="left"/>
              <w:rPr>
                <w:del w:id="559" w:author="Li Yang" w:date="2023-05-15T13:43:00Z"/>
                <w:rFonts w:ascii="仿宋" w:hAnsi="仿宋" w:cs="Times New Roman"/>
                <w:szCs w:val="21"/>
              </w:rPr>
            </w:pPr>
            <w:del w:id="560" w:author="Li Yang" w:date="2023-05-15T13:43:00Z">
              <w:r w:rsidRPr="00FF3F12" w:rsidDel="00605280">
                <w:rPr>
                  <w:rFonts w:ascii="仿宋" w:hAnsi="仿宋" w:cs="Times New Roman"/>
                  <w:szCs w:val="21"/>
                </w:rPr>
                <w:delText>3：</w:delText>
              </w:r>
              <w:r w:rsidR="00097081" w:rsidRPr="00FF3F12" w:rsidDel="00605280">
                <w:rPr>
                  <w:rFonts w:ascii="仿宋" w:hAnsi="仿宋" w:cs="Times New Roman"/>
                  <w:szCs w:val="21"/>
                </w:rPr>
                <w:delText>网络边缘</w:delText>
              </w:r>
            </w:del>
          </w:p>
        </w:tc>
      </w:tr>
      <w:tr w:rsidR="009E7B52" w:rsidRPr="00FF3F12" w:rsidDel="00605280" w14:paraId="7128BDF1" w14:textId="2CE02A06" w:rsidTr="007D5F77">
        <w:trPr>
          <w:trHeight w:val="274"/>
          <w:del w:id="561" w:author="Li Yang" w:date="2023-05-15T13:43:00Z"/>
        </w:trPr>
        <w:tc>
          <w:tcPr>
            <w:tcW w:w="1276" w:type="dxa"/>
          </w:tcPr>
          <w:p w14:paraId="3AE70C99" w14:textId="266AFC77" w:rsidR="009E7B52" w:rsidDel="00605280" w:rsidRDefault="009E7B52" w:rsidP="007D5F77">
            <w:pPr>
              <w:jc w:val="left"/>
              <w:rPr>
                <w:del w:id="562" w:author="Li Yang" w:date="2023-05-15T13:43:00Z"/>
                <w:rFonts w:ascii="仿宋" w:hAnsi="仿宋" w:cs="Times New Roman"/>
                <w:szCs w:val="21"/>
              </w:rPr>
            </w:pPr>
            <w:del w:id="563" w:author="Li Yang" w:date="2023-05-15T13:43:00Z">
              <w:r w:rsidDel="00605280">
                <w:rPr>
                  <w:rFonts w:ascii="仿宋" w:hAnsi="仿宋" w:cs="Times New Roman"/>
                  <w:szCs w:val="21"/>
                </w:rPr>
                <w:delText>bit1</w:delText>
              </w:r>
              <w:r w:rsidRPr="00FF3F12" w:rsidDel="00605280">
                <w:rPr>
                  <w:rFonts w:ascii="仿宋" w:hAnsi="仿宋" w:cs="Times New Roman"/>
                  <w:szCs w:val="21"/>
                </w:rPr>
                <w:delText>-bit</w:delText>
              </w:r>
              <w:r w:rsidDel="00605280">
                <w:rPr>
                  <w:rFonts w:ascii="仿宋" w:hAnsi="仿宋" w:cs="Times New Roman"/>
                  <w:szCs w:val="21"/>
                </w:rPr>
                <w:delText>0</w:delText>
              </w:r>
              <w:r w:rsidRPr="00FF3F12" w:rsidDel="00605280">
                <w:rPr>
                  <w:rFonts w:ascii="仿宋" w:hAnsi="仿宋" w:cstheme="minorHAnsi" w:hint="eastAsia"/>
                  <w:szCs w:val="21"/>
                </w:rPr>
                <w:delText>（</w:delText>
              </w:r>
              <w:r w:rsidDel="00605280">
                <w:rPr>
                  <w:rFonts w:ascii="仿宋" w:hAnsi="仿宋" w:cstheme="minorHAnsi"/>
                  <w:szCs w:val="21"/>
                </w:rPr>
                <w:delText>2</w:delText>
              </w:r>
              <w:r w:rsidRPr="00FF3F12" w:rsidDel="00605280">
                <w:rPr>
                  <w:rFonts w:ascii="仿宋" w:hAnsi="仿宋" w:cstheme="minorHAnsi"/>
                  <w:szCs w:val="21"/>
                </w:rPr>
                <w:delText>bits）</w:delText>
              </w:r>
            </w:del>
          </w:p>
        </w:tc>
        <w:tc>
          <w:tcPr>
            <w:tcW w:w="1842" w:type="dxa"/>
          </w:tcPr>
          <w:p w14:paraId="4CDB1795" w14:textId="613DB498" w:rsidR="009E7B52" w:rsidRPr="00FF3F12" w:rsidDel="00605280" w:rsidRDefault="009E7B52" w:rsidP="007D5F77">
            <w:pPr>
              <w:jc w:val="left"/>
              <w:rPr>
                <w:del w:id="564" w:author="Li Yang" w:date="2023-05-15T13:43:00Z"/>
                <w:rFonts w:ascii="仿宋" w:hAnsi="仿宋" w:cstheme="minorHAnsi"/>
                <w:szCs w:val="21"/>
              </w:rPr>
            </w:pPr>
            <w:del w:id="565" w:author="Li Yang" w:date="2023-05-15T13:43:00Z">
              <w:r w:rsidDel="00605280">
                <w:rPr>
                  <w:rFonts w:ascii="仿宋" w:hAnsi="仿宋" w:cstheme="minorHAnsi" w:hint="eastAsia"/>
                  <w:szCs w:val="21"/>
                </w:rPr>
                <w:delText>预留，Reserved</w:delText>
              </w:r>
            </w:del>
          </w:p>
        </w:tc>
        <w:tc>
          <w:tcPr>
            <w:tcW w:w="4269" w:type="dxa"/>
          </w:tcPr>
          <w:p w14:paraId="0C248C58" w14:textId="77FFD6CB" w:rsidR="009E7B52" w:rsidRPr="00FF3F12" w:rsidDel="00605280" w:rsidRDefault="009E7B52" w:rsidP="007D5F77">
            <w:pPr>
              <w:jc w:val="left"/>
              <w:rPr>
                <w:del w:id="566" w:author="Li Yang" w:date="2023-05-15T13:43:00Z"/>
                <w:rFonts w:ascii="仿宋" w:hAnsi="仿宋" w:cs="Times New Roman"/>
                <w:szCs w:val="21"/>
              </w:rPr>
            </w:pPr>
            <w:del w:id="567" w:author="Li Yang" w:date="2023-05-15T13:43:00Z">
              <w:r w:rsidDel="00605280">
                <w:rPr>
                  <w:rFonts w:ascii="仿宋" w:hAnsi="仿宋" w:cs="Times New Roman" w:hint="eastAsia"/>
                  <w:szCs w:val="21"/>
                </w:rPr>
                <w:delText>现阶段置零</w:delText>
              </w:r>
            </w:del>
          </w:p>
        </w:tc>
      </w:tr>
    </w:tbl>
    <w:p w14:paraId="36B7C1B8" w14:textId="2EB900D2" w:rsidR="009E7B52" w:rsidRPr="00052E80" w:rsidDel="00605280" w:rsidRDefault="009E7B52" w:rsidP="009E7B52">
      <w:pPr>
        <w:pStyle w:val="ab"/>
        <w:ind w:left="840" w:firstLineChars="0" w:firstLine="0"/>
        <w:rPr>
          <w:del w:id="568" w:author="Li Yang" w:date="2023-05-15T13:43:00Z"/>
          <w:rFonts w:ascii="仿宋" w:hAnsi="仿宋" w:cstheme="minorHAnsi"/>
          <w:sz w:val="21"/>
          <w:szCs w:val="21"/>
        </w:rPr>
      </w:pPr>
    </w:p>
    <w:p w14:paraId="428F8483" w14:textId="49E391BE" w:rsidR="009E7B52" w:rsidRPr="008D4063" w:rsidRDefault="009E7B52" w:rsidP="009E7B52">
      <w:pPr>
        <w:pStyle w:val="ab"/>
        <w:numPr>
          <w:ilvl w:val="0"/>
          <w:numId w:val="45"/>
        </w:numPr>
        <w:ind w:firstLineChars="0"/>
        <w:rPr>
          <w:rFonts w:ascii="仿宋" w:hAnsi="仿宋" w:cstheme="minorHAnsi"/>
          <w:b/>
          <w:sz w:val="21"/>
          <w:szCs w:val="21"/>
        </w:rPr>
      </w:pPr>
      <w:r w:rsidRPr="00FF3F12">
        <w:rPr>
          <w:rFonts w:ascii="仿宋" w:hAnsi="仿宋" w:cstheme="minorHAnsi" w:hint="eastAsia"/>
          <w:b/>
          <w:sz w:val="21"/>
          <w:szCs w:val="21"/>
        </w:rPr>
        <w:t>网络增强传输标志（</w:t>
      </w:r>
      <w:r w:rsidRPr="00FF3F12">
        <w:rPr>
          <w:rFonts w:ascii="仿宋" w:hAnsi="仿宋" w:cstheme="minorHAnsi"/>
          <w:b/>
          <w:sz w:val="21"/>
          <w:szCs w:val="21"/>
        </w:rPr>
        <w:t>Network Enhanced Transport Flag, NeT Flag</w:t>
      </w:r>
      <w:r w:rsidRPr="00FF3F12">
        <w:rPr>
          <w:rFonts w:ascii="仿宋" w:hAnsi="仿宋" w:cstheme="minorHAnsi" w:hint="eastAsia"/>
          <w:b/>
          <w:sz w:val="21"/>
          <w:szCs w:val="21"/>
        </w:rPr>
        <w:t>）：</w:t>
      </w:r>
      <w:r w:rsidRPr="00FF3F12">
        <w:rPr>
          <w:rFonts w:ascii="仿宋" w:hAnsi="仿宋"/>
          <w:sz w:val="21"/>
          <w:szCs w:val="21"/>
        </w:rPr>
        <w:t>8bits</w:t>
      </w:r>
      <w:r w:rsidRPr="00FF3F12">
        <w:rPr>
          <w:rFonts w:ascii="仿宋" w:hAnsi="仿宋" w:hint="eastAsia"/>
          <w:sz w:val="21"/>
          <w:szCs w:val="21"/>
        </w:rPr>
        <w:t>，</w:t>
      </w:r>
      <w:r w:rsidRPr="00FF3F12">
        <w:rPr>
          <w:rFonts w:ascii="仿宋" w:hAnsi="仿宋" w:cstheme="minorHAnsi" w:hint="eastAsia"/>
          <w:sz w:val="21"/>
          <w:szCs w:val="21"/>
        </w:rPr>
        <w:t>用于标识当前生效的网络传输增强机制，</w:t>
      </w:r>
      <w:r w:rsidRPr="00FF3F12">
        <w:rPr>
          <w:rFonts w:ascii="仿宋" w:hAnsi="仿宋" w:hint="eastAsia"/>
          <w:sz w:val="21"/>
          <w:szCs w:val="21"/>
        </w:rPr>
        <w:t>每个</w:t>
      </w:r>
      <w:r w:rsidRPr="00FF3F12">
        <w:rPr>
          <w:rFonts w:ascii="仿宋" w:hAnsi="仿宋"/>
          <w:sz w:val="21"/>
          <w:szCs w:val="21"/>
        </w:rPr>
        <w:t>bit</w:t>
      </w:r>
      <w:r w:rsidRPr="00FF3F12">
        <w:rPr>
          <w:rFonts w:ascii="仿宋" w:hAnsi="仿宋" w:hint="eastAsia"/>
          <w:sz w:val="21"/>
          <w:szCs w:val="21"/>
        </w:rPr>
        <w:t>标识一种增强机制，支持多个</w:t>
      </w:r>
      <w:r w:rsidRPr="00FF3F12">
        <w:rPr>
          <w:rFonts w:ascii="仿宋" w:hAnsi="仿宋"/>
          <w:sz w:val="21"/>
          <w:szCs w:val="21"/>
        </w:rPr>
        <w:t>bit</w:t>
      </w:r>
      <w:r w:rsidRPr="00FF3F12">
        <w:rPr>
          <w:rFonts w:ascii="仿宋" w:hAnsi="仿宋" w:hint="eastAsia"/>
          <w:sz w:val="21"/>
          <w:szCs w:val="21"/>
        </w:rPr>
        <w:t>同时置</w:t>
      </w:r>
      <w:r w:rsidRPr="00FF3F12">
        <w:rPr>
          <w:rFonts w:ascii="仿宋" w:hAnsi="仿宋"/>
          <w:sz w:val="21"/>
          <w:szCs w:val="21"/>
        </w:rPr>
        <w:t>1</w:t>
      </w:r>
      <w:r w:rsidRPr="00FF3F12">
        <w:rPr>
          <w:rFonts w:ascii="仿宋" w:hAnsi="仿宋" w:hint="eastAsia"/>
          <w:sz w:val="21"/>
          <w:szCs w:val="21"/>
        </w:rPr>
        <w:t>情况。</w:t>
      </w:r>
      <w:r w:rsidRPr="00FF3F12">
        <w:rPr>
          <w:rFonts w:ascii="仿宋" w:hAnsi="仿宋"/>
          <w:sz w:val="21"/>
          <w:szCs w:val="21"/>
        </w:rPr>
        <w:t>NeT Flag</w:t>
      </w:r>
      <w:r w:rsidRPr="00FF3F12">
        <w:rPr>
          <w:rFonts w:ascii="仿宋" w:hAnsi="仿宋" w:hint="eastAsia"/>
          <w:sz w:val="21"/>
          <w:szCs w:val="21"/>
        </w:rPr>
        <w:t>字段表示成如下形式：</w:t>
      </w:r>
    </w:p>
    <w:p w14:paraId="16DB792C" w14:textId="77777777" w:rsidR="009E7B52" w:rsidRDefault="009E7B52" w:rsidP="009E7B52">
      <w:pPr>
        <w:pStyle w:val="ab"/>
        <w:ind w:left="840" w:firstLineChars="0" w:firstLine="0"/>
        <w:rPr>
          <w:rFonts w:ascii="仿宋" w:hAnsi="仿宋" w:cstheme="minorHAnsi"/>
          <w:color w:val="FF0000"/>
          <w:sz w:val="21"/>
          <w:szCs w:val="21"/>
          <w:u w:val="single"/>
        </w:rPr>
      </w:pPr>
      <w:r w:rsidRPr="00FF3F12">
        <w:rPr>
          <w:rFonts w:ascii="仿宋" w:hAnsi="仿宋" w:cstheme="minorHAnsi" w:hint="eastAsia"/>
          <w:color w:val="FF0000"/>
          <w:sz w:val="21"/>
          <w:szCs w:val="21"/>
          <w:u w:val="single"/>
        </w:rPr>
        <w:t>备注：端节点（</w:t>
      </w:r>
      <w:r w:rsidRPr="00FF3F12">
        <w:rPr>
          <w:rFonts w:ascii="仿宋" w:hAnsi="仿宋" w:cstheme="minorHAnsi"/>
          <w:color w:val="FF0000"/>
          <w:sz w:val="21"/>
          <w:szCs w:val="21"/>
          <w:u w:val="single"/>
        </w:rPr>
        <w:t>SEANet</w:t>
      </w:r>
      <w:r w:rsidRPr="00FF3F12">
        <w:rPr>
          <w:rFonts w:ascii="仿宋" w:hAnsi="仿宋" w:cstheme="minorHAnsi" w:hint="eastAsia"/>
          <w:color w:val="FF0000"/>
          <w:sz w:val="21"/>
          <w:szCs w:val="21"/>
          <w:u w:val="single"/>
        </w:rPr>
        <w:t>协议起点）填写，网络中间节点可以查看、不能修改。</w:t>
      </w:r>
    </w:p>
    <w:p w14:paraId="7CC44FD1" w14:textId="53D10B4E" w:rsidR="009E7B52" w:rsidRDefault="009E7B52" w:rsidP="009E7B52">
      <w:pPr>
        <w:pStyle w:val="ab"/>
        <w:ind w:left="840" w:firstLineChars="0" w:firstLine="0"/>
        <w:rPr>
          <w:rFonts w:ascii="仿宋" w:hAnsi="仿宋"/>
        </w:rPr>
      </w:pPr>
      <w:del w:id="569" w:author="Li Yang" w:date="2023-05-10T14:51:00Z">
        <w:r w:rsidRPr="00915C0F" w:rsidDel="001F6FC4">
          <w:rPr>
            <w:rFonts w:ascii="仿宋" w:hAnsi="仿宋"/>
          </w:rPr>
          <w:object w:dxaOrig="5681" w:dyaOrig="621" w14:anchorId="32DF7CE3">
            <v:shape id="_x0000_i1042" type="#_x0000_t75" style="width:248pt;height:24.5pt" o:ole="">
              <v:imagedata r:id="rId23" o:title=""/>
            </v:shape>
            <o:OLEObject Type="Embed" ProgID="Visio.Drawing.15" ShapeID="_x0000_i1042" DrawAspect="Content" ObjectID="_1745846785" r:id="rId45"/>
          </w:object>
        </w:r>
      </w:del>
      <w:ins w:id="570" w:author="Li Yang" w:date="2023-05-10T14:51:00Z">
        <w:r w:rsidR="001F6FC4" w:rsidRPr="00915C0F">
          <w:rPr>
            <w:rFonts w:ascii="仿宋" w:hAnsi="仿宋"/>
          </w:rPr>
          <w:object w:dxaOrig="5681" w:dyaOrig="621" w14:anchorId="384896E1">
            <v:shape id="_x0000_i1043" type="#_x0000_t75" style="width:248pt;height:27.5pt" o:ole="">
              <v:imagedata r:id="rId37" o:title=""/>
            </v:shape>
            <o:OLEObject Type="Embed" ProgID="Visio.Drawing.15" ShapeID="_x0000_i1043" DrawAspect="Content" ObjectID="_1745846786" r:id="rId46"/>
          </w:object>
        </w:r>
      </w:ins>
    </w:p>
    <w:tbl>
      <w:tblPr>
        <w:tblStyle w:val="a3"/>
        <w:tblW w:w="4961" w:type="dxa"/>
        <w:tblInd w:w="846" w:type="dxa"/>
        <w:tblLook w:val="04A0" w:firstRow="1" w:lastRow="0" w:firstColumn="1" w:lastColumn="0" w:noHBand="0" w:noVBand="1"/>
      </w:tblPr>
      <w:tblGrid>
        <w:gridCol w:w="1559"/>
        <w:gridCol w:w="851"/>
        <w:gridCol w:w="2551"/>
      </w:tblGrid>
      <w:tr w:rsidR="009E7B52" w:rsidRPr="00FF3F12" w14:paraId="094F4992" w14:textId="77777777" w:rsidTr="007D5F77">
        <w:trPr>
          <w:trHeight w:val="281"/>
        </w:trPr>
        <w:tc>
          <w:tcPr>
            <w:tcW w:w="1559" w:type="dxa"/>
          </w:tcPr>
          <w:p w14:paraId="12370608" w14:textId="77777777" w:rsidR="009E7B52" w:rsidRPr="00FF3F12" w:rsidRDefault="009E7B52" w:rsidP="007D5F77">
            <w:pPr>
              <w:jc w:val="left"/>
              <w:rPr>
                <w:rFonts w:ascii="仿宋" w:hAnsi="仿宋" w:cs="Times New Roman"/>
                <w:b/>
                <w:szCs w:val="21"/>
              </w:rPr>
            </w:pPr>
            <w:r w:rsidRPr="00FF3F12">
              <w:rPr>
                <w:rFonts w:ascii="仿宋" w:hAnsi="仿宋" w:cs="Times New Roman" w:hint="eastAsia"/>
                <w:b/>
                <w:szCs w:val="21"/>
              </w:rPr>
              <w:t>位数</w:t>
            </w:r>
          </w:p>
        </w:tc>
        <w:tc>
          <w:tcPr>
            <w:tcW w:w="851" w:type="dxa"/>
          </w:tcPr>
          <w:p w14:paraId="63EF132E" w14:textId="77777777" w:rsidR="009E7B52" w:rsidRPr="00FF3F12" w:rsidRDefault="009E7B52" w:rsidP="007D5F77">
            <w:pPr>
              <w:jc w:val="left"/>
              <w:rPr>
                <w:rFonts w:ascii="仿宋" w:hAnsi="仿宋" w:cs="Times New Roman"/>
                <w:b/>
                <w:szCs w:val="21"/>
              </w:rPr>
            </w:pPr>
            <w:r w:rsidRPr="00FF3F12">
              <w:rPr>
                <w:rFonts w:ascii="仿宋" w:hAnsi="仿宋" w:cs="Times New Roman" w:hint="eastAsia"/>
                <w:b/>
                <w:szCs w:val="21"/>
              </w:rPr>
              <w:t>值</w:t>
            </w:r>
          </w:p>
        </w:tc>
        <w:tc>
          <w:tcPr>
            <w:tcW w:w="2551" w:type="dxa"/>
          </w:tcPr>
          <w:p w14:paraId="65BFC757" w14:textId="77777777" w:rsidR="009E7B52" w:rsidRPr="00FF3F12" w:rsidRDefault="009E7B52" w:rsidP="007D5F77">
            <w:pPr>
              <w:jc w:val="left"/>
              <w:rPr>
                <w:rFonts w:ascii="仿宋" w:hAnsi="仿宋" w:cs="Times New Roman"/>
                <w:b/>
                <w:szCs w:val="21"/>
              </w:rPr>
            </w:pPr>
            <w:r w:rsidRPr="00FF3F12">
              <w:rPr>
                <w:rFonts w:ascii="仿宋" w:hAnsi="仿宋" w:cs="Times New Roman" w:hint="eastAsia"/>
                <w:b/>
                <w:szCs w:val="21"/>
              </w:rPr>
              <w:t>含义</w:t>
            </w:r>
          </w:p>
        </w:tc>
      </w:tr>
      <w:tr w:rsidR="009E7B52" w:rsidRPr="00FF3F12" w14:paraId="2C59A37F" w14:textId="77777777" w:rsidTr="007D5F77">
        <w:trPr>
          <w:trHeight w:val="287"/>
        </w:trPr>
        <w:tc>
          <w:tcPr>
            <w:tcW w:w="1559" w:type="dxa"/>
          </w:tcPr>
          <w:p w14:paraId="41C62E45" w14:textId="61FE88D4" w:rsidR="009E7B52" w:rsidRPr="00FF3F12" w:rsidRDefault="001F6FC4" w:rsidP="007D5F77">
            <w:pPr>
              <w:jc w:val="left"/>
              <w:rPr>
                <w:rFonts w:ascii="仿宋" w:hAnsi="仿宋" w:cs="Times New Roman"/>
                <w:szCs w:val="21"/>
              </w:rPr>
            </w:pPr>
            <w:ins w:id="571" w:author="Li Yang" w:date="2023-05-10T14:50:00Z">
              <w:r>
                <w:rPr>
                  <w:rFonts w:ascii="仿宋" w:hAnsi="仿宋" w:cs="Times New Roman"/>
                  <w:szCs w:val="21"/>
                </w:rPr>
                <w:t>b</w:t>
              </w:r>
            </w:ins>
            <w:del w:id="572" w:author="Li Yang" w:date="2023-05-10T14:50:00Z">
              <w:r w:rsidR="009E7B52" w:rsidRPr="00FF3F12" w:rsidDel="001F6FC4">
                <w:rPr>
                  <w:rFonts w:ascii="仿宋" w:hAnsi="仿宋" w:cs="Times New Roman"/>
                  <w:szCs w:val="21"/>
                </w:rPr>
                <w:delText>B</w:delText>
              </w:r>
            </w:del>
            <w:r w:rsidR="009E7B52" w:rsidRPr="00FF3F12">
              <w:rPr>
                <w:rFonts w:ascii="仿宋" w:hAnsi="仿宋" w:cs="Times New Roman"/>
                <w:szCs w:val="21"/>
              </w:rPr>
              <w:t>it7 (RFlag)</w:t>
            </w:r>
          </w:p>
        </w:tc>
        <w:tc>
          <w:tcPr>
            <w:tcW w:w="851" w:type="dxa"/>
          </w:tcPr>
          <w:p w14:paraId="6AE9EACD" w14:textId="77777777" w:rsidR="009E7B52" w:rsidRPr="00FF3F12" w:rsidRDefault="009E7B52" w:rsidP="007D5F77">
            <w:pPr>
              <w:jc w:val="left"/>
              <w:rPr>
                <w:rFonts w:ascii="仿宋" w:hAnsi="仿宋" w:cs="Times New Roman"/>
                <w:szCs w:val="21"/>
              </w:rPr>
            </w:pPr>
            <w:r w:rsidRPr="00FF3F12">
              <w:rPr>
                <w:rFonts w:ascii="仿宋" w:hAnsi="仿宋" w:cs="Times New Roman"/>
                <w:szCs w:val="21"/>
              </w:rPr>
              <w:t>1</w:t>
            </w:r>
          </w:p>
        </w:tc>
        <w:tc>
          <w:tcPr>
            <w:tcW w:w="2551" w:type="dxa"/>
          </w:tcPr>
          <w:p w14:paraId="2AE19D3B" w14:textId="77777777" w:rsidR="009E7B52" w:rsidRPr="00FF3F12" w:rsidRDefault="009E7B52" w:rsidP="007D5F77">
            <w:pPr>
              <w:jc w:val="left"/>
              <w:rPr>
                <w:rFonts w:ascii="仿宋" w:hAnsi="仿宋" w:cs="Times New Roman"/>
                <w:szCs w:val="21"/>
              </w:rPr>
            </w:pPr>
            <w:r w:rsidRPr="00FF3F12">
              <w:rPr>
                <w:rFonts w:ascii="仿宋" w:hAnsi="仿宋" w:cstheme="minorHAnsi" w:hint="eastAsia"/>
                <w:szCs w:val="21"/>
              </w:rPr>
              <w:t>高可靠增强传输机制</w:t>
            </w:r>
          </w:p>
        </w:tc>
      </w:tr>
      <w:tr w:rsidR="009E7B52" w:rsidRPr="00FF3F12" w14:paraId="0C47CBAD" w14:textId="77777777" w:rsidTr="007D5F77">
        <w:trPr>
          <w:trHeight w:val="281"/>
        </w:trPr>
        <w:tc>
          <w:tcPr>
            <w:tcW w:w="1559" w:type="dxa"/>
          </w:tcPr>
          <w:p w14:paraId="05E2086C" w14:textId="64AD536C" w:rsidR="009E7B52" w:rsidRPr="00FF3F12" w:rsidRDefault="009E7B52" w:rsidP="007D5F77">
            <w:pPr>
              <w:jc w:val="left"/>
              <w:rPr>
                <w:rFonts w:ascii="仿宋" w:hAnsi="仿宋" w:cs="Times New Roman"/>
                <w:szCs w:val="21"/>
              </w:rPr>
            </w:pPr>
            <w:del w:id="573" w:author="Li Yang" w:date="2023-05-10T14:50:00Z">
              <w:r w:rsidRPr="00FF3F12" w:rsidDel="001F6FC4">
                <w:rPr>
                  <w:rFonts w:ascii="仿宋" w:hAnsi="仿宋" w:cs="Times New Roman"/>
                  <w:szCs w:val="21"/>
                </w:rPr>
                <w:delText>B</w:delText>
              </w:r>
            </w:del>
            <w:ins w:id="574" w:author="Li Yang" w:date="2023-05-10T14:50:00Z">
              <w:r w:rsidR="001F6FC4">
                <w:rPr>
                  <w:rFonts w:ascii="仿宋" w:hAnsi="仿宋" w:cs="Times New Roman"/>
                  <w:szCs w:val="21"/>
                </w:rPr>
                <w:t>b</w:t>
              </w:r>
            </w:ins>
            <w:r w:rsidRPr="00FF3F12">
              <w:rPr>
                <w:rFonts w:ascii="仿宋" w:hAnsi="仿宋" w:cs="Times New Roman"/>
                <w:szCs w:val="21"/>
              </w:rPr>
              <w:t>it6~</w:t>
            </w:r>
            <w:ins w:id="575" w:author="Li Yang" w:date="2023-05-10T14:50:00Z">
              <w:r w:rsidR="001F6FC4">
                <w:rPr>
                  <w:rFonts w:ascii="仿宋" w:hAnsi="仿宋" w:cs="Times New Roman"/>
                  <w:szCs w:val="21"/>
                </w:rPr>
                <w:t>b</w:t>
              </w:r>
            </w:ins>
            <w:del w:id="576" w:author="Li Yang" w:date="2023-05-10T14:50:00Z">
              <w:r w:rsidRPr="00FF3F12" w:rsidDel="001F6FC4">
                <w:rPr>
                  <w:rFonts w:ascii="仿宋" w:hAnsi="仿宋" w:cs="Times New Roman"/>
                  <w:szCs w:val="21"/>
                </w:rPr>
                <w:delText>B</w:delText>
              </w:r>
            </w:del>
            <w:r w:rsidRPr="00FF3F12">
              <w:rPr>
                <w:rFonts w:ascii="仿宋" w:hAnsi="仿宋" w:cs="Times New Roman"/>
                <w:szCs w:val="21"/>
              </w:rPr>
              <w:t>it0</w:t>
            </w:r>
          </w:p>
        </w:tc>
        <w:tc>
          <w:tcPr>
            <w:tcW w:w="851" w:type="dxa"/>
          </w:tcPr>
          <w:p w14:paraId="4B69BD13" w14:textId="77777777" w:rsidR="009E7B52" w:rsidRPr="00FF3F12" w:rsidRDefault="009E7B52" w:rsidP="007D5F77">
            <w:pPr>
              <w:jc w:val="left"/>
              <w:rPr>
                <w:rFonts w:ascii="仿宋" w:hAnsi="仿宋" w:cs="Times New Roman"/>
                <w:szCs w:val="21"/>
              </w:rPr>
            </w:pPr>
            <w:r w:rsidRPr="00FF3F12">
              <w:rPr>
                <w:rFonts w:ascii="仿宋" w:hAnsi="仿宋" w:cs="Times New Roman" w:hint="eastAsia"/>
                <w:szCs w:val="21"/>
              </w:rPr>
              <w:t>预留</w:t>
            </w:r>
          </w:p>
        </w:tc>
        <w:tc>
          <w:tcPr>
            <w:tcW w:w="2551" w:type="dxa"/>
          </w:tcPr>
          <w:p w14:paraId="32875154" w14:textId="77777777" w:rsidR="009E7B52" w:rsidRPr="00FF3F12" w:rsidRDefault="009E7B52" w:rsidP="007D5F77">
            <w:pPr>
              <w:jc w:val="left"/>
              <w:rPr>
                <w:rFonts w:ascii="仿宋" w:hAnsi="仿宋" w:cs="Times New Roman"/>
                <w:szCs w:val="21"/>
              </w:rPr>
            </w:pPr>
            <w:r w:rsidRPr="00FF3F12">
              <w:rPr>
                <w:rFonts w:ascii="仿宋" w:hAnsi="仿宋" w:cs="Times New Roman" w:hint="eastAsia"/>
                <w:szCs w:val="21"/>
              </w:rPr>
              <w:t>用于冗余传输等</w:t>
            </w:r>
          </w:p>
        </w:tc>
      </w:tr>
    </w:tbl>
    <w:p w14:paraId="395D5C41" w14:textId="77777777" w:rsidR="009E7B52" w:rsidRPr="008D4063" w:rsidDel="00605280" w:rsidRDefault="009E7B52" w:rsidP="009E7B52">
      <w:pPr>
        <w:pStyle w:val="ab"/>
        <w:ind w:left="840" w:firstLineChars="0" w:firstLine="0"/>
        <w:rPr>
          <w:del w:id="577" w:author="Li Yang" w:date="2023-05-15T13:43:00Z"/>
          <w:rFonts w:ascii="仿宋" w:hAnsi="仿宋" w:cstheme="minorHAnsi"/>
          <w:color w:val="FF0000"/>
          <w:sz w:val="21"/>
          <w:szCs w:val="21"/>
          <w:u w:val="single"/>
        </w:rPr>
      </w:pPr>
      <w:r w:rsidRPr="00FF3F12">
        <w:rPr>
          <w:rFonts w:ascii="仿宋" w:hAnsi="仿宋" w:hint="eastAsia"/>
          <w:sz w:val="21"/>
          <w:szCs w:val="21"/>
        </w:rPr>
        <w:t>示例：当只有</w:t>
      </w:r>
      <w:r w:rsidRPr="00FF3F12">
        <w:rPr>
          <w:rFonts w:ascii="仿宋" w:hAnsi="仿宋" w:cstheme="minorHAnsi" w:hint="eastAsia"/>
          <w:sz w:val="21"/>
          <w:szCs w:val="21"/>
        </w:rPr>
        <w:t>高</w:t>
      </w:r>
      <w:proofErr w:type="gramStart"/>
      <w:r w:rsidRPr="00FF3F12">
        <w:rPr>
          <w:rFonts w:ascii="仿宋" w:hAnsi="仿宋" w:cstheme="minorHAnsi" w:hint="eastAsia"/>
          <w:sz w:val="21"/>
          <w:szCs w:val="21"/>
        </w:rPr>
        <w:t>可靠增强</w:t>
      </w:r>
      <w:proofErr w:type="gramEnd"/>
      <w:r w:rsidRPr="00FF3F12">
        <w:rPr>
          <w:rFonts w:ascii="仿宋" w:hAnsi="仿宋" w:cstheme="minorHAnsi" w:hint="eastAsia"/>
          <w:sz w:val="21"/>
          <w:szCs w:val="21"/>
        </w:rPr>
        <w:t>传输</w:t>
      </w:r>
      <w:r w:rsidRPr="00FF3F12">
        <w:rPr>
          <w:rFonts w:ascii="仿宋" w:hAnsi="仿宋" w:hint="eastAsia"/>
          <w:sz w:val="21"/>
          <w:szCs w:val="21"/>
        </w:rPr>
        <w:t>一种机制生效时，</w:t>
      </w:r>
      <w:r w:rsidRPr="00FF3F12">
        <w:rPr>
          <w:rFonts w:ascii="仿宋" w:hAnsi="仿宋"/>
          <w:sz w:val="21"/>
          <w:szCs w:val="21"/>
        </w:rPr>
        <w:t>NeT Flag=10000000=0x80</w:t>
      </w:r>
      <w:r w:rsidRPr="00FF3F12">
        <w:rPr>
          <w:rFonts w:ascii="仿宋" w:hAnsi="仿宋" w:hint="eastAsia"/>
          <w:sz w:val="21"/>
          <w:szCs w:val="21"/>
        </w:rPr>
        <w:t>。</w:t>
      </w:r>
    </w:p>
    <w:p w14:paraId="4DA8EA20" w14:textId="77777777" w:rsidR="009E7B52" w:rsidRPr="00605280" w:rsidRDefault="009E7B52">
      <w:pPr>
        <w:pStyle w:val="ab"/>
        <w:ind w:left="840" w:firstLineChars="0" w:firstLine="0"/>
      </w:pPr>
    </w:p>
    <w:p w14:paraId="642AB686" w14:textId="6D906749" w:rsidR="009E7B52" w:rsidRPr="00EA7954" w:rsidRDefault="009E7B52" w:rsidP="009E7B52">
      <w:pPr>
        <w:pStyle w:val="ab"/>
        <w:numPr>
          <w:ilvl w:val="0"/>
          <w:numId w:val="45"/>
        </w:numPr>
        <w:ind w:firstLineChars="0"/>
        <w:rPr>
          <w:rFonts w:ascii="仿宋" w:hAnsi="仿宋" w:cstheme="minorHAnsi"/>
          <w:b/>
          <w:sz w:val="21"/>
          <w:szCs w:val="21"/>
        </w:rPr>
      </w:pPr>
      <w:r w:rsidRPr="00FF3F12">
        <w:rPr>
          <w:rFonts w:ascii="仿宋" w:hAnsi="仿宋" w:cstheme="minorHAnsi" w:hint="eastAsia"/>
          <w:b/>
          <w:sz w:val="21"/>
          <w:szCs w:val="21"/>
        </w:rPr>
        <w:t>网络增强传输参数（</w:t>
      </w:r>
      <w:r w:rsidRPr="00FF3F12">
        <w:rPr>
          <w:rFonts w:ascii="仿宋" w:hAnsi="仿宋" w:cstheme="minorHAnsi"/>
          <w:b/>
          <w:sz w:val="21"/>
          <w:szCs w:val="21"/>
        </w:rPr>
        <w:t>NeT Para</w:t>
      </w:r>
      <w:r w:rsidRPr="00FF3F12">
        <w:rPr>
          <w:rFonts w:ascii="仿宋" w:hAnsi="仿宋" w:cstheme="minorHAnsi" w:hint="eastAsia"/>
          <w:b/>
          <w:sz w:val="21"/>
          <w:szCs w:val="21"/>
        </w:rPr>
        <w:t>）：</w:t>
      </w:r>
      <w:r>
        <w:rPr>
          <w:rFonts w:ascii="仿宋" w:hAnsi="仿宋" w:cstheme="minorHAnsi"/>
          <w:sz w:val="21"/>
          <w:szCs w:val="21"/>
        </w:rPr>
        <w:t>16</w:t>
      </w:r>
      <w:r w:rsidRPr="008D4063">
        <w:rPr>
          <w:rFonts w:ascii="仿宋" w:hAnsi="仿宋" w:cstheme="minorHAnsi"/>
          <w:sz w:val="21"/>
          <w:szCs w:val="21"/>
        </w:rPr>
        <w:t>bits</w:t>
      </w:r>
    </w:p>
    <w:p w14:paraId="5F30BB75" w14:textId="77777777" w:rsidR="00EA7954" w:rsidRPr="00052E80" w:rsidRDefault="00EA7954" w:rsidP="00EA7954">
      <w:pPr>
        <w:pStyle w:val="ab"/>
        <w:ind w:left="840" w:firstLineChars="0" w:firstLine="0"/>
        <w:rPr>
          <w:rFonts w:ascii="仿宋" w:hAnsi="仿宋" w:cstheme="minorHAnsi"/>
          <w:b/>
          <w:sz w:val="21"/>
          <w:szCs w:val="21"/>
        </w:rPr>
      </w:pPr>
      <w:r w:rsidRPr="00FF3F12">
        <w:rPr>
          <w:rFonts w:ascii="仿宋" w:hAnsi="仿宋" w:cstheme="minorHAnsi" w:hint="eastAsia"/>
          <w:color w:val="FF0000"/>
          <w:sz w:val="21"/>
          <w:szCs w:val="21"/>
          <w:u w:val="single"/>
        </w:rPr>
        <w:t>备注：网络中间节点可以查看、修改此字段。</w:t>
      </w:r>
    </w:p>
    <w:p w14:paraId="6B946233" w14:textId="77777777" w:rsidR="00EA7954" w:rsidRPr="00052E80" w:rsidRDefault="00EA7954" w:rsidP="00EA7954">
      <w:pPr>
        <w:pStyle w:val="ab"/>
        <w:ind w:left="840" w:firstLineChars="0" w:firstLine="0"/>
        <w:rPr>
          <w:rFonts w:ascii="仿宋" w:hAnsi="仿宋" w:cstheme="minorHAnsi"/>
          <w:b/>
          <w:sz w:val="21"/>
          <w:szCs w:val="21"/>
        </w:rPr>
      </w:pPr>
      <w:r>
        <w:object w:dxaOrig="5821" w:dyaOrig="801" w14:anchorId="16B2AA02">
          <v:shape id="_x0000_i1044" type="#_x0000_t75" style="width:261.5pt;height:36.5pt" o:ole="">
            <v:imagedata r:id="rId47" o:title=""/>
          </v:shape>
          <o:OLEObject Type="Embed" ProgID="Visio.Drawing.15" ShapeID="_x0000_i1044" DrawAspect="Content" ObjectID="_1745846787" r:id="rId48"/>
        </w:object>
      </w:r>
    </w:p>
    <w:p w14:paraId="3688318B" w14:textId="77777777" w:rsidR="00EA7954" w:rsidRPr="00FF3F12" w:rsidRDefault="00EA7954" w:rsidP="00EA7954">
      <w:pPr>
        <w:pStyle w:val="ab"/>
        <w:ind w:left="840" w:firstLineChars="0" w:firstLine="0"/>
        <w:rPr>
          <w:rFonts w:ascii="仿宋" w:hAnsi="仿宋" w:cstheme="minorHAnsi"/>
          <w:sz w:val="21"/>
          <w:szCs w:val="21"/>
        </w:rPr>
      </w:pPr>
      <w:r w:rsidRPr="00052E80">
        <w:rPr>
          <w:rFonts w:ascii="仿宋" w:hAnsi="仿宋" w:cstheme="minorHAnsi"/>
          <w:b/>
          <w:sz w:val="21"/>
          <w:szCs w:val="21"/>
        </w:rPr>
        <w:t>NeT Para</w:t>
      </w:r>
      <w:r w:rsidRPr="00052E80">
        <w:rPr>
          <w:rFonts w:ascii="仿宋" w:hAnsi="仿宋"/>
          <w:b/>
          <w:sz w:val="21"/>
          <w:szCs w:val="21"/>
        </w:rPr>
        <w:t xml:space="preserve"> 1</w:t>
      </w:r>
      <w:r w:rsidRPr="00052E80">
        <w:rPr>
          <w:rFonts w:ascii="仿宋" w:hAnsi="仿宋" w:hint="eastAsia"/>
          <w:b/>
          <w:sz w:val="21"/>
          <w:szCs w:val="21"/>
        </w:rPr>
        <w:t>（R</w:t>
      </w:r>
      <w:r w:rsidRPr="00052E80">
        <w:rPr>
          <w:rFonts w:ascii="仿宋" w:hAnsi="仿宋"/>
          <w:b/>
          <w:sz w:val="21"/>
          <w:szCs w:val="21"/>
        </w:rPr>
        <w:t>P</w:t>
      </w:r>
      <w:r w:rsidRPr="00052E80">
        <w:rPr>
          <w:rFonts w:ascii="仿宋" w:hAnsi="仿宋" w:hint="eastAsia"/>
          <w:b/>
          <w:sz w:val="21"/>
          <w:szCs w:val="21"/>
        </w:rPr>
        <w:t>a</w:t>
      </w:r>
      <w:r w:rsidRPr="00052E80">
        <w:rPr>
          <w:rFonts w:ascii="仿宋" w:hAnsi="仿宋"/>
          <w:b/>
          <w:sz w:val="21"/>
          <w:szCs w:val="21"/>
        </w:rPr>
        <w:t>ra</w:t>
      </w:r>
      <w:r w:rsidRPr="00052E80">
        <w:rPr>
          <w:rFonts w:ascii="仿宋" w:hAnsi="仿宋" w:hint="eastAsia"/>
          <w:b/>
          <w:sz w:val="21"/>
          <w:szCs w:val="21"/>
        </w:rPr>
        <w:t>）</w:t>
      </w:r>
      <w:r w:rsidRPr="00FF3F12">
        <w:rPr>
          <w:rFonts w:ascii="仿宋" w:hAnsi="仿宋"/>
          <w:sz w:val="21"/>
          <w:szCs w:val="21"/>
        </w:rPr>
        <w:t>：4bits，携带高</w:t>
      </w:r>
      <w:r w:rsidRPr="00FF3F12">
        <w:rPr>
          <w:rFonts w:ascii="仿宋" w:hAnsi="仿宋" w:hint="eastAsia"/>
          <w:sz w:val="21"/>
          <w:szCs w:val="21"/>
        </w:rPr>
        <w:t>可靠增强传输参数；</w:t>
      </w:r>
    </w:p>
    <w:p w14:paraId="57D75188" w14:textId="613CEFCF" w:rsidR="00EA7954" w:rsidRDefault="00EA7954" w:rsidP="00EA7954">
      <w:pPr>
        <w:pStyle w:val="ab"/>
        <w:ind w:left="840" w:firstLineChars="0" w:firstLine="0"/>
        <w:rPr>
          <w:rFonts w:ascii="仿宋" w:hAnsi="仿宋"/>
          <w:sz w:val="21"/>
          <w:szCs w:val="21"/>
        </w:rPr>
      </w:pPr>
      <w:r w:rsidRPr="00052E80">
        <w:rPr>
          <w:rFonts w:ascii="仿宋" w:hAnsi="仿宋" w:cstheme="minorHAnsi"/>
          <w:b/>
          <w:sz w:val="21"/>
          <w:szCs w:val="21"/>
        </w:rPr>
        <w:t>NeT Para</w:t>
      </w:r>
      <w:r w:rsidRPr="00052E80">
        <w:rPr>
          <w:rFonts w:ascii="仿宋" w:hAnsi="仿宋"/>
          <w:b/>
          <w:sz w:val="21"/>
          <w:szCs w:val="21"/>
        </w:rPr>
        <w:t xml:space="preserve"> 2~8</w:t>
      </w:r>
      <w:r w:rsidRPr="00FF3F12">
        <w:rPr>
          <w:rFonts w:ascii="仿宋" w:hAnsi="仿宋" w:hint="eastAsia"/>
          <w:sz w:val="21"/>
          <w:szCs w:val="21"/>
        </w:rPr>
        <w:t>：待定义。</w:t>
      </w:r>
    </w:p>
    <w:p w14:paraId="0EB821B1" w14:textId="77777777" w:rsidR="00605280" w:rsidRPr="00944DB5" w:rsidRDefault="00605280" w:rsidP="00605280">
      <w:pPr>
        <w:pStyle w:val="ab"/>
        <w:numPr>
          <w:ilvl w:val="0"/>
          <w:numId w:val="45"/>
        </w:numPr>
        <w:ind w:firstLineChars="0"/>
        <w:rPr>
          <w:ins w:id="578" w:author="Li Yang" w:date="2023-05-15T13:43:00Z"/>
          <w:rFonts w:ascii="仿宋" w:hAnsi="仿宋" w:cstheme="minorHAnsi"/>
          <w:b/>
          <w:sz w:val="21"/>
          <w:szCs w:val="21"/>
        </w:rPr>
      </w:pPr>
      <w:ins w:id="579" w:author="Li Yang" w:date="2023-05-15T13:43:00Z">
        <w:r>
          <w:rPr>
            <w:rFonts w:ascii="仿宋" w:hAnsi="仿宋" w:cstheme="minorHAnsi" w:hint="eastAsia"/>
            <w:b/>
            <w:sz w:val="21"/>
            <w:szCs w:val="21"/>
          </w:rPr>
          <w:t>存储</w:t>
        </w:r>
        <w:r w:rsidRPr="00944DB5">
          <w:rPr>
            <w:rFonts w:ascii="仿宋" w:hAnsi="仿宋" w:cstheme="minorHAnsi" w:hint="eastAsia"/>
            <w:b/>
            <w:sz w:val="21"/>
            <w:szCs w:val="21"/>
          </w:rPr>
          <w:t>意向（</w:t>
        </w:r>
        <w:r>
          <w:rPr>
            <w:rFonts w:ascii="仿宋" w:hAnsi="仿宋" w:cstheme="minorHAnsi"/>
            <w:b/>
            <w:sz w:val="21"/>
            <w:szCs w:val="21"/>
          </w:rPr>
          <w:t>S</w:t>
        </w:r>
        <w:r>
          <w:rPr>
            <w:rFonts w:ascii="仿宋" w:hAnsi="仿宋" w:cstheme="minorHAnsi" w:hint="eastAsia"/>
            <w:b/>
            <w:sz w:val="21"/>
            <w:szCs w:val="21"/>
          </w:rPr>
          <w:t>to</w:t>
        </w:r>
        <w:r>
          <w:rPr>
            <w:rFonts w:ascii="仿宋" w:hAnsi="仿宋" w:cstheme="minorHAnsi"/>
            <w:b/>
            <w:sz w:val="21"/>
            <w:szCs w:val="21"/>
          </w:rPr>
          <w:t>rage</w:t>
        </w:r>
        <w:r w:rsidRPr="00944DB5">
          <w:rPr>
            <w:rFonts w:ascii="仿宋" w:hAnsi="仿宋" w:cstheme="minorHAnsi"/>
            <w:b/>
            <w:sz w:val="21"/>
            <w:szCs w:val="21"/>
          </w:rPr>
          <w:t xml:space="preserve"> Intent, </w:t>
        </w:r>
        <w:r>
          <w:rPr>
            <w:rFonts w:ascii="仿宋" w:hAnsi="仿宋" w:cstheme="minorHAnsi"/>
            <w:b/>
            <w:sz w:val="21"/>
            <w:szCs w:val="21"/>
          </w:rPr>
          <w:t>S</w:t>
        </w:r>
        <w:r w:rsidRPr="00944DB5">
          <w:rPr>
            <w:rFonts w:ascii="仿宋" w:hAnsi="仿宋" w:cstheme="minorHAnsi"/>
            <w:b/>
            <w:sz w:val="21"/>
            <w:szCs w:val="21"/>
          </w:rPr>
          <w:t>I</w:t>
        </w:r>
        <w:r w:rsidRPr="00944DB5">
          <w:rPr>
            <w:rFonts w:ascii="仿宋" w:hAnsi="仿宋" w:cstheme="minorHAnsi" w:hint="eastAsia"/>
            <w:b/>
            <w:sz w:val="21"/>
            <w:szCs w:val="21"/>
          </w:rPr>
          <w:t>）：</w:t>
        </w:r>
        <w:r>
          <w:rPr>
            <w:rFonts w:ascii="仿宋" w:hAnsi="仿宋"/>
            <w:sz w:val="21"/>
            <w:szCs w:val="21"/>
          </w:rPr>
          <w:t>8</w:t>
        </w:r>
        <w:r w:rsidRPr="00944DB5">
          <w:rPr>
            <w:rFonts w:ascii="仿宋" w:hAnsi="仿宋"/>
            <w:sz w:val="21"/>
            <w:szCs w:val="21"/>
          </w:rPr>
          <w:t>bits</w:t>
        </w:r>
        <w:r w:rsidRPr="00944DB5">
          <w:rPr>
            <w:rFonts w:ascii="仿宋" w:hAnsi="仿宋" w:hint="eastAsia"/>
            <w:sz w:val="21"/>
            <w:szCs w:val="21"/>
          </w:rPr>
          <w:t>，</w:t>
        </w:r>
        <w:r w:rsidRPr="00944DB5">
          <w:rPr>
            <w:rFonts w:ascii="仿宋" w:hAnsi="仿宋" w:cstheme="minorHAnsi" w:hint="eastAsia"/>
            <w:sz w:val="21"/>
            <w:szCs w:val="21"/>
          </w:rPr>
          <w:t>标识</w:t>
        </w:r>
        <w:r>
          <w:rPr>
            <w:rFonts w:ascii="仿宋" w:hAnsi="仿宋" w:cstheme="minorHAnsi" w:hint="eastAsia"/>
            <w:sz w:val="21"/>
            <w:szCs w:val="21"/>
          </w:rPr>
          <w:t>缓存/存储时</w:t>
        </w:r>
        <w:r w:rsidRPr="00944DB5">
          <w:rPr>
            <w:rFonts w:ascii="仿宋" w:hAnsi="仿宋" w:cstheme="minorHAnsi" w:hint="eastAsia"/>
            <w:sz w:val="21"/>
            <w:szCs w:val="21"/>
          </w:rPr>
          <w:t>对资源选择时的意向需求，包括：</w:t>
        </w:r>
        <w:r>
          <w:rPr>
            <w:rFonts w:ascii="仿宋" w:hAnsi="仿宋" w:cstheme="minorHAnsi" w:hint="eastAsia"/>
            <w:sz w:val="21"/>
            <w:szCs w:val="21"/>
          </w:rPr>
          <w:t>存储可靠性、存储位置</w:t>
        </w:r>
        <w:r w:rsidRPr="00944DB5">
          <w:rPr>
            <w:rFonts w:ascii="仿宋" w:hAnsi="仿宋" w:cstheme="minorHAnsi"/>
            <w:sz w:val="21"/>
            <w:szCs w:val="21"/>
          </w:rPr>
          <w:t>等。通过此字段可以确定</w:t>
        </w:r>
        <w:r>
          <w:rPr>
            <w:rFonts w:ascii="仿宋" w:hAnsi="仿宋" w:cstheme="minorHAnsi" w:hint="eastAsia"/>
            <w:sz w:val="21"/>
            <w:szCs w:val="21"/>
          </w:rPr>
          <w:t>存储/缓存时</w:t>
        </w:r>
        <w:r w:rsidRPr="00944DB5">
          <w:rPr>
            <w:rFonts w:ascii="仿宋" w:hAnsi="仿宋" w:cstheme="minorHAnsi" w:hint="eastAsia"/>
            <w:sz w:val="21"/>
            <w:szCs w:val="21"/>
          </w:rPr>
          <w:t>可用的网络节点范围。</w:t>
        </w:r>
      </w:ins>
    </w:p>
    <w:p w14:paraId="48F14EC1" w14:textId="77777777" w:rsidR="00605280" w:rsidRPr="00097081" w:rsidRDefault="00605280" w:rsidP="00605280">
      <w:pPr>
        <w:pStyle w:val="ab"/>
        <w:ind w:left="840" w:firstLineChars="0" w:firstLine="0"/>
        <w:rPr>
          <w:ins w:id="580" w:author="Li Yang" w:date="2023-05-15T13:43:00Z"/>
          <w:rFonts w:ascii="仿宋" w:hAnsi="仿宋" w:cstheme="minorHAnsi"/>
          <w:color w:val="FF0000"/>
          <w:sz w:val="21"/>
          <w:szCs w:val="21"/>
          <w:u w:val="single"/>
        </w:rPr>
      </w:pPr>
      <w:ins w:id="581" w:author="Li Yang" w:date="2023-05-15T13:43:00Z">
        <w:r w:rsidRPr="00944DB5">
          <w:rPr>
            <w:rFonts w:ascii="仿宋" w:hAnsi="仿宋" w:cstheme="minorHAnsi" w:hint="eastAsia"/>
            <w:color w:val="FF0000"/>
            <w:sz w:val="21"/>
            <w:szCs w:val="21"/>
            <w:u w:val="single"/>
          </w:rPr>
          <w:t>备注：由端节点（</w:t>
        </w:r>
        <w:r w:rsidRPr="00944DB5">
          <w:rPr>
            <w:rFonts w:ascii="仿宋" w:hAnsi="仿宋" w:cstheme="minorHAnsi"/>
            <w:color w:val="FF0000"/>
            <w:sz w:val="21"/>
            <w:szCs w:val="21"/>
            <w:u w:val="single"/>
          </w:rPr>
          <w:t>SEANet协议起点）填写，网络中间节点可以查看、不能修改。</w:t>
        </w:r>
      </w:ins>
    </w:p>
    <w:p w14:paraId="6C671894" w14:textId="77777777" w:rsidR="00605280" w:rsidRPr="00944DB5" w:rsidRDefault="00605280" w:rsidP="00605280">
      <w:pPr>
        <w:pStyle w:val="ab"/>
        <w:ind w:left="840" w:firstLineChars="0" w:firstLine="0"/>
        <w:rPr>
          <w:ins w:id="582" w:author="Li Yang" w:date="2023-05-15T13:43:00Z"/>
          <w:rFonts w:ascii="仿宋" w:hAnsi="仿宋" w:cstheme="minorHAnsi"/>
          <w:color w:val="FF0000"/>
          <w:sz w:val="21"/>
          <w:szCs w:val="21"/>
          <w:u w:val="single"/>
        </w:rPr>
      </w:pPr>
      <w:ins w:id="583" w:author="Li Yang" w:date="2023-05-15T13:43:00Z">
        <w:r>
          <w:object w:dxaOrig="5821" w:dyaOrig="801" w14:anchorId="7DF3D826">
            <v:shape id="_x0000_i1045" type="#_x0000_t75" style="width:261.5pt;height:36.5pt" o:ole="">
              <v:imagedata r:id="rId43" o:title=""/>
            </v:shape>
            <o:OLEObject Type="Embed" ProgID="Visio.Drawing.15" ShapeID="_x0000_i1045" DrawAspect="Content" ObjectID="_1745846788" r:id="rId49"/>
          </w:object>
        </w:r>
      </w:ins>
    </w:p>
    <w:tbl>
      <w:tblPr>
        <w:tblStyle w:val="a3"/>
        <w:tblW w:w="7387" w:type="dxa"/>
        <w:tblInd w:w="846" w:type="dxa"/>
        <w:tblLook w:val="04A0" w:firstRow="1" w:lastRow="0" w:firstColumn="1" w:lastColumn="0" w:noHBand="0" w:noVBand="1"/>
      </w:tblPr>
      <w:tblGrid>
        <w:gridCol w:w="1276"/>
        <w:gridCol w:w="1842"/>
        <w:gridCol w:w="4269"/>
      </w:tblGrid>
      <w:tr w:rsidR="00605280" w:rsidRPr="00FF3F12" w14:paraId="3941DB30" w14:textId="77777777" w:rsidTr="0040509E">
        <w:trPr>
          <w:trHeight w:val="274"/>
          <w:ins w:id="584" w:author="Li Yang" w:date="2023-05-15T13:43:00Z"/>
        </w:trPr>
        <w:tc>
          <w:tcPr>
            <w:tcW w:w="1276" w:type="dxa"/>
          </w:tcPr>
          <w:p w14:paraId="4A26D722" w14:textId="77777777" w:rsidR="00605280" w:rsidRPr="00FF3F12" w:rsidRDefault="00605280" w:rsidP="0040509E">
            <w:pPr>
              <w:jc w:val="left"/>
              <w:rPr>
                <w:ins w:id="585" w:author="Li Yang" w:date="2023-05-15T13:43:00Z"/>
                <w:rFonts w:ascii="仿宋" w:hAnsi="仿宋" w:cs="Times New Roman"/>
                <w:b/>
                <w:szCs w:val="21"/>
              </w:rPr>
            </w:pPr>
            <w:ins w:id="586" w:author="Li Yang" w:date="2023-05-15T13:43:00Z">
              <w:r w:rsidRPr="00FF3F12">
                <w:rPr>
                  <w:rFonts w:ascii="仿宋" w:hAnsi="仿宋" w:cs="Times New Roman" w:hint="eastAsia"/>
                  <w:b/>
                  <w:szCs w:val="21"/>
                </w:rPr>
                <w:t>位数</w:t>
              </w:r>
            </w:ins>
          </w:p>
        </w:tc>
        <w:tc>
          <w:tcPr>
            <w:tcW w:w="1842" w:type="dxa"/>
          </w:tcPr>
          <w:p w14:paraId="4F180672" w14:textId="77777777" w:rsidR="00605280" w:rsidRPr="00FF3F12" w:rsidRDefault="00605280" w:rsidP="0040509E">
            <w:pPr>
              <w:jc w:val="left"/>
              <w:rPr>
                <w:ins w:id="587" w:author="Li Yang" w:date="2023-05-15T13:43:00Z"/>
                <w:rFonts w:ascii="仿宋" w:hAnsi="仿宋" w:cs="Times New Roman"/>
                <w:b/>
                <w:szCs w:val="21"/>
              </w:rPr>
            </w:pPr>
            <w:ins w:id="588" w:author="Li Yang" w:date="2023-05-15T13:43:00Z">
              <w:r w:rsidRPr="00FF3F12">
                <w:rPr>
                  <w:rFonts w:ascii="仿宋" w:hAnsi="仿宋" w:cs="Times New Roman" w:hint="eastAsia"/>
                  <w:b/>
                  <w:szCs w:val="21"/>
                </w:rPr>
                <w:t>含义</w:t>
              </w:r>
            </w:ins>
          </w:p>
        </w:tc>
        <w:tc>
          <w:tcPr>
            <w:tcW w:w="4269" w:type="dxa"/>
          </w:tcPr>
          <w:p w14:paraId="67BC2E1C" w14:textId="77777777" w:rsidR="00605280" w:rsidRPr="00FF3F12" w:rsidRDefault="00605280" w:rsidP="0040509E">
            <w:pPr>
              <w:jc w:val="left"/>
              <w:rPr>
                <w:ins w:id="589" w:author="Li Yang" w:date="2023-05-15T13:43:00Z"/>
                <w:rFonts w:ascii="仿宋" w:hAnsi="仿宋" w:cs="Times New Roman"/>
                <w:b/>
                <w:szCs w:val="21"/>
              </w:rPr>
            </w:pPr>
            <w:ins w:id="590" w:author="Li Yang" w:date="2023-05-15T13:43:00Z">
              <w:r w:rsidRPr="00FF3F12">
                <w:rPr>
                  <w:rFonts w:ascii="仿宋" w:hAnsi="仿宋" w:cs="Times New Roman" w:hint="eastAsia"/>
                  <w:b/>
                  <w:szCs w:val="21"/>
                </w:rPr>
                <w:t>取值</w:t>
              </w:r>
            </w:ins>
          </w:p>
        </w:tc>
      </w:tr>
      <w:tr w:rsidR="00605280" w:rsidRPr="00FF3F12" w14:paraId="130A2A1C" w14:textId="77777777" w:rsidTr="0040509E">
        <w:trPr>
          <w:trHeight w:val="280"/>
          <w:ins w:id="591" w:author="Li Yang" w:date="2023-05-15T13:43:00Z"/>
        </w:trPr>
        <w:tc>
          <w:tcPr>
            <w:tcW w:w="1276" w:type="dxa"/>
          </w:tcPr>
          <w:p w14:paraId="2E82934F" w14:textId="77777777" w:rsidR="00605280" w:rsidRPr="00FF3F12" w:rsidRDefault="00605280" w:rsidP="0040509E">
            <w:pPr>
              <w:jc w:val="left"/>
              <w:rPr>
                <w:ins w:id="592" w:author="Li Yang" w:date="2023-05-15T13:43:00Z"/>
                <w:rFonts w:ascii="仿宋" w:hAnsi="仿宋" w:cs="Times New Roman"/>
                <w:szCs w:val="21"/>
              </w:rPr>
            </w:pPr>
            <w:ins w:id="593" w:author="Li Yang" w:date="2023-05-15T13:43:00Z">
              <w:r>
                <w:rPr>
                  <w:rFonts w:ascii="仿宋" w:hAnsi="仿宋" w:cs="Times New Roman"/>
                  <w:szCs w:val="21"/>
                </w:rPr>
                <w:t>bit7</w:t>
              </w:r>
              <w:r w:rsidRPr="00FF3F12">
                <w:rPr>
                  <w:rFonts w:ascii="仿宋" w:hAnsi="仿宋" w:cs="Times New Roman"/>
                  <w:szCs w:val="21"/>
                </w:rPr>
                <w:t>-bit</w:t>
              </w:r>
              <w:r>
                <w:rPr>
                  <w:rFonts w:ascii="仿宋" w:hAnsi="仿宋" w:cs="Times New Roman"/>
                  <w:szCs w:val="21"/>
                </w:rPr>
                <w:t>4</w:t>
              </w:r>
              <w:r w:rsidRPr="00FF3F12">
                <w:rPr>
                  <w:rFonts w:ascii="仿宋" w:hAnsi="仿宋" w:cstheme="minorHAnsi" w:hint="eastAsia"/>
                  <w:szCs w:val="21"/>
                </w:rPr>
                <w:t>（</w:t>
              </w:r>
              <w:r>
                <w:rPr>
                  <w:rFonts w:ascii="仿宋" w:hAnsi="仿宋" w:cstheme="minorHAnsi"/>
                  <w:szCs w:val="21"/>
                </w:rPr>
                <w:t>4</w:t>
              </w:r>
              <w:r w:rsidRPr="00FF3F12">
                <w:rPr>
                  <w:rFonts w:ascii="仿宋" w:hAnsi="仿宋" w:cstheme="minorHAnsi"/>
                  <w:szCs w:val="21"/>
                </w:rPr>
                <w:t>bits）</w:t>
              </w:r>
            </w:ins>
          </w:p>
        </w:tc>
        <w:tc>
          <w:tcPr>
            <w:tcW w:w="1842" w:type="dxa"/>
          </w:tcPr>
          <w:p w14:paraId="625A137E" w14:textId="77777777" w:rsidR="00605280" w:rsidRPr="00FF3F12" w:rsidRDefault="00605280" w:rsidP="0040509E">
            <w:pPr>
              <w:jc w:val="left"/>
              <w:rPr>
                <w:ins w:id="594" w:author="Li Yang" w:date="2023-05-15T13:43:00Z"/>
                <w:rFonts w:ascii="仿宋" w:hAnsi="仿宋" w:cs="Times New Roman"/>
                <w:szCs w:val="21"/>
              </w:rPr>
            </w:pPr>
            <w:ins w:id="595" w:author="Li Yang" w:date="2023-05-15T13:43:00Z">
              <w:r w:rsidRPr="00097081">
                <w:rPr>
                  <w:rFonts w:ascii="仿宋" w:hAnsi="仿宋" w:cstheme="minorHAnsi" w:hint="eastAsia"/>
                  <w:szCs w:val="21"/>
                </w:rPr>
                <w:t>存储可靠性</w:t>
              </w:r>
              <w:r w:rsidRPr="00FF3F12">
                <w:rPr>
                  <w:rFonts w:ascii="仿宋" w:hAnsi="仿宋" w:cstheme="minorHAnsi"/>
                  <w:szCs w:val="21"/>
                </w:rPr>
                <w:t xml:space="preserve">, </w:t>
              </w:r>
              <w:r>
                <w:rPr>
                  <w:rFonts w:ascii="仿宋" w:hAnsi="仿宋" w:cstheme="minorHAnsi"/>
                  <w:szCs w:val="21"/>
                </w:rPr>
                <w:t>R</w:t>
              </w:r>
              <w:r>
                <w:rPr>
                  <w:rFonts w:ascii="仿宋" w:hAnsi="仿宋" w:cstheme="minorHAnsi" w:hint="eastAsia"/>
                  <w:szCs w:val="21"/>
                </w:rPr>
                <w:t>eliability</w:t>
              </w:r>
            </w:ins>
          </w:p>
        </w:tc>
        <w:tc>
          <w:tcPr>
            <w:tcW w:w="4269" w:type="dxa"/>
          </w:tcPr>
          <w:p w14:paraId="34AAA1CA" w14:textId="77777777" w:rsidR="00605280" w:rsidRPr="00FF3F12" w:rsidRDefault="00605280" w:rsidP="0040509E">
            <w:pPr>
              <w:jc w:val="left"/>
              <w:rPr>
                <w:ins w:id="596" w:author="Li Yang" w:date="2023-05-15T13:43:00Z"/>
                <w:rFonts w:ascii="仿宋" w:hAnsi="仿宋" w:cs="Times New Roman"/>
                <w:szCs w:val="21"/>
              </w:rPr>
            </w:pPr>
            <w:ins w:id="597" w:author="Li Yang" w:date="2023-05-15T13:43:00Z">
              <w:r w:rsidRPr="00FF3F12">
                <w:rPr>
                  <w:rFonts w:ascii="仿宋" w:hAnsi="仿宋" w:cs="Times New Roman"/>
                  <w:szCs w:val="21"/>
                </w:rPr>
                <w:t>用于标识数据存储的可靠性需求</w:t>
              </w:r>
            </w:ins>
          </w:p>
          <w:p w14:paraId="110D9422" w14:textId="77777777" w:rsidR="00605280" w:rsidRPr="00FF3F12" w:rsidRDefault="00605280" w:rsidP="0040509E">
            <w:pPr>
              <w:jc w:val="left"/>
              <w:rPr>
                <w:ins w:id="598" w:author="Li Yang" w:date="2023-05-15T13:43:00Z"/>
                <w:rFonts w:ascii="仿宋" w:hAnsi="仿宋" w:cs="Times New Roman"/>
                <w:szCs w:val="21"/>
              </w:rPr>
            </w:pPr>
            <w:ins w:id="599" w:author="Li Yang" w:date="2023-05-15T13:43:00Z">
              <w:r w:rsidRPr="00FF3F12">
                <w:rPr>
                  <w:rFonts w:ascii="仿宋" w:hAnsi="仿宋" w:cs="Times New Roman"/>
                </w:rPr>
                <w:t>0x0</w:t>
              </w:r>
              <w:r w:rsidRPr="00FF3F12">
                <w:rPr>
                  <w:rFonts w:ascii="仿宋" w:hAnsi="仿宋" w:cs="Times New Roman"/>
                  <w:szCs w:val="21"/>
                </w:rPr>
                <w:t>：</w:t>
              </w:r>
              <w:r w:rsidRPr="00FF3F12">
                <w:rPr>
                  <w:rFonts w:ascii="仿宋" w:hAnsi="仿宋" w:cs="Times New Roman" w:hint="eastAsia"/>
                </w:rPr>
                <w:t>不存储</w:t>
              </w:r>
            </w:ins>
          </w:p>
          <w:p w14:paraId="50F89658" w14:textId="77777777" w:rsidR="00605280" w:rsidRPr="00FF3F12" w:rsidRDefault="00605280" w:rsidP="0040509E">
            <w:pPr>
              <w:jc w:val="left"/>
              <w:rPr>
                <w:ins w:id="600" w:author="Li Yang" w:date="2023-05-15T13:43:00Z"/>
                <w:rFonts w:ascii="仿宋" w:hAnsi="仿宋" w:cs="Times New Roman"/>
                <w:szCs w:val="21"/>
              </w:rPr>
            </w:pPr>
            <w:ins w:id="601" w:author="Li Yang" w:date="2023-05-15T13:43:00Z">
              <w:r w:rsidRPr="00FF3F12">
                <w:rPr>
                  <w:rFonts w:ascii="仿宋" w:hAnsi="仿宋" w:cs="Times New Roman"/>
                </w:rPr>
                <w:t>0x1</w:t>
              </w:r>
              <w:r w:rsidRPr="00FF3F12">
                <w:rPr>
                  <w:rFonts w:ascii="仿宋" w:hAnsi="仿宋" w:cs="Times New Roman"/>
                  <w:szCs w:val="21"/>
                </w:rPr>
                <w:t>：</w:t>
              </w:r>
              <w:r w:rsidRPr="00FF3F12">
                <w:rPr>
                  <w:rFonts w:ascii="仿宋" w:hAnsi="仿宋" w:cs="Times New Roman" w:hint="eastAsia"/>
                </w:rPr>
                <w:t>冷门缓存</w:t>
              </w:r>
            </w:ins>
          </w:p>
          <w:p w14:paraId="6BAC9E6F" w14:textId="77777777" w:rsidR="00605280" w:rsidRDefault="00605280" w:rsidP="0040509E">
            <w:pPr>
              <w:jc w:val="left"/>
              <w:rPr>
                <w:ins w:id="602" w:author="Li Yang" w:date="2023-05-15T13:43:00Z"/>
                <w:rFonts w:ascii="仿宋" w:hAnsi="仿宋" w:cs="Times New Roman"/>
                <w:szCs w:val="21"/>
              </w:rPr>
            </w:pPr>
            <w:ins w:id="603" w:author="Li Yang" w:date="2023-05-15T13:43:00Z">
              <w:r w:rsidRPr="00FF3F12">
                <w:rPr>
                  <w:rFonts w:ascii="仿宋" w:hAnsi="仿宋" w:cs="Times New Roman"/>
                </w:rPr>
                <w:t>0x</w:t>
              </w:r>
              <w:r>
                <w:rPr>
                  <w:rFonts w:ascii="仿宋" w:hAnsi="仿宋" w:cs="Times New Roman"/>
                </w:rPr>
                <w:t>2</w:t>
              </w:r>
              <w:r w:rsidRPr="00FF3F12">
                <w:rPr>
                  <w:rFonts w:ascii="仿宋" w:hAnsi="仿宋" w:cs="Times New Roman"/>
                  <w:szCs w:val="21"/>
                </w:rPr>
                <w:t>：</w:t>
              </w:r>
              <w:r w:rsidRPr="00FF3F12">
                <w:rPr>
                  <w:rFonts w:ascii="仿宋" w:hAnsi="仿宋" w:cs="Times New Roman" w:hint="eastAsia"/>
                  <w:szCs w:val="21"/>
                </w:rPr>
                <w:t>热门缓存</w:t>
              </w:r>
            </w:ins>
          </w:p>
          <w:p w14:paraId="5846FAD0" w14:textId="77777777" w:rsidR="00605280" w:rsidRDefault="00605280" w:rsidP="0040509E">
            <w:pPr>
              <w:jc w:val="left"/>
              <w:rPr>
                <w:ins w:id="604" w:author="Li Yang" w:date="2023-05-15T13:43:00Z"/>
                <w:rFonts w:ascii="仿宋" w:hAnsi="仿宋" w:cs="Times New Roman"/>
                <w:szCs w:val="21"/>
              </w:rPr>
            </w:pPr>
            <w:ins w:id="605" w:author="Li Yang" w:date="2023-05-15T13:43:00Z">
              <w:r w:rsidRPr="00FF3F12">
                <w:rPr>
                  <w:rFonts w:ascii="仿宋" w:hAnsi="仿宋" w:cs="Times New Roman"/>
                </w:rPr>
                <w:t>0x3</w:t>
              </w:r>
              <w:r>
                <w:rPr>
                  <w:rFonts w:ascii="仿宋" w:hAnsi="仿宋" w:cs="Times New Roman" w:hint="eastAsia"/>
                </w:rPr>
                <w:t>：</w:t>
              </w:r>
              <w:r w:rsidRPr="00FF3F12">
                <w:rPr>
                  <w:rFonts w:ascii="仿宋" w:hAnsi="仿宋" w:cs="Times New Roman" w:hint="eastAsia"/>
                  <w:szCs w:val="21"/>
                </w:rPr>
                <w:t>一般存储</w:t>
              </w:r>
            </w:ins>
          </w:p>
          <w:p w14:paraId="3610EC62" w14:textId="77777777" w:rsidR="00605280" w:rsidRDefault="00605280" w:rsidP="0040509E">
            <w:pPr>
              <w:jc w:val="left"/>
              <w:rPr>
                <w:ins w:id="606" w:author="Li Yang" w:date="2023-05-15T13:43:00Z"/>
                <w:rFonts w:ascii="仿宋" w:hAnsi="仿宋" w:cs="Times New Roman"/>
                <w:szCs w:val="21"/>
              </w:rPr>
            </w:pPr>
            <w:ins w:id="607" w:author="Li Yang" w:date="2023-05-15T13:43:00Z">
              <w:r w:rsidRPr="00FF3F12">
                <w:rPr>
                  <w:rFonts w:ascii="仿宋" w:hAnsi="仿宋" w:cs="Times New Roman"/>
                </w:rPr>
                <w:t>0x4</w:t>
              </w:r>
              <w:r>
                <w:rPr>
                  <w:rFonts w:ascii="仿宋" w:hAnsi="仿宋" w:cs="Times New Roman" w:hint="eastAsia"/>
                </w:rPr>
                <w:t>：</w:t>
              </w:r>
              <w:r w:rsidRPr="00FF3F12">
                <w:rPr>
                  <w:rFonts w:ascii="仿宋" w:hAnsi="仿宋" w:cs="Times New Roman" w:hint="eastAsia"/>
                  <w:szCs w:val="21"/>
                </w:rPr>
                <w:t>可靠存储</w:t>
              </w:r>
            </w:ins>
          </w:p>
          <w:p w14:paraId="424937E1" w14:textId="77777777" w:rsidR="00605280" w:rsidRDefault="00605280" w:rsidP="0040509E">
            <w:pPr>
              <w:jc w:val="left"/>
              <w:rPr>
                <w:ins w:id="608" w:author="Li Yang" w:date="2023-05-15T13:43:00Z"/>
                <w:rFonts w:ascii="仿宋" w:hAnsi="仿宋" w:cs="Times New Roman"/>
                <w:szCs w:val="21"/>
              </w:rPr>
            </w:pPr>
            <w:ins w:id="609" w:author="Li Yang" w:date="2023-05-15T13:43:00Z">
              <w:r w:rsidRPr="00FF3F12">
                <w:rPr>
                  <w:rFonts w:ascii="仿宋" w:hAnsi="仿宋" w:cs="Times New Roman"/>
                </w:rPr>
                <w:t>0x5</w:t>
              </w:r>
              <w:r>
                <w:rPr>
                  <w:rFonts w:ascii="仿宋" w:hAnsi="仿宋" w:cs="Times New Roman" w:hint="eastAsia"/>
                </w:rPr>
                <w:t>：</w:t>
              </w:r>
              <w:r w:rsidRPr="00FF3F12">
                <w:rPr>
                  <w:rFonts w:ascii="仿宋" w:hAnsi="仿宋" w:cs="Times New Roman" w:hint="eastAsia"/>
                  <w:szCs w:val="21"/>
                </w:rPr>
                <w:t>高可靠存储</w:t>
              </w:r>
            </w:ins>
          </w:p>
          <w:p w14:paraId="0DF18922" w14:textId="77777777" w:rsidR="00605280" w:rsidRDefault="00605280" w:rsidP="0040509E">
            <w:pPr>
              <w:jc w:val="left"/>
              <w:rPr>
                <w:ins w:id="610" w:author="Li Yang" w:date="2023-05-15T13:43:00Z"/>
                <w:rFonts w:ascii="仿宋" w:hAnsi="仿宋" w:cs="Times New Roman"/>
                <w:szCs w:val="21"/>
              </w:rPr>
            </w:pPr>
            <w:ins w:id="611" w:author="Li Yang" w:date="2023-05-15T13:43:00Z">
              <w:r w:rsidRPr="00FF3F12">
                <w:rPr>
                  <w:rFonts w:ascii="仿宋" w:hAnsi="仿宋" w:cs="Times New Roman"/>
                </w:rPr>
                <w:t>0x6</w:t>
              </w:r>
              <w:r>
                <w:rPr>
                  <w:rFonts w:ascii="仿宋" w:hAnsi="仿宋" w:cs="Times New Roman" w:hint="eastAsia"/>
                </w:rPr>
                <w:t>：</w:t>
              </w:r>
              <w:r w:rsidRPr="00FF3F12">
                <w:rPr>
                  <w:rFonts w:ascii="仿宋" w:hAnsi="仿宋" w:cs="Times New Roman" w:hint="eastAsia"/>
                  <w:szCs w:val="21"/>
                </w:rPr>
                <w:t>读写一致存储</w:t>
              </w:r>
            </w:ins>
          </w:p>
          <w:p w14:paraId="0626A164" w14:textId="77777777" w:rsidR="00605280" w:rsidRPr="00FF3F12" w:rsidRDefault="00605280" w:rsidP="0040509E">
            <w:pPr>
              <w:jc w:val="left"/>
              <w:rPr>
                <w:ins w:id="612" w:author="Li Yang" w:date="2023-05-15T13:43:00Z"/>
                <w:rFonts w:ascii="仿宋" w:hAnsi="仿宋" w:cs="Times New Roman"/>
                <w:szCs w:val="21"/>
              </w:rPr>
            </w:pPr>
            <w:ins w:id="613" w:author="Li Yang" w:date="2023-05-15T13:43:00Z">
              <w:r w:rsidRPr="00FF3F12">
                <w:rPr>
                  <w:rFonts w:ascii="仿宋" w:hAnsi="仿宋" w:cs="Times New Roman"/>
                </w:rPr>
                <w:t>0x7-0xF</w:t>
              </w:r>
              <w:r>
                <w:rPr>
                  <w:rFonts w:ascii="仿宋" w:hAnsi="仿宋" w:cs="Times New Roman" w:hint="eastAsia"/>
                </w:rPr>
                <w:t>：</w:t>
              </w:r>
              <w:r w:rsidRPr="00FF3F12">
                <w:rPr>
                  <w:rFonts w:ascii="仿宋" w:hAnsi="仿宋" w:cs="Times New Roman" w:hint="eastAsia"/>
                </w:rPr>
                <w:t>预留</w:t>
              </w:r>
            </w:ins>
          </w:p>
        </w:tc>
      </w:tr>
      <w:tr w:rsidR="00605280" w:rsidRPr="00FF3F12" w14:paraId="15CC7143" w14:textId="77777777" w:rsidTr="0040509E">
        <w:trPr>
          <w:trHeight w:val="274"/>
          <w:ins w:id="614" w:author="Li Yang" w:date="2023-05-15T13:43:00Z"/>
        </w:trPr>
        <w:tc>
          <w:tcPr>
            <w:tcW w:w="1276" w:type="dxa"/>
          </w:tcPr>
          <w:p w14:paraId="07FE312B" w14:textId="77777777" w:rsidR="00605280" w:rsidRPr="00FF3F12" w:rsidRDefault="00605280" w:rsidP="0040509E">
            <w:pPr>
              <w:jc w:val="left"/>
              <w:rPr>
                <w:ins w:id="615" w:author="Li Yang" w:date="2023-05-15T13:43:00Z"/>
                <w:rFonts w:ascii="仿宋" w:hAnsi="仿宋" w:cs="Times New Roman"/>
                <w:szCs w:val="21"/>
              </w:rPr>
            </w:pPr>
            <w:ins w:id="616" w:author="Li Yang" w:date="2023-05-15T13:43:00Z">
              <w:r>
                <w:rPr>
                  <w:rFonts w:ascii="仿宋" w:hAnsi="仿宋" w:cs="Times New Roman" w:hint="eastAsia"/>
                  <w:szCs w:val="21"/>
                </w:rPr>
                <w:t>b</w:t>
              </w:r>
              <w:r>
                <w:rPr>
                  <w:rFonts w:ascii="仿宋" w:hAnsi="仿宋" w:cs="Times New Roman"/>
                  <w:szCs w:val="21"/>
                </w:rPr>
                <w:t>it3</w:t>
              </w:r>
              <w:r w:rsidRPr="00FF3F12">
                <w:rPr>
                  <w:rFonts w:ascii="仿宋" w:hAnsi="仿宋" w:cs="Times New Roman"/>
                  <w:szCs w:val="21"/>
                </w:rPr>
                <w:t>-bit</w:t>
              </w:r>
              <w:r>
                <w:rPr>
                  <w:rFonts w:ascii="仿宋" w:hAnsi="仿宋" w:cs="Times New Roman"/>
                  <w:szCs w:val="21"/>
                </w:rPr>
                <w:t>2</w:t>
              </w:r>
              <w:r w:rsidRPr="00FF3F12">
                <w:rPr>
                  <w:rFonts w:ascii="仿宋" w:hAnsi="仿宋" w:cstheme="minorHAnsi" w:hint="eastAsia"/>
                  <w:szCs w:val="21"/>
                </w:rPr>
                <w:t>（</w:t>
              </w:r>
              <w:r>
                <w:rPr>
                  <w:rFonts w:ascii="仿宋" w:hAnsi="仿宋" w:cstheme="minorHAnsi"/>
                  <w:szCs w:val="21"/>
                </w:rPr>
                <w:t>2</w:t>
              </w:r>
              <w:r w:rsidRPr="00FF3F12">
                <w:rPr>
                  <w:rFonts w:ascii="仿宋" w:hAnsi="仿宋" w:cstheme="minorHAnsi"/>
                  <w:szCs w:val="21"/>
                </w:rPr>
                <w:t>bits）</w:t>
              </w:r>
            </w:ins>
          </w:p>
        </w:tc>
        <w:tc>
          <w:tcPr>
            <w:tcW w:w="1842" w:type="dxa"/>
          </w:tcPr>
          <w:p w14:paraId="3DB0EC8D" w14:textId="77777777" w:rsidR="00605280" w:rsidRPr="00FF3F12" w:rsidRDefault="00605280" w:rsidP="0040509E">
            <w:pPr>
              <w:jc w:val="left"/>
              <w:rPr>
                <w:ins w:id="617" w:author="Li Yang" w:date="2023-05-15T13:43:00Z"/>
                <w:rFonts w:ascii="仿宋" w:hAnsi="仿宋" w:cs="Times New Roman"/>
                <w:szCs w:val="21"/>
              </w:rPr>
            </w:pPr>
            <w:ins w:id="618" w:author="Li Yang" w:date="2023-05-15T13:43:00Z">
              <w:r w:rsidRPr="00097081">
                <w:rPr>
                  <w:rFonts w:ascii="仿宋" w:hAnsi="仿宋" w:cstheme="minorHAnsi" w:hint="eastAsia"/>
                  <w:szCs w:val="21"/>
                </w:rPr>
                <w:t>存储位置</w:t>
              </w:r>
              <w:r w:rsidRPr="00FF3F12">
                <w:rPr>
                  <w:rFonts w:ascii="仿宋" w:hAnsi="仿宋" w:cstheme="minorHAnsi"/>
                  <w:szCs w:val="21"/>
                </w:rPr>
                <w:t xml:space="preserve">, </w:t>
              </w:r>
              <w:r>
                <w:rPr>
                  <w:rFonts w:ascii="仿宋" w:hAnsi="仿宋" w:cstheme="minorHAnsi"/>
                  <w:szCs w:val="21"/>
                </w:rPr>
                <w:t>L</w:t>
              </w:r>
              <w:r>
                <w:rPr>
                  <w:rFonts w:ascii="仿宋" w:hAnsi="仿宋" w:cstheme="minorHAnsi" w:hint="eastAsia"/>
                  <w:szCs w:val="21"/>
                </w:rPr>
                <w:t>o</w:t>
              </w:r>
              <w:r>
                <w:rPr>
                  <w:rFonts w:ascii="仿宋" w:hAnsi="仿宋" w:cstheme="minorHAnsi"/>
                  <w:szCs w:val="21"/>
                </w:rPr>
                <w:t>cation</w:t>
              </w:r>
            </w:ins>
          </w:p>
        </w:tc>
        <w:tc>
          <w:tcPr>
            <w:tcW w:w="4269" w:type="dxa"/>
          </w:tcPr>
          <w:p w14:paraId="476FC453" w14:textId="77777777" w:rsidR="00605280" w:rsidRDefault="00605280" w:rsidP="0040509E">
            <w:pPr>
              <w:jc w:val="left"/>
              <w:rPr>
                <w:ins w:id="619" w:author="Li Yang" w:date="2023-05-15T13:43:00Z"/>
                <w:rFonts w:ascii="仿宋" w:hAnsi="仿宋" w:cs="Times New Roman"/>
                <w:szCs w:val="21"/>
              </w:rPr>
            </w:pPr>
            <w:ins w:id="620" w:author="Li Yang" w:date="2023-05-15T13:43:00Z">
              <w:r w:rsidRPr="00FF3F12">
                <w:rPr>
                  <w:rFonts w:ascii="仿宋" w:hAnsi="仿宋" w:cs="Times New Roman"/>
                  <w:szCs w:val="21"/>
                </w:rPr>
                <w:t>用于标识数据存储的位置需求</w:t>
              </w:r>
            </w:ins>
          </w:p>
          <w:p w14:paraId="25CB7B98" w14:textId="77777777" w:rsidR="00605280" w:rsidRPr="00FF3F12" w:rsidRDefault="00605280" w:rsidP="0040509E">
            <w:pPr>
              <w:jc w:val="left"/>
              <w:rPr>
                <w:ins w:id="621" w:author="Li Yang" w:date="2023-05-15T13:43:00Z"/>
                <w:rFonts w:ascii="仿宋" w:hAnsi="仿宋" w:cs="Times New Roman"/>
                <w:szCs w:val="21"/>
              </w:rPr>
            </w:pPr>
            <w:ins w:id="622" w:author="Li Yang" w:date="2023-05-15T13:43:00Z">
              <w:r w:rsidRPr="00FF3F12">
                <w:rPr>
                  <w:rFonts w:ascii="仿宋" w:hAnsi="仿宋" w:cs="Times New Roman"/>
                  <w:szCs w:val="21"/>
                </w:rPr>
                <w:t>0：默认</w:t>
              </w:r>
            </w:ins>
          </w:p>
          <w:p w14:paraId="0A514F16" w14:textId="77777777" w:rsidR="00605280" w:rsidRPr="00FF3F12" w:rsidRDefault="00605280" w:rsidP="0040509E">
            <w:pPr>
              <w:jc w:val="left"/>
              <w:rPr>
                <w:ins w:id="623" w:author="Li Yang" w:date="2023-05-15T13:43:00Z"/>
                <w:rFonts w:ascii="仿宋" w:hAnsi="仿宋" w:cs="Times New Roman"/>
                <w:szCs w:val="21"/>
              </w:rPr>
            </w:pPr>
            <w:ins w:id="624" w:author="Li Yang" w:date="2023-05-15T13:43:00Z">
              <w:r w:rsidRPr="00FF3F12">
                <w:rPr>
                  <w:rFonts w:ascii="仿宋" w:hAnsi="仿宋" w:cs="Times New Roman"/>
                  <w:szCs w:val="21"/>
                </w:rPr>
                <w:t>1：数据源附近</w:t>
              </w:r>
            </w:ins>
          </w:p>
          <w:p w14:paraId="6C53C2CD" w14:textId="77777777" w:rsidR="00605280" w:rsidRPr="00FF3F12" w:rsidRDefault="00605280" w:rsidP="0040509E">
            <w:pPr>
              <w:jc w:val="left"/>
              <w:rPr>
                <w:ins w:id="625" w:author="Li Yang" w:date="2023-05-15T13:43:00Z"/>
                <w:rFonts w:ascii="仿宋" w:hAnsi="仿宋" w:cs="Times New Roman"/>
                <w:szCs w:val="21"/>
              </w:rPr>
            </w:pPr>
            <w:ins w:id="626" w:author="Li Yang" w:date="2023-05-15T13:43:00Z">
              <w:r w:rsidRPr="00FF3F12">
                <w:rPr>
                  <w:rFonts w:ascii="仿宋" w:hAnsi="仿宋" w:cs="Times New Roman"/>
                  <w:szCs w:val="21"/>
                </w:rPr>
                <w:t>2：网络中心</w:t>
              </w:r>
            </w:ins>
          </w:p>
          <w:p w14:paraId="64651B12" w14:textId="77777777" w:rsidR="00605280" w:rsidRPr="00FF3F12" w:rsidRDefault="00605280" w:rsidP="0040509E">
            <w:pPr>
              <w:jc w:val="left"/>
              <w:rPr>
                <w:ins w:id="627" w:author="Li Yang" w:date="2023-05-15T13:43:00Z"/>
                <w:rFonts w:ascii="仿宋" w:hAnsi="仿宋" w:cs="Times New Roman"/>
                <w:szCs w:val="21"/>
              </w:rPr>
            </w:pPr>
            <w:ins w:id="628" w:author="Li Yang" w:date="2023-05-15T13:43:00Z">
              <w:r w:rsidRPr="00FF3F12">
                <w:rPr>
                  <w:rFonts w:ascii="仿宋" w:hAnsi="仿宋" w:cs="Times New Roman"/>
                  <w:szCs w:val="21"/>
                </w:rPr>
                <w:t>3：网络边缘</w:t>
              </w:r>
            </w:ins>
          </w:p>
        </w:tc>
      </w:tr>
      <w:tr w:rsidR="00605280" w:rsidRPr="00FF3F12" w14:paraId="690497A2" w14:textId="77777777" w:rsidTr="0040509E">
        <w:trPr>
          <w:trHeight w:val="274"/>
          <w:ins w:id="629" w:author="Li Yang" w:date="2023-05-15T13:43:00Z"/>
        </w:trPr>
        <w:tc>
          <w:tcPr>
            <w:tcW w:w="1276" w:type="dxa"/>
          </w:tcPr>
          <w:p w14:paraId="5F21C425" w14:textId="77777777" w:rsidR="00605280" w:rsidRDefault="00605280" w:rsidP="0040509E">
            <w:pPr>
              <w:jc w:val="left"/>
              <w:rPr>
                <w:ins w:id="630" w:author="Li Yang" w:date="2023-05-15T13:43:00Z"/>
                <w:rFonts w:ascii="仿宋" w:hAnsi="仿宋" w:cs="Times New Roman"/>
                <w:szCs w:val="21"/>
              </w:rPr>
            </w:pPr>
            <w:ins w:id="631" w:author="Li Yang" w:date="2023-05-15T13:43:00Z">
              <w:r>
                <w:rPr>
                  <w:rFonts w:ascii="仿宋" w:hAnsi="仿宋" w:cs="Times New Roman"/>
                  <w:szCs w:val="21"/>
                </w:rPr>
                <w:t>bit1</w:t>
              </w:r>
              <w:r w:rsidRPr="00FF3F12">
                <w:rPr>
                  <w:rFonts w:ascii="仿宋" w:hAnsi="仿宋" w:cs="Times New Roman"/>
                  <w:szCs w:val="21"/>
                </w:rPr>
                <w:t>-bit</w:t>
              </w:r>
              <w:r>
                <w:rPr>
                  <w:rFonts w:ascii="仿宋" w:hAnsi="仿宋" w:cs="Times New Roman"/>
                  <w:szCs w:val="21"/>
                </w:rPr>
                <w:t>0</w:t>
              </w:r>
              <w:r w:rsidRPr="00FF3F12">
                <w:rPr>
                  <w:rFonts w:ascii="仿宋" w:hAnsi="仿宋" w:cstheme="minorHAnsi" w:hint="eastAsia"/>
                  <w:szCs w:val="21"/>
                </w:rPr>
                <w:t>（</w:t>
              </w:r>
              <w:r>
                <w:rPr>
                  <w:rFonts w:ascii="仿宋" w:hAnsi="仿宋" w:cstheme="minorHAnsi"/>
                  <w:szCs w:val="21"/>
                </w:rPr>
                <w:t>2</w:t>
              </w:r>
              <w:r w:rsidRPr="00FF3F12">
                <w:rPr>
                  <w:rFonts w:ascii="仿宋" w:hAnsi="仿宋" w:cstheme="minorHAnsi"/>
                  <w:szCs w:val="21"/>
                </w:rPr>
                <w:t>bits）</w:t>
              </w:r>
            </w:ins>
          </w:p>
        </w:tc>
        <w:tc>
          <w:tcPr>
            <w:tcW w:w="1842" w:type="dxa"/>
          </w:tcPr>
          <w:p w14:paraId="2D6EB11C" w14:textId="77777777" w:rsidR="00605280" w:rsidRPr="00FF3F12" w:rsidRDefault="00605280" w:rsidP="0040509E">
            <w:pPr>
              <w:jc w:val="left"/>
              <w:rPr>
                <w:ins w:id="632" w:author="Li Yang" w:date="2023-05-15T13:43:00Z"/>
                <w:rFonts w:ascii="仿宋" w:hAnsi="仿宋" w:cstheme="minorHAnsi"/>
                <w:szCs w:val="21"/>
              </w:rPr>
            </w:pPr>
            <w:ins w:id="633" w:author="Li Yang" w:date="2023-05-15T13:43:00Z">
              <w:r>
                <w:rPr>
                  <w:rFonts w:ascii="仿宋" w:hAnsi="仿宋" w:cstheme="minorHAnsi" w:hint="eastAsia"/>
                  <w:szCs w:val="21"/>
                </w:rPr>
                <w:t>预留，Reserved</w:t>
              </w:r>
            </w:ins>
          </w:p>
        </w:tc>
        <w:tc>
          <w:tcPr>
            <w:tcW w:w="4269" w:type="dxa"/>
          </w:tcPr>
          <w:p w14:paraId="0A8D47B5" w14:textId="77777777" w:rsidR="00605280" w:rsidRPr="00FF3F12" w:rsidRDefault="00605280" w:rsidP="0040509E">
            <w:pPr>
              <w:jc w:val="left"/>
              <w:rPr>
                <w:ins w:id="634" w:author="Li Yang" w:date="2023-05-15T13:43:00Z"/>
                <w:rFonts w:ascii="仿宋" w:hAnsi="仿宋" w:cs="Times New Roman"/>
                <w:szCs w:val="21"/>
              </w:rPr>
            </w:pPr>
            <w:proofErr w:type="gramStart"/>
            <w:ins w:id="635" w:author="Li Yang" w:date="2023-05-15T13:43:00Z">
              <w:r>
                <w:rPr>
                  <w:rFonts w:ascii="仿宋" w:hAnsi="仿宋" w:cs="Times New Roman" w:hint="eastAsia"/>
                  <w:szCs w:val="21"/>
                </w:rPr>
                <w:t>现阶段置零</w:t>
              </w:r>
              <w:proofErr w:type="gramEnd"/>
            </w:ins>
          </w:p>
        </w:tc>
      </w:tr>
    </w:tbl>
    <w:p w14:paraId="79C8D374" w14:textId="77777777" w:rsidR="00EA7954" w:rsidRPr="00605280" w:rsidRDefault="00EA7954">
      <w:pPr>
        <w:rPr>
          <w:rFonts w:ascii="仿宋" w:hAnsi="仿宋" w:cstheme="minorHAnsi"/>
          <w:b/>
          <w:szCs w:val="21"/>
          <w:rPrChange w:id="636" w:author="Li Yang" w:date="2023-05-15T13:43:00Z">
            <w:rPr/>
          </w:rPrChange>
        </w:rPr>
        <w:pPrChange w:id="637" w:author="Li Yang" w:date="2023-05-15T13:43:00Z">
          <w:pPr>
            <w:pStyle w:val="ab"/>
            <w:ind w:left="840" w:firstLineChars="0" w:firstLine="0"/>
          </w:pPr>
        </w:pPrChange>
      </w:pPr>
    </w:p>
    <w:p w14:paraId="4AE55BE9" w14:textId="6EA93CDA" w:rsidR="00EA7954" w:rsidRPr="002440B5" w:rsidRDefault="00EA7954" w:rsidP="009E7B52">
      <w:pPr>
        <w:pStyle w:val="ab"/>
        <w:numPr>
          <w:ilvl w:val="0"/>
          <w:numId w:val="45"/>
        </w:numPr>
        <w:ind w:firstLineChars="0"/>
        <w:rPr>
          <w:rFonts w:ascii="仿宋" w:hAnsi="仿宋" w:cstheme="minorHAnsi"/>
          <w:b/>
          <w:sz w:val="21"/>
          <w:szCs w:val="21"/>
        </w:rPr>
      </w:pPr>
      <w:r w:rsidRPr="00FF3F12">
        <w:rPr>
          <w:rFonts w:ascii="仿宋" w:hAnsi="仿宋" w:cstheme="minorHAnsi" w:hint="eastAsia"/>
          <w:b/>
          <w:sz w:val="21"/>
          <w:szCs w:val="21"/>
        </w:rPr>
        <w:t>预留：</w:t>
      </w:r>
      <w:r>
        <w:rPr>
          <w:rFonts w:ascii="仿宋" w:hAnsi="仿宋" w:hint="eastAsia"/>
          <w:sz w:val="21"/>
          <w:szCs w:val="21"/>
        </w:rPr>
        <w:t>2</w:t>
      </w:r>
      <w:r>
        <w:rPr>
          <w:rFonts w:ascii="仿宋" w:hAnsi="仿宋"/>
          <w:sz w:val="21"/>
          <w:szCs w:val="21"/>
        </w:rPr>
        <w:t>4</w:t>
      </w:r>
      <w:r w:rsidRPr="00FF3F12">
        <w:rPr>
          <w:rFonts w:ascii="仿宋" w:hAnsi="仿宋"/>
          <w:sz w:val="21"/>
          <w:szCs w:val="21"/>
        </w:rPr>
        <w:t>bits</w:t>
      </w:r>
      <w:r w:rsidRPr="00FF3F12">
        <w:rPr>
          <w:rFonts w:ascii="仿宋" w:hAnsi="仿宋" w:hint="eastAsia"/>
          <w:sz w:val="21"/>
          <w:szCs w:val="21"/>
        </w:rPr>
        <w:t>，</w:t>
      </w:r>
      <w:r>
        <w:rPr>
          <w:rFonts w:ascii="仿宋" w:hAnsi="仿宋" w:hint="eastAsia"/>
          <w:sz w:val="21"/>
          <w:szCs w:val="21"/>
        </w:rPr>
        <w:t>可</w:t>
      </w:r>
      <w:r w:rsidRPr="00FF3F12">
        <w:rPr>
          <w:rFonts w:ascii="仿宋" w:hAnsi="仿宋" w:cs="Times New Roman" w:hint="eastAsia"/>
          <w:sz w:val="21"/>
          <w:szCs w:val="21"/>
        </w:rPr>
        <w:t>用于支持</w:t>
      </w:r>
      <w:r>
        <w:rPr>
          <w:rFonts w:ascii="仿宋" w:hAnsi="仿宋" w:cs="Times New Roman" w:hint="eastAsia"/>
          <w:sz w:val="21"/>
          <w:szCs w:val="21"/>
        </w:rPr>
        <w:t>存储、传输、</w:t>
      </w:r>
      <w:proofErr w:type="gramStart"/>
      <w:r w:rsidRPr="00FF3F12">
        <w:rPr>
          <w:rFonts w:ascii="仿宋" w:hAnsi="仿宋" w:cs="Times New Roman" w:hint="eastAsia"/>
          <w:sz w:val="21"/>
          <w:szCs w:val="21"/>
        </w:rPr>
        <w:t>算力服务</w:t>
      </w:r>
      <w:proofErr w:type="gramEnd"/>
      <w:r w:rsidRPr="00FF3F12">
        <w:rPr>
          <w:rFonts w:ascii="仿宋" w:hAnsi="仿宋" w:cs="Times New Roman" w:hint="eastAsia"/>
          <w:sz w:val="21"/>
          <w:szCs w:val="21"/>
        </w:rPr>
        <w:t>等偏好设置，</w:t>
      </w:r>
      <w:r w:rsidRPr="00FF3F12">
        <w:rPr>
          <w:rFonts w:ascii="仿宋" w:hAnsi="仿宋" w:hint="eastAsia"/>
          <w:sz w:val="21"/>
          <w:szCs w:val="21"/>
        </w:rPr>
        <w:t>现阶段置</w:t>
      </w:r>
      <w:r w:rsidRPr="00FF3F12">
        <w:rPr>
          <w:rFonts w:ascii="仿宋" w:hAnsi="仿宋"/>
          <w:sz w:val="21"/>
          <w:szCs w:val="21"/>
        </w:rPr>
        <w:t>0</w:t>
      </w:r>
      <w:r w:rsidRPr="00FF3F12">
        <w:rPr>
          <w:rFonts w:ascii="仿宋" w:hAnsi="仿宋" w:hint="eastAsia"/>
          <w:sz w:val="21"/>
          <w:szCs w:val="21"/>
        </w:rPr>
        <w:t>。</w:t>
      </w:r>
    </w:p>
    <w:p w14:paraId="13AED559" w14:textId="57146E17" w:rsidR="00B36DF1" w:rsidRDefault="00B36DF1" w:rsidP="00EA7954">
      <w:pPr>
        <w:rPr>
          <w:rFonts w:ascii="仿宋" w:hAnsi="仿宋"/>
          <w:szCs w:val="21"/>
        </w:rPr>
      </w:pPr>
    </w:p>
    <w:p w14:paraId="632BF6F4" w14:textId="28E11FA4" w:rsidR="002D43C9" w:rsidRPr="007A08F1" w:rsidRDefault="002D43C9" w:rsidP="002D43C9">
      <w:pPr>
        <w:pStyle w:val="ab"/>
        <w:numPr>
          <w:ilvl w:val="0"/>
          <w:numId w:val="22"/>
        </w:numPr>
        <w:ind w:firstLineChars="0"/>
        <w:rPr>
          <w:rFonts w:ascii="仿宋" w:hAnsi="仿宋" w:cstheme="minorHAnsi"/>
          <w:sz w:val="21"/>
          <w:szCs w:val="21"/>
        </w:rPr>
      </w:pPr>
      <w:r w:rsidRPr="003B72F7">
        <w:rPr>
          <w:rFonts w:ascii="仿宋" w:hAnsi="仿宋" w:cstheme="minorHAnsi" w:hint="eastAsia"/>
          <w:b/>
          <w:sz w:val="21"/>
          <w:szCs w:val="21"/>
        </w:rPr>
        <w:t>网络增强传输定义字段（</w:t>
      </w:r>
      <w:r w:rsidRPr="003B72F7">
        <w:rPr>
          <w:rFonts w:ascii="仿宋" w:hAnsi="仿宋" w:cstheme="minorHAnsi"/>
          <w:b/>
          <w:sz w:val="21"/>
          <w:szCs w:val="21"/>
        </w:rPr>
        <w:t xml:space="preserve">NeT_defined </w:t>
      </w:r>
      <w:r>
        <w:rPr>
          <w:rFonts w:ascii="仿宋" w:hAnsi="仿宋" w:cstheme="minorHAnsi"/>
          <w:b/>
          <w:sz w:val="21"/>
          <w:szCs w:val="21"/>
        </w:rPr>
        <w:t>F</w:t>
      </w:r>
      <w:r w:rsidRPr="003B72F7">
        <w:rPr>
          <w:rFonts w:ascii="仿宋" w:hAnsi="仿宋" w:cstheme="minorHAnsi"/>
          <w:b/>
          <w:sz w:val="21"/>
          <w:szCs w:val="21"/>
        </w:rPr>
        <w:t>ield</w:t>
      </w:r>
      <w:r>
        <w:rPr>
          <w:rFonts w:ascii="仿宋" w:hAnsi="仿宋" w:cstheme="minorHAnsi" w:hint="eastAsia"/>
          <w:b/>
          <w:sz w:val="21"/>
          <w:szCs w:val="21"/>
        </w:rPr>
        <w:t>s</w:t>
      </w:r>
      <w:r w:rsidRPr="003B72F7">
        <w:rPr>
          <w:rFonts w:ascii="仿宋" w:hAnsi="仿宋" w:cstheme="minorHAnsi" w:hint="eastAsia"/>
          <w:b/>
          <w:sz w:val="21"/>
          <w:szCs w:val="21"/>
        </w:rPr>
        <w:t>）</w:t>
      </w:r>
      <w:r w:rsidRPr="003B72F7">
        <w:rPr>
          <w:rFonts w:ascii="仿宋" w:hAnsi="仿宋" w:cstheme="minorHAnsi"/>
          <w:b/>
          <w:sz w:val="21"/>
          <w:szCs w:val="21"/>
        </w:rPr>
        <w:t>:</w:t>
      </w:r>
      <w:r w:rsidRPr="00715169">
        <w:rPr>
          <w:rFonts w:ascii="仿宋" w:hAnsi="仿宋" w:cstheme="minorHAnsi"/>
          <w:sz w:val="21"/>
          <w:szCs w:val="21"/>
        </w:rPr>
        <w:t xml:space="preserve"> </w:t>
      </w:r>
      <w:r w:rsidRPr="00944DB5">
        <w:rPr>
          <w:rFonts w:ascii="仿宋" w:hAnsi="仿宋" w:cstheme="minorHAnsi" w:hint="eastAsia"/>
          <w:sz w:val="21"/>
          <w:szCs w:val="21"/>
        </w:rPr>
        <w:t>可选字段，</w:t>
      </w:r>
      <w:r w:rsidRPr="003B72F7">
        <w:rPr>
          <w:rFonts w:ascii="仿宋" w:hAnsi="仿宋" w:cstheme="minorHAnsi" w:hint="eastAsia"/>
          <w:sz w:val="21"/>
          <w:szCs w:val="21"/>
        </w:rPr>
        <w:t>变长</w:t>
      </w:r>
      <w:r>
        <w:rPr>
          <w:rFonts w:ascii="仿宋" w:hAnsi="仿宋" w:cstheme="minorHAnsi" w:hint="eastAsia"/>
          <w:sz w:val="21"/>
          <w:szCs w:val="21"/>
        </w:rPr>
        <w:t>，</w:t>
      </w:r>
      <w:r w:rsidRPr="003B72F7">
        <w:rPr>
          <w:rFonts w:ascii="仿宋" w:hAnsi="仿宋" w:cstheme="minorHAnsi" w:hint="eastAsia"/>
          <w:sz w:val="21"/>
          <w:szCs w:val="21"/>
        </w:rPr>
        <w:t>用于携带网络增强传输所需要的相关字段，不同机制生效时，携带字段的长度和含义不同。</w:t>
      </w:r>
      <w:r>
        <w:rPr>
          <w:rFonts w:ascii="仿宋" w:hAnsi="仿宋" w:cstheme="minorHAnsi" w:hint="eastAsia"/>
          <w:sz w:val="21"/>
          <w:szCs w:val="21"/>
        </w:rPr>
        <w:t>当F</w:t>
      </w:r>
      <w:r>
        <w:rPr>
          <w:rFonts w:ascii="仿宋" w:hAnsi="仿宋" w:cstheme="minorHAnsi"/>
          <w:sz w:val="21"/>
          <w:szCs w:val="21"/>
        </w:rPr>
        <w:t>lags</w:t>
      </w:r>
      <w:r>
        <w:rPr>
          <w:rFonts w:ascii="仿宋" w:hAnsi="仿宋" w:cstheme="minorHAnsi" w:hint="eastAsia"/>
          <w:sz w:val="21"/>
          <w:szCs w:val="21"/>
        </w:rPr>
        <w:t>字段的</w:t>
      </w:r>
      <w:del w:id="638" w:author="Li Yang" w:date="2023-05-10T15:03:00Z">
        <w:r w:rsidDel="008871F2">
          <w:rPr>
            <w:rFonts w:ascii="仿宋" w:hAnsi="仿宋" w:cstheme="minorHAnsi" w:hint="eastAsia"/>
            <w:sz w:val="21"/>
            <w:szCs w:val="21"/>
          </w:rPr>
          <w:delText>bit</w:delText>
        </w:r>
        <w:r w:rsidDel="008871F2">
          <w:rPr>
            <w:rFonts w:ascii="仿宋" w:hAnsi="仿宋" w:cstheme="minorHAnsi"/>
            <w:sz w:val="21"/>
            <w:szCs w:val="21"/>
          </w:rPr>
          <w:delText>3</w:delText>
        </w:r>
      </w:del>
      <w:ins w:id="639" w:author="Li Yang" w:date="2023-05-10T15:03:00Z">
        <w:r w:rsidR="008871F2">
          <w:rPr>
            <w:rFonts w:ascii="仿宋" w:hAnsi="仿宋" w:cstheme="minorHAnsi" w:hint="eastAsia"/>
            <w:sz w:val="21"/>
            <w:szCs w:val="21"/>
          </w:rPr>
          <w:t>bit</w:t>
        </w:r>
        <w:r w:rsidR="008871F2">
          <w:rPr>
            <w:rFonts w:ascii="仿宋" w:hAnsi="仿宋" w:cstheme="minorHAnsi"/>
            <w:sz w:val="21"/>
            <w:szCs w:val="21"/>
          </w:rPr>
          <w:t>5</w:t>
        </w:r>
      </w:ins>
      <w:r>
        <w:rPr>
          <w:rFonts w:ascii="仿宋" w:hAnsi="仿宋" w:cstheme="minorHAnsi"/>
          <w:sz w:val="21"/>
          <w:szCs w:val="21"/>
        </w:rPr>
        <w:t>=1</w:t>
      </w:r>
      <w:r>
        <w:rPr>
          <w:rFonts w:ascii="仿宋" w:hAnsi="仿宋" w:cstheme="minorHAnsi" w:hint="eastAsia"/>
          <w:sz w:val="21"/>
          <w:szCs w:val="21"/>
        </w:rPr>
        <w:t>时，存在该字段；</w:t>
      </w:r>
      <w:r w:rsidRPr="003B72F7">
        <w:rPr>
          <w:rFonts w:ascii="仿宋" w:hAnsi="仿宋" w:hint="eastAsia"/>
          <w:sz w:val="21"/>
          <w:szCs w:val="21"/>
        </w:rPr>
        <w:t>每个</w:t>
      </w:r>
      <w:r w:rsidRPr="003B72F7">
        <w:rPr>
          <w:rFonts w:ascii="仿宋" w:hAnsi="仿宋" w:cstheme="minorHAnsi"/>
          <w:b/>
          <w:sz w:val="21"/>
          <w:szCs w:val="21"/>
        </w:rPr>
        <w:t>NeT Flag</w:t>
      </w:r>
      <w:r w:rsidRPr="003B72F7">
        <w:rPr>
          <w:rFonts w:ascii="仿宋" w:hAnsi="仿宋" w:hint="eastAsia"/>
          <w:sz w:val="21"/>
          <w:szCs w:val="21"/>
        </w:rPr>
        <w:t>取值对应一种增强传输机制的组合，组合情况决定</w:t>
      </w:r>
      <w:r w:rsidRPr="003B72F7">
        <w:rPr>
          <w:rFonts w:ascii="仿宋" w:hAnsi="仿宋" w:cstheme="minorHAnsi"/>
          <w:b/>
          <w:sz w:val="21"/>
          <w:szCs w:val="21"/>
        </w:rPr>
        <w:t xml:space="preserve">NeT_defined </w:t>
      </w:r>
      <w:r>
        <w:rPr>
          <w:rFonts w:ascii="仿宋" w:hAnsi="仿宋" w:cstheme="minorHAnsi"/>
          <w:b/>
          <w:sz w:val="21"/>
          <w:szCs w:val="21"/>
        </w:rPr>
        <w:t>F</w:t>
      </w:r>
      <w:r w:rsidRPr="003B72F7">
        <w:rPr>
          <w:rFonts w:ascii="仿宋" w:hAnsi="仿宋" w:cstheme="minorHAnsi"/>
          <w:b/>
          <w:sz w:val="21"/>
          <w:szCs w:val="21"/>
        </w:rPr>
        <w:t>ield</w:t>
      </w:r>
      <w:r>
        <w:rPr>
          <w:rFonts w:ascii="仿宋" w:hAnsi="仿宋" w:cstheme="minorHAnsi" w:hint="eastAsia"/>
          <w:b/>
          <w:sz w:val="21"/>
          <w:szCs w:val="21"/>
        </w:rPr>
        <w:t>s</w:t>
      </w:r>
      <w:r w:rsidRPr="003B72F7">
        <w:rPr>
          <w:rFonts w:ascii="仿宋" w:hAnsi="仿宋" w:hint="eastAsia"/>
          <w:sz w:val="21"/>
          <w:szCs w:val="21"/>
        </w:rPr>
        <w:t>字段的长度和含义。具体取值和分配情况见</w:t>
      </w:r>
      <w:r w:rsidRPr="003B72F7">
        <w:rPr>
          <w:rFonts w:ascii="仿宋" w:hAnsi="仿宋" w:hint="eastAsia"/>
          <w:b/>
          <w:color w:val="FF0000"/>
          <w:sz w:val="21"/>
          <w:szCs w:val="21"/>
        </w:rPr>
        <w:t>附录</w:t>
      </w:r>
      <w:r w:rsidRPr="003B72F7">
        <w:rPr>
          <w:rFonts w:ascii="仿宋" w:hAnsi="仿宋"/>
          <w:b/>
          <w:color w:val="FF0000"/>
          <w:sz w:val="21"/>
          <w:szCs w:val="21"/>
        </w:rPr>
        <w:t>9.3</w:t>
      </w:r>
      <w:r w:rsidRPr="003B72F7">
        <w:rPr>
          <w:rFonts w:ascii="仿宋" w:hAnsi="仿宋" w:hint="eastAsia"/>
          <w:sz w:val="21"/>
          <w:szCs w:val="21"/>
        </w:rPr>
        <w:t>所示。</w:t>
      </w:r>
    </w:p>
    <w:p w14:paraId="45D04D22" w14:textId="77777777" w:rsidR="002D43C9" w:rsidRPr="00EA7954" w:rsidRDefault="002D43C9" w:rsidP="00EA7954">
      <w:pPr>
        <w:rPr>
          <w:rFonts w:ascii="仿宋" w:hAnsi="仿宋"/>
          <w:szCs w:val="21"/>
        </w:rPr>
      </w:pPr>
    </w:p>
    <w:p w14:paraId="1B3AFA3A" w14:textId="167FDC3F" w:rsidR="00CB1E16" w:rsidRPr="00FF3F12" w:rsidDel="0086701E" w:rsidRDefault="00CB1E16" w:rsidP="00CB1E16">
      <w:pPr>
        <w:pStyle w:val="ab"/>
        <w:numPr>
          <w:ilvl w:val="0"/>
          <w:numId w:val="22"/>
        </w:numPr>
        <w:ind w:firstLineChars="0"/>
        <w:rPr>
          <w:moveFrom w:id="640" w:author="Li Yang" w:date="2023-05-08T17:55:00Z"/>
          <w:rFonts w:ascii="仿宋" w:hAnsi="仿宋"/>
          <w:sz w:val="21"/>
          <w:szCs w:val="21"/>
        </w:rPr>
      </w:pPr>
      <w:moveFromRangeStart w:id="641" w:author="Li Yang" w:date="2023-05-08T17:55:00Z" w:name="move134460937"/>
      <w:moveFrom w:id="642" w:author="Li Yang" w:date="2023-05-08T17:55:00Z">
        <w:r w:rsidRPr="00FF3F12" w:rsidDel="0086701E">
          <w:rPr>
            <w:rFonts w:ascii="仿宋" w:hAnsi="仿宋"/>
            <w:b/>
            <w:sz w:val="21"/>
            <w:szCs w:val="21"/>
          </w:rPr>
          <w:t>Packet Number</w:t>
        </w:r>
        <w:r w:rsidRPr="00FF3F12" w:rsidDel="0086701E">
          <w:rPr>
            <w:rFonts w:ascii="仿宋" w:hAnsi="仿宋" w:hint="eastAsia"/>
            <w:b/>
            <w:sz w:val="21"/>
            <w:szCs w:val="21"/>
          </w:rPr>
          <w:t>（</w:t>
        </w:r>
        <w:r w:rsidRPr="00FF3F12" w:rsidDel="0086701E">
          <w:rPr>
            <w:rFonts w:ascii="仿宋" w:hAnsi="仿宋"/>
            <w:b/>
            <w:sz w:val="21"/>
            <w:szCs w:val="21"/>
          </w:rPr>
          <w:t>PN</w:t>
        </w:r>
        <w:r w:rsidRPr="00FF3F12" w:rsidDel="0086701E">
          <w:rPr>
            <w:rFonts w:ascii="仿宋" w:hAnsi="仿宋" w:hint="eastAsia"/>
            <w:b/>
            <w:sz w:val="21"/>
            <w:szCs w:val="21"/>
          </w:rPr>
          <w:t>）：</w:t>
        </w:r>
        <w:r w:rsidR="00EA7954" w:rsidDel="0086701E">
          <w:rPr>
            <w:rFonts w:ascii="仿宋" w:hAnsi="仿宋"/>
            <w:sz w:val="21"/>
            <w:szCs w:val="21"/>
          </w:rPr>
          <w:t>32</w:t>
        </w:r>
        <w:r w:rsidRPr="00FF3F12" w:rsidDel="0086701E">
          <w:rPr>
            <w:rFonts w:ascii="仿宋" w:hAnsi="仿宋"/>
            <w:sz w:val="21"/>
            <w:szCs w:val="21"/>
          </w:rPr>
          <w:t>bits</w:t>
        </w:r>
        <w:r w:rsidRPr="00FF3F12" w:rsidDel="0086701E">
          <w:rPr>
            <w:rFonts w:ascii="仿宋" w:hAnsi="仿宋" w:hint="eastAsia"/>
            <w:sz w:val="21"/>
            <w:szCs w:val="21"/>
          </w:rPr>
          <w:t>，</w:t>
        </w:r>
        <w:r w:rsidRPr="00FF3F12" w:rsidDel="0086701E">
          <w:rPr>
            <w:rFonts w:ascii="仿宋" w:hAnsi="仿宋" w:cs="Times New Roman" w:hint="eastAsia"/>
            <w:sz w:val="21"/>
            <w:szCs w:val="21"/>
          </w:rPr>
          <w:t>数据块分片</w:t>
        </w:r>
        <w:r w:rsidRPr="00FF3F12" w:rsidDel="0086701E">
          <w:rPr>
            <w:rFonts w:ascii="仿宋" w:hAnsi="仿宋" w:hint="eastAsia"/>
            <w:sz w:val="21"/>
            <w:szCs w:val="21"/>
          </w:rPr>
          <w:t>序号，单调递增。</w:t>
        </w:r>
      </w:moveFrom>
    </w:p>
    <w:moveFromRangeEnd w:id="641"/>
    <w:p w14:paraId="409E3CD7" w14:textId="7091D434" w:rsidR="00CB1E16" w:rsidRPr="00FF3F12" w:rsidRDefault="00CB1E16" w:rsidP="00CB1E16">
      <w:pPr>
        <w:pStyle w:val="ab"/>
        <w:numPr>
          <w:ilvl w:val="0"/>
          <w:numId w:val="22"/>
        </w:numPr>
        <w:ind w:firstLineChars="0"/>
        <w:rPr>
          <w:rFonts w:ascii="仿宋" w:hAnsi="仿宋"/>
          <w:b/>
          <w:bCs/>
          <w:sz w:val="21"/>
          <w:szCs w:val="21"/>
        </w:rPr>
      </w:pPr>
      <w:r w:rsidRPr="00FF3F12">
        <w:rPr>
          <w:rFonts w:ascii="仿宋" w:hAnsi="仿宋" w:cs="Times New Roman"/>
          <w:b/>
          <w:sz w:val="21"/>
          <w:szCs w:val="21"/>
        </w:rPr>
        <w:t>Offset：</w:t>
      </w:r>
      <w:r w:rsidR="00EA7954">
        <w:rPr>
          <w:rFonts w:ascii="仿宋" w:hAnsi="仿宋"/>
          <w:sz w:val="21"/>
          <w:szCs w:val="21"/>
        </w:rPr>
        <w:t>32</w:t>
      </w:r>
      <w:r w:rsidR="00EA7954" w:rsidRPr="00FF3F12">
        <w:rPr>
          <w:rFonts w:ascii="仿宋" w:hAnsi="仿宋"/>
          <w:sz w:val="21"/>
          <w:szCs w:val="21"/>
        </w:rPr>
        <w:t>bits</w:t>
      </w:r>
      <w:r w:rsidR="00EA7954" w:rsidRPr="00FF3F12">
        <w:rPr>
          <w:rFonts w:ascii="仿宋" w:hAnsi="仿宋" w:hint="eastAsia"/>
          <w:sz w:val="21"/>
          <w:szCs w:val="21"/>
        </w:rPr>
        <w:t>，</w:t>
      </w:r>
      <w:r w:rsidRPr="00FF3F12">
        <w:rPr>
          <w:rFonts w:ascii="仿宋" w:hAnsi="仿宋" w:cs="Times New Roman" w:hint="eastAsia"/>
          <w:sz w:val="21"/>
          <w:szCs w:val="21"/>
        </w:rPr>
        <w:t>表示数据分片在数据块的开始位置。</w:t>
      </w:r>
    </w:p>
    <w:p w14:paraId="1190DFAC" w14:textId="3C20475E" w:rsidR="00CB1E16" w:rsidRPr="00FF3F12" w:rsidRDefault="00CB1E16" w:rsidP="00CB1E16">
      <w:pPr>
        <w:pStyle w:val="ab"/>
        <w:numPr>
          <w:ilvl w:val="0"/>
          <w:numId w:val="22"/>
        </w:numPr>
        <w:ind w:firstLineChars="0"/>
        <w:rPr>
          <w:rFonts w:ascii="仿宋" w:hAnsi="仿宋"/>
          <w:b/>
          <w:bCs/>
          <w:sz w:val="21"/>
          <w:szCs w:val="21"/>
        </w:rPr>
      </w:pPr>
      <w:r w:rsidRPr="00FF3F12">
        <w:rPr>
          <w:rFonts w:ascii="仿宋" w:hAnsi="仿宋"/>
          <w:b/>
          <w:sz w:val="21"/>
          <w:szCs w:val="21"/>
        </w:rPr>
        <w:t>Length</w:t>
      </w:r>
      <w:r w:rsidRPr="00FF3F12">
        <w:rPr>
          <w:rFonts w:ascii="仿宋" w:hAnsi="仿宋" w:hint="eastAsia"/>
          <w:b/>
          <w:sz w:val="21"/>
          <w:szCs w:val="21"/>
        </w:rPr>
        <w:t>：</w:t>
      </w:r>
      <w:r w:rsidR="00EA7954">
        <w:rPr>
          <w:rFonts w:ascii="仿宋" w:hAnsi="仿宋"/>
          <w:sz w:val="21"/>
          <w:szCs w:val="21"/>
        </w:rPr>
        <w:t>32</w:t>
      </w:r>
      <w:r w:rsidR="00EA7954" w:rsidRPr="00FF3F12">
        <w:rPr>
          <w:rFonts w:ascii="仿宋" w:hAnsi="仿宋"/>
          <w:sz w:val="21"/>
          <w:szCs w:val="21"/>
        </w:rPr>
        <w:t>bits</w:t>
      </w:r>
      <w:r w:rsidR="00EA7954" w:rsidRPr="00FF3F12">
        <w:rPr>
          <w:rFonts w:ascii="仿宋" w:hAnsi="仿宋" w:hint="eastAsia"/>
          <w:sz w:val="21"/>
          <w:szCs w:val="21"/>
        </w:rPr>
        <w:t>，</w:t>
      </w:r>
      <w:r w:rsidRPr="00FF3F12">
        <w:rPr>
          <w:rFonts w:ascii="仿宋" w:hAnsi="仿宋" w:cs="Times New Roman" w:hint="eastAsia"/>
          <w:sz w:val="21"/>
          <w:szCs w:val="21"/>
        </w:rPr>
        <w:t>表示数据块分片的长度。</w:t>
      </w:r>
    </w:p>
    <w:p w14:paraId="1D431C47" w14:textId="3D5EBA04" w:rsidR="00CB1E16" w:rsidRPr="00EA7954" w:rsidRDefault="00CB1E16" w:rsidP="00EA7954">
      <w:pPr>
        <w:rPr>
          <w:rFonts w:ascii="仿宋" w:hAnsi="仿宋"/>
        </w:rPr>
      </w:pPr>
      <w:r w:rsidRPr="00EA7954">
        <w:rPr>
          <w:rFonts w:ascii="仿宋" w:hAnsi="仿宋" w:cs="Times New Roman"/>
          <w:szCs w:val="21"/>
        </w:rPr>
        <w:t xml:space="preserve"> </w:t>
      </w:r>
    </w:p>
    <w:p w14:paraId="32A09600" w14:textId="7338784E" w:rsidR="00CB1E16" w:rsidRPr="00FF3F12" w:rsidRDefault="00CB1E16" w:rsidP="00CB1E16">
      <w:pPr>
        <w:pStyle w:val="ab"/>
        <w:numPr>
          <w:ilvl w:val="0"/>
          <w:numId w:val="22"/>
        </w:numPr>
        <w:ind w:firstLineChars="0"/>
        <w:rPr>
          <w:rFonts w:ascii="仿宋" w:hAnsi="仿宋"/>
          <w:szCs w:val="21"/>
        </w:rPr>
      </w:pPr>
      <w:bookmarkStart w:id="643" w:name="_Hlk130484792"/>
      <w:r w:rsidRPr="00FF3F12">
        <w:rPr>
          <w:rFonts w:ascii="仿宋" w:hAnsi="仿宋" w:cs="Times New Roman"/>
          <w:b/>
          <w:sz w:val="21"/>
          <w:szCs w:val="21"/>
        </w:rPr>
        <w:t>Chunk size</w:t>
      </w:r>
      <w:bookmarkEnd w:id="643"/>
      <w:r w:rsidRPr="00FF3F12">
        <w:rPr>
          <w:rFonts w:ascii="仿宋" w:hAnsi="仿宋" w:cs="Times New Roman" w:hint="eastAsia"/>
          <w:b/>
          <w:sz w:val="21"/>
          <w:szCs w:val="21"/>
        </w:rPr>
        <w:t>（</w:t>
      </w:r>
      <w:r w:rsidRPr="00FF3F12">
        <w:rPr>
          <w:rFonts w:ascii="仿宋" w:hAnsi="仿宋" w:cs="Times New Roman"/>
          <w:b/>
          <w:sz w:val="21"/>
          <w:szCs w:val="21"/>
        </w:rPr>
        <w:t>CS</w:t>
      </w:r>
      <w:r w:rsidRPr="00FF3F12">
        <w:rPr>
          <w:rFonts w:ascii="仿宋" w:hAnsi="仿宋" w:cs="Times New Roman" w:hint="eastAsia"/>
          <w:b/>
          <w:sz w:val="21"/>
          <w:szCs w:val="21"/>
        </w:rPr>
        <w:t>）：</w:t>
      </w:r>
      <w:r w:rsidRPr="00FF3F12">
        <w:rPr>
          <w:rFonts w:ascii="仿宋" w:hAnsi="仿宋" w:cs="Times New Roman"/>
          <w:sz w:val="21"/>
          <w:szCs w:val="21"/>
        </w:rPr>
        <w:t>32bits，</w:t>
      </w:r>
      <w:r w:rsidR="00EA7954">
        <w:rPr>
          <w:rFonts w:ascii="仿宋" w:hAnsi="仿宋" w:cs="Times New Roman" w:hint="eastAsia"/>
          <w:sz w:val="21"/>
          <w:szCs w:val="21"/>
        </w:rPr>
        <w:t>可选字段，当Flag</w:t>
      </w:r>
      <w:r w:rsidR="00EA7954">
        <w:rPr>
          <w:rFonts w:ascii="仿宋" w:hAnsi="仿宋" w:cs="Times New Roman"/>
          <w:sz w:val="21"/>
          <w:szCs w:val="21"/>
        </w:rPr>
        <w:t>s</w:t>
      </w:r>
      <w:r w:rsidR="00EA7954">
        <w:rPr>
          <w:rFonts w:ascii="仿宋" w:hAnsi="仿宋" w:cs="Times New Roman" w:hint="eastAsia"/>
          <w:sz w:val="21"/>
          <w:szCs w:val="21"/>
        </w:rPr>
        <w:t>的</w:t>
      </w:r>
      <w:ins w:id="644" w:author="Li Yang" w:date="2023-05-10T14:52:00Z">
        <w:r w:rsidR="001F6FC4">
          <w:rPr>
            <w:rFonts w:ascii="仿宋" w:hAnsi="仿宋" w:cs="Times New Roman"/>
            <w:sz w:val="21"/>
            <w:szCs w:val="21"/>
          </w:rPr>
          <w:t>b</w:t>
        </w:r>
      </w:ins>
      <w:del w:id="645" w:author="Li Yang" w:date="2023-05-10T14:52:00Z">
        <w:r w:rsidR="00EA7954" w:rsidDel="001F6FC4">
          <w:rPr>
            <w:rFonts w:ascii="仿宋" w:hAnsi="仿宋" w:cs="Times New Roman" w:hint="eastAsia"/>
            <w:sz w:val="21"/>
            <w:szCs w:val="21"/>
          </w:rPr>
          <w:delText>B</w:delText>
        </w:r>
      </w:del>
      <w:r w:rsidR="00EA7954">
        <w:rPr>
          <w:rFonts w:ascii="仿宋" w:hAnsi="仿宋" w:cs="Times New Roman"/>
          <w:sz w:val="21"/>
          <w:szCs w:val="21"/>
        </w:rPr>
        <w:t>it</w:t>
      </w:r>
      <w:ins w:id="646" w:author="Li Yang" w:date="2023-05-10T14:52:00Z">
        <w:r w:rsidR="001F6FC4">
          <w:rPr>
            <w:rFonts w:ascii="仿宋" w:hAnsi="仿宋" w:cs="Times New Roman"/>
            <w:sz w:val="21"/>
            <w:szCs w:val="21"/>
          </w:rPr>
          <w:t>4</w:t>
        </w:r>
      </w:ins>
      <w:del w:id="647" w:author="Li Yang" w:date="2023-05-10T14:52:00Z">
        <w:r w:rsidR="00EA7954" w:rsidDel="001F6FC4">
          <w:rPr>
            <w:rFonts w:ascii="仿宋" w:hAnsi="仿宋" w:cs="Times New Roman"/>
            <w:sz w:val="21"/>
            <w:szCs w:val="21"/>
          </w:rPr>
          <w:delText>7</w:delText>
        </w:r>
      </w:del>
      <w:r w:rsidR="00EA7954">
        <w:rPr>
          <w:rFonts w:ascii="仿宋" w:hAnsi="仿宋" w:cs="Times New Roman"/>
          <w:sz w:val="21"/>
          <w:szCs w:val="21"/>
        </w:rPr>
        <w:t>=1</w:t>
      </w:r>
      <w:r w:rsidR="00EA7954">
        <w:rPr>
          <w:rFonts w:ascii="仿宋" w:hAnsi="仿宋" w:cs="Times New Roman" w:hint="eastAsia"/>
          <w:sz w:val="21"/>
          <w:szCs w:val="21"/>
        </w:rPr>
        <w:t>时存在该字段，表示</w:t>
      </w:r>
      <w:r w:rsidRPr="00FF3F12">
        <w:rPr>
          <w:rFonts w:ascii="仿宋" w:hAnsi="仿宋" w:cs="Times New Roman" w:hint="eastAsia"/>
          <w:sz w:val="21"/>
          <w:szCs w:val="21"/>
        </w:rPr>
        <w:t>数据块大小，单位是</w:t>
      </w:r>
      <w:r w:rsidRPr="00FF3F12">
        <w:rPr>
          <w:rFonts w:ascii="仿宋" w:hAnsi="仿宋" w:cs="Times New Roman"/>
          <w:sz w:val="21"/>
          <w:szCs w:val="21"/>
        </w:rPr>
        <w:t>bytes。最大支持4GB</w:t>
      </w:r>
      <w:r w:rsidRPr="00FF3F12">
        <w:rPr>
          <w:rFonts w:ascii="仿宋" w:hAnsi="仿宋" w:cs="Times New Roman" w:hint="eastAsia"/>
          <w:sz w:val="21"/>
          <w:szCs w:val="21"/>
        </w:rPr>
        <w:t>的数据块。</w:t>
      </w:r>
    </w:p>
    <w:p w14:paraId="55A75F68" w14:textId="2744879D" w:rsidR="00CB1E16" w:rsidRPr="00EA7954" w:rsidRDefault="00CB1E16" w:rsidP="00CB1E16">
      <w:pPr>
        <w:pStyle w:val="ab"/>
        <w:numPr>
          <w:ilvl w:val="0"/>
          <w:numId w:val="22"/>
        </w:numPr>
        <w:ind w:firstLineChars="0"/>
        <w:rPr>
          <w:rFonts w:ascii="仿宋" w:hAnsi="仿宋" w:cs="Times New Roman"/>
          <w:b/>
          <w:sz w:val="21"/>
          <w:szCs w:val="21"/>
        </w:rPr>
      </w:pPr>
      <w:bookmarkStart w:id="648" w:name="_Hlk130484804"/>
      <w:r w:rsidRPr="00FF3F12">
        <w:rPr>
          <w:rFonts w:ascii="仿宋" w:hAnsi="仿宋" w:cs="Times New Roman"/>
          <w:b/>
          <w:sz w:val="21"/>
          <w:szCs w:val="21"/>
        </w:rPr>
        <w:t>Chunk Checksum</w:t>
      </w:r>
      <w:bookmarkEnd w:id="648"/>
      <w:r w:rsidRPr="00FF3F12">
        <w:rPr>
          <w:rFonts w:ascii="仿宋" w:hAnsi="仿宋" w:cs="Times New Roman" w:hint="eastAsia"/>
          <w:b/>
          <w:sz w:val="21"/>
          <w:szCs w:val="21"/>
        </w:rPr>
        <w:t>：</w:t>
      </w:r>
      <w:r w:rsidRPr="00FF3F12">
        <w:rPr>
          <w:rFonts w:ascii="仿宋" w:hAnsi="仿宋" w:cs="Times New Roman"/>
          <w:sz w:val="21"/>
          <w:szCs w:val="21"/>
        </w:rPr>
        <w:t>32 bits，</w:t>
      </w:r>
      <w:r w:rsidR="00EA7954">
        <w:rPr>
          <w:rFonts w:ascii="仿宋" w:hAnsi="仿宋" w:cs="Times New Roman" w:hint="eastAsia"/>
          <w:sz w:val="21"/>
          <w:szCs w:val="21"/>
        </w:rPr>
        <w:t>可选字段，当Flag</w:t>
      </w:r>
      <w:r w:rsidR="00EA7954">
        <w:rPr>
          <w:rFonts w:ascii="仿宋" w:hAnsi="仿宋" w:cs="Times New Roman"/>
          <w:sz w:val="21"/>
          <w:szCs w:val="21"/>
        </w:rPr>
        <w:t>s</w:t>
      </w:r>
      <w:r w:rsidR="00EA7954">
        <w:rPr>
          <w:rFonts w:ascii="仿宋" w:hAnsi="仿宋" w:cs="Times New Roman" w:hint="eastAsia"/>
          <w:sz w:val="21"/>
          <w:szCs w:val="21"/>
        </w:rPr>
        <w:t>的</w:t>
      </w:r>
      <w:del w:id="649" w:author="Li Yang" w:date="2023-05-10T14:52:00Z">
        <w:r w:rsidR="00EA7954" w:rsidDel="001F6FC4">
          <w:rPr>
            <w:rFonts w:ascii="仿宋" w:hAnsi="仿宋" w:cs="Times New Roman" w:hint="eastAsia"/>
            <w:sz w:val="21"/>
            <w:szCs w:val="21"/>
          </w:rPr>
          <w:delText>B</w:delText>
        </w:r>
        <w:r w:rsidR="00EA7954" w:rsidDel="001F6FC4">
          <w:rPr>
            <w:rFonts w:ascii="仿宋" w:hAnsi="仿宋" w:cs="Times New Roman"/>
            <w:sz w:val="21"/>
            <w:szCs w:val="21"/>
          </w:rPr>
          <w:delText>it6</w:delText>
        </w:r>
      </w:del>
      <w:ins w:id="650" w:author="Li Yang" w:date="2023-05-10T14:52:00Z">
        <w:r w:rsidR="001F6FC4">
          <w:rPr>
            <w:rFonts w:ascii="仿宋" w:hAnsi="仿宋" w:cs="Times New Roman"/>
            <w:sz w:val="21"/>
            <w:szCs w:val="21"/>
          </w:rPr>
          <w:t>bit3</w:t>
        </w:r>
      </w:ins>
      <w:r w:rsidR="00EA7954">
        <w:rPr>
          <w:rFonts w:ascii="仿宋" w:hAnsi="仿宋" w:cs="Times New Roman"/>
          <w:sz w:val="21"/>
          <w:szCs w:val="21"/>
        </w:rPr>
        <w:t>=1</w:t>
      </w:r>
      <w:r w:rsidR="00EA7954">
        <w:rPr>
          <w:rFonts w:ascii="仿宋" w:hAnsi="仿宋" w:cs="Times New Roman" w:hint="eastAsia"/>
          <w:sz w:val="21"/>
          <w:szCs w:val="21"/>
        </w:rPr>
        <w:t>时存在该字段，</w:t>
      </w:r>
      <w:r w:rsidRPr="00FF3F12">
        <w:rPr>
          <w:rFonts w:ascii="仿宋" w:hAnsi="仿宋" w:cs="Times New Roman"/>
          <w:sz w:val="21"/>
          <w:szCs w:val="21"/>
        </w:rPr>
        <w:t>整个chunk的校验和。</w:t>
      </w:r>
    </w:p>
    <w:p w14:paraId="4F656D0A" w14:textId="75645C14" w:rsidR="00EA7954" w:rsidRPr="00B92BF6" w:rsidRDefault="00EA7954" w:rsidP="00B92BF6">
      <w:pPr>
        <w:pStyle w:val="ab"/>
        <w:ind w:left="420" w:firstLineChars="0" w:firstLine="0"/>
        <w:rPr>
          <w:rFonts w:ascii="仿宋" w:hAnsi="仿宋" w:cs="Times New Roman"/>
          <w:color w:val="FF0000"/>
          <w:sz w:val="21"/>
          <w:szCs w:val="21"/>
        </w:rPr>
      </w:pPr>
      <w:r w:rsidRPr="00EA7954">
        <w:rPr>
          <w:rFonts w:ascii="仿宋" w:hAnsi="仿宋" w:cs="Times New Roman" w:hint="eastAsia"/>
          <w:bCs/>
          <w:color w:val="FF0000"/>
          <w:sz w:val="21"/>
          <w:szCs w:val="21"/>
          <w:u w:val="single"/>
        </w:rPr>
        <w:t>备注：</w:t>
      </w:r>
      <w:r>
        <w:rPr>
          <w:rFonts w:ascii="仿宋" w:hAnsi="仿宋" w:cs="Times New Roman" w:hint="eastAsia"/>
          <w:bCs/>
          <w:color w:val="FF0000"/>
          <w:sz w:val="21"/>
          <w:szCs w:val="21"/>
          <w:u w:val="single"/>
        </w:rPr>
        <w:t>一般在发送</w:t>
      </w:r>
      <w:r w:rsidRPr="00EA7954">
        <w:rPr>
          <w:rFonts w:ascii="仿宋" w:hAnsi="仿宋" w:cs="Times New Roman" w:hint="eastAsia"/>
          <w:bCs/>
          <w:color w:val="FF0000"/>
          <w:sz w:val="21"/>
          <w:szCs w:val="21"/>
          <w:u w:val="single"/>
        </w:rPr>
        <w:t>第一个数据块分片</w:t>
      </w:r>
      <w:r>
        <w:rPr>
          <w:rFonts w:ascii="仿宋" w:hAnsi="仿宋" w:cs="Times New Roman" w:hint="eastAsia"/>
          <w:bCs/>
          <w:color w:val="FF0000"/>
          <w:sz w:val="21"/>
          <w:szCs w:val="21"/>
          <w:u w:val="single"/>
        </w:rPr>
        <w:t>时</w:t>
      </w:r>
      <w:r w:rsidRPr="00EA7954">
        <w:rPr>
          <w:rFonts w:ascii="仿宋" w:hAnsi="仿宋" w:cs="Times New Roman" w:hint="eastAsia"/>
          <w:bCs/>
          <w:color w:val="FF0000"/>
          <w:sz w:val="21"/>
          <w:szCs w:val="21"/>
          <w:u w:val="single"/>
        </w:rPr>
        <w:t>，</w:t>
      </w:r>
      <w:r>
        <w:rPr>
          <w:rFonts w:ascii="仿宋" w:hAnsi="仿宋" w:cs="Times New Roman" w:hint="eastAsia"/>
          <w:bCs/>
          <w:color w:val="FF0000"/>
          <w:sz w:val="21"/>
          <w:szCs w:val="21"/>
          <w:u w:val="single"/>
        </w:rPr>
        <w:t>会携带</w:t>
      </w:r>
      <w:r w:rsidRPr="00EA7954">
        <w:rPr>
          <w:rFonts w:ascii="仿宋" w:hAnsi="仿宋" w:cs="Times New Roman"/>
          <w:bCs/>
          <w:color w:val="FF0000"/>
          <w:sz w:val="21"/>
          <w:szCs w:val="21"/>
          <w:u w:val="single"/>
        </w:rPr>
        <w:t>Chunk size</w:t>
      </w:r>
      <w:r>
        <w:rPr>
          <w:rFonts w:ascii="仿宋" w:hAnsi="仿宋" w:cs="Times New Roman" w:hint="eastAsia"/>
          <w:bCs/>
          <w:color w:val="FF0000"/>
          <w:sz w:val="21"/>
          <w:szCs w:val="21"/>
          <w:u w:val="single"/>
        </w:rPr>
        <w:t>和</w:t>
      </w:r>
      <w:r w:rsidRPr="00EA7954">
        <w:rPr>
          <w:rFonts w:ascii="仿宋" w:hAnsi="仿宋" w:cs="Times New Roman"/>
          <w:bCs/>
          <w:color w:val="FF0000"/>
          <w:sz w:val="21"/>
          <w:szCs w:val="21"/>
          <w:u w:val="single"/>
        </w:rPr>
        <w:t>Chunk Checksum</w:t>
      </w:r>
      <w:r>
        <w:rPr>
          <w:rFonts w:ascii="仿宋" w:hAnsi="仿宋" w:cs="Times New Roman" w:hint="eastAsia"/>
          <w:bCs/>
          <w:color w:val="FF0000"/>
          <w:sz w:val="21"/>
          <w:szCs w:val="21"/>
          <w:u w:val="single"/>
        </w:rPr>
        <w:t>字段</w:t>
      </w:r>
      <w:r w:rsidRPr="00EA7954">
        <w:rPr>
          <w:rFonts w:ascii="仿宋" w:hAnsi="仿宋" w:cs="Times New Roman" w:hint="eastAsia"/>
          <w:bCs/>
          <w:color w:val="FF0000"/>
          <w:sz w:val="21"/>
          <w:szCs w:val="21"/>
          <w:u w:val="single"/>
        </w:rPr>
        <w:t>。</w:t>
      </w:r>
    </w:p>
    <w:p w14:paraId="6C3DBC40" w14:textId="77777777" w:rsidR="00EA7954" w:rsidRPr="00944DB5" w:rsidRDefault="00EA7954" w:rsidP="00EA7954">
      <w:pPr>
        <w:rPr>
          <w:rFonts w:ascii="仿宋" w:hAnsi="仿宋" w:cstheme="minorHAnsi"/>
          <w:szCs w:val="21"/>
        </w:rPr>
      </w:pPr>
    </w:p>
    <w:p w14:paraId="176BCB2E" w14:textId="14036016" w:rsidR="00EA7954" w:rsidRDefault="00EA7954" w:rsidP="00EA7954">
      <w:pPr>
        <w:pStyle w:val="ab"/>
        <w:numPr>
          <w:ilvl w:val="0"/>
          <w:numId w:val="22"/>
        </w:numPr>
        <w:ind w:firstLineChars="0"/>
        <w:rPr>
          <w:rFonts w:ascii="仿宋" w:hAnsi="仿宋" w:cstheme="minorHAnsi"/>
          <w:sz w:val="21"/>
          <w:szCs w:val="21"/>
        </w:rPr>
      </w:pPr>
      <w:r w:rsidRPr="00FF3F12">
        <w:rPr>
          <w:rFonts w:ascii="仿宋" w:hAnsi="仿宋" w:cstheme="minorHAnsi"/>
          <w:b/>
          <w:sz w:val="21"/>
          <w:szCs w:val="21"/>
        </w:rPr>
        <w:t>Payload</w:t>
      </w:r>
      <w:r w:rsidRPr="00944DB5">
        <w:rPr>
          <w:rFonts w:ascii="仿宋" w:hAnsi="仿宋" w:cstheme="minorHAnsi" w:hint="eastAsia"/>
          <w:sz w:val="21"/>
          <w:szCs w:val="21"/>
        </w:rPr>
        <w:t>：</w:t>
      </w:r>
      <w:r w:rsidRPr="00FF3F12">
        <w:rPr>
          <w:rFonts w:ascii="仿宋" w:hAnsi="仿宋" w:cstheme="minorHAnsi" w:hint="eastAsia"/>
          <w:sz w:val="21"/>
          <w:szCs w:val="21"/>
        </w:rPr>
        <w:t>载荷，用于承载数据块分片（</w:t>
      </w:r>
      <w:r w:rsidRPr="00FF3F12">
        <w:rPr>
          <w:rFonts w:ascii="仿宋" w:hAnsi="仿宋" w:cstheme="minorHAnsi"/>
          <w:sz w:val="21"/>
          <w:szCs w:val="21"/>
        </w:rPr>
        <w:t>piece）</w:t>
      </w:r>
      <w:r>
        <w:rPr>
          <w:rFonts w:ascii="仿宋" w:hAnsi="仿宋" w:cstheme="minorHAnsi" w:hint="eastAsia"/>
          <w:sz w:val="21"/>
          <w:szCs w:val="21"/>
        </w:rPr>
        <w:t>，需要根据M</w:t>
      </w:r>
      <w:r>
        <w:rPr>
          <w:rFonts w:ascii="仿宋" w:hAnsi="仿宋" w:cstheme="minorHAnsi"/>
          <w:sz w:val="21"/>
          <w:szCs w:val="21"/>
        </w:rPr>
        <w:t>TU</w:t>
      </w:r>
      <w:r>
        <w:rPr>
          <w:rFonts w:ascii="仿宋" w:hAnsi="仿宋" w:cstheme="minorHAnsi" w:hint="eastAsia"/>
          <w:sz w:val="21"/>
          <w:szCs w:val="21"/>
        </w:rPr>
        <w:t>的取值确定Payload中允许承载</w:t>
      </w:r>
      <w:r w:rsidRPr="00FF3F12">
        <w:rPr>
          <w:rFonts w:ascii="仿宋" w:hAnsi="仿宋" w:cstheme="minorHAnsi" w:hint="eastAsia"/>
          <w:sz w:val="21"/>
          <w:szCs w:val="21"/>
        </w:rPr>
        <w:t>数据块分片</w:t>
      </w:r>
      <w:r>
        <w:rPr>
          <w:rFonts w:ascii="仿宋" w:hAnsi="仿宋" w:cstheme="minorHAnsi" w:hint="eastAsia"/>
          <w:sz w:val="21"/>
          <w:szCs w:val="21"/>
        </w:rPr>
        <w:t>的长度范围</w:t>
      </w:r>
      <w:r w:rsidRPr="00944DB5">
        <w:rPr>
          <w:rFonts w:ascii="仿宋" w:hAnsi="仿宋" w:cstheme="minorHAnsi" w:hint="eastAsia"/>
          <w:sz w:val="21"/>
          <w:szCs w:val="21"/>
        </w:rPr>
        <w:t>。</w:t>
      </w:r>
    </w:p>
    <w:p w14:paraId="1D5E54CB" w14:textId="4D3EBEC7" w:rsidR="00EA7954" w:rsidRPr="00944DB5" w:rsidRDefault="00EA7954" w:rsidP="00EA7954">
      <w:pPr>
        <w:pStyle w:val="ab"/>
        <w:ind w:left="420" w:firstLineChars="0" w:firstLine="0"/>
        <w:rPr>
          <w:rFonts w:ascii="仿宋" w:hAnsi="仿宋" w:cstheme="minorHAnsi"/>
          <w:sz w:val="21"/>
          <w:szCs w:val="21"/>
        </w:rPr>
      </w:pPr>
      <w:r w:rsidRPr="007E09A9">
        <w:rPr>
          <w:rFonts w:ascii="仿宋" w:hAnsi="仿宋" w:hint="eastAsia"/>
          <w:color w:val="FF0000"/>
          <w:sz w:val="21"/>
          <w:szCs w:val="21"/>
          <w:u w:val="single"/>
        </w:rPr>
        <w:t>备注：</w:t>
      </w:r>
      <w:r w:rsidRPr="00DD5E3A">
        <w:rPr>
          <w:rFonts w:ascii="仿宋" w:hAnsi="仿宋" w:hint="eastAsia"/>
          <w:color w:val="FF0000"/>
          <w:sz w:val="21"/>
          <w:szCs w:val="21"/>
          <w:u w:val="single"/>
        </w:rPr>
        <w:t>假定MTU=1500B，</w:t>
      </w:r>
      <w:r w:rsidRPr="007E09A9">
        <w:rPr>
          <w:rFonts w:ascii="仿宋" w:hAnsi="仿宋" w:hint="eastAsia"/>
          <w:color w:val="FF0000"/>
          <w:sz w:val="21"/>
          <w:szCs w:val="21"/>
          <w:u w:val="single"/>
        </w:rPr>
        <w:t>要求</w:t>
      </w:r>
      <w:r>
        <w:rPr>
          <w:rFonts w:ascii="仿宋" w:hAnsi="仿宋"/>
          <w:color w:val="FF0000"/>
          <w:sz w:val="21"/>
          <w:szCs w:val="21"/>
          <w:u w:val="single"/>
        </w:rPr>
        <w:t>payload</w:t>
      </w:r>
      <w:r>
        <w:rPr>
          <w:rFonts w:ascii="仿宋" w:hAnsi="仿宋" w:hint="eastAsia"/>
          <w:color w:val="FF0000"/>
          <w:sz w:val="21"/>
          <w:szCs w:val="21"/>
          <w:u w:val="single"/>
        </w:rPr>
        <w:t>长度</w:t>
      </w:r>
      <w:r w:rsidRPr="007E09A9">
        <w:rPr>
          <w:rFonts w:ascii="仿宋" w:hAnsi="仿宋" w:hint="eastAsia"/>
          <w:color w:val="FF0000"/>
          <w:sz w:val="21"/>
          <w:szCs w:val="21"/>
          <w:u w:val="single"/>
        </w:rPr>
        <w:t>小于</w:t>
      </w:r>
      <w:r>
        <w:rPr>
          <w:rFonts w:ascii="仿宋" w:hAnsi="仿宋" w:hint="eastAsia"/>
          <w:color w:val="FF0000"/>
          <w:sz w:val="21"/>
          <w:szCs w:val="21"/>
          <w:u w:val="single"/>
        </w:rPr>
        <w:t>：1</w:t>
      </w:r>
      <w:r>
        <w:rPr>
          <w:rFonts w:ascii="仿宋" w:hAnsi="仿宋"/>
          <w:color w:val="FF0000"/>
          <w:sz w:val="21"/>
          <w:szCs w:val="21"/>
          <w:u w:val="single"/>
        </w:rPr>
        <w:t>500B</w:t>
      </w:r>
      <w:r w:rsidRPr="007E09A9">
        <w:rPr>
          <w:rFonts w:ascii="仿宋" w:hAnsi="仿宋"/>
          <w:color w:val="FF0000"/>
          <w:sz w:val="21"/>
          <w:szCs w:val="21"/>
          <w:u w:val="single"/>
        </w:rPr>
        <w:t>-</w:t>
      </w:r>
      <w:r w:rsidRPr="007E09A9">
        <w:rPr>
          <w:rFonts w:ascii="仿宋" w:hAnsi="仿宋" w:hint="eastAsia"/>
          <w:color w:val="FF0000"/>
          <w:sz w:val="21"/>
          <w:szCs w:val="21"/>
          <w:u w:val="single"/>
        </w:rPr>
        <w:t>2</w:t>
      </w:r>
      <w:r w:rsidRPr="007E09A9">
        <w:rPr>
          <w:rFonts w:ascii="仿宋" w:hAnsi="仿宋"/>
          <w:color w:val="FF0000"/>
          <w:sz w:val="21"/>
          <w:szCs w:val="21"/>
          <w:u w:val="single"/>
        </w:rPr>
        <w:t>6B</w:t>
      </w:r>
      <w:r>
        <w:rPr>
          <w:rFonts w:ascii="仿宋" w:hAnsi="仿宋" w:hint="eastAsia"/>
          <w:color w:val="FF0000"/>
          <w:sz w:val="21"/>
          <w:szCs w:val="21"/>
          <w:u w:val="single"/>
        </w:rPr>
        <w:t>(</w:t>
      </w:r>
      <w:r w:rsidRPr="007E09A9">
        <w:rPr>
          <w:rFonts w:ascii="仿宋" w:hAnsi="仿宋" w:hint="eastAsia"/>
          <w:color w:val="FF0000"/>
          <w:sz w:val="21"/>
          <w:szCs w:val="21"/>
          <w:u w:val="single"/>
        </w:rPr>
        <w:t>M</w:t>
      </w:r>
      <w:r w:rsidRPr="007E09A9">
        <w:rPr>
          <w:rFonts w:ascii="仿宋" w:hAnsi="仿宋"/>
          <w:color w:val="FF0000"/>
          <w:sz w:val="21"/>
          <w:szCs w:val="21"/>
          <w:u w:val="single"/>
        </w:rPr>
        <w:t>AC</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sidRPr="007E09A9">
        <w:rPr>
          <w:rFonts w:ascii="仿宋" w:hAnsi="仿宋" w:hint="eastAsia"/>
          <w:color w:val="FF0000"/>
          <w:sz w:val="21"/>
          <w:szCs w:val="21"/>
          <w:u w:val="single"/>
        </w:rPr>
        <w:t>4</w:t>
      </w:r>
      <w:r w:rsidRPr="007E09A9">
        <w:rPr>
          <w:rFonts w:ascii="仿宋" w:hAnsi="仿宋"/>
          <w:color w:val="FF0000"/>
          <w:sz w:val="21"/>
          <w:szCs w:val="21"/>
          <w:u w:val="single"/>
        </w:rPr>
        <w:t>0B</w:t>
      </w:r>
      <w:r>
        <w:rPr>
          <w:rFonts w:ascii="仿宋" w:hAnsi="仿宋" w:hint="eastAsia"/>
          <w:color w:val="FF0000"/>
          <w:sz w:val="21"/>
          <w:szCs w:val="21"/>
          <w:u w:val="single"/>
        </w:rPr>
        <w:t>(</w:t>
      </w:r>
      <w:r w:rsidRPr="007E09A9">
        <w:rPr>
          <w:rFonts w:ascii="仿宋" w:hAnsi="仿宋" w:hint="eastAsia"/>
          <w:color w:val="FF0000"/>
          <w:sz w:val="21"/>
          <w:szCs w:val="21"/>
          <w:u w:val="single"/>
        </w:rPr>
        <w:t>I</w:t>
      </w:r>
      <w:r w:rsidRPr="007E09A9">
        <w:rPr>
          <w:rFonts w:ascii="仿宋" w:hAnsi="仿宋"/>
          <w:color w:val="FF0000"/>
          <w:sz w:val="21"/>
          <w:szCs w:val="21"/>
          <w:u w:val="single"/>
        </w:rPr>
        <w:t>P</w:t>
      </w:r>
      <w:r w:rsidRPr="007E09A9">
        <w:rPr>
          <w:rFonts w:ascii="仿宋" w:hAnsi="仿宋" w:hint="eastAsia"/>
          <w:color w:val="FF0000"/>
          <w:sz w:val="21"/>
          <w:szCs w:val="21"/>
          <w:u w:val="single"/>
        </w:rPr>
        <w:t>v</w:t>
      </w:r>
      <w:r w:rsidRPr="007E09A9">
        <w:rPr>
          <w:rFonts w:ascii="仿宋" w:hAnsi="仿宋"/>
          <w:color w:val="FF0000"/>
          <w:sz w:val="21"/>
          <w:szCs w:val="21"/>
          <w:u w:val="single"/>
        </w:rPr>
        <w:t>6</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sidRPr="007E09A9">
        <w:rPr>
          <w:rFonts w:ascii="仿宋" w:hAnsi="仿宋"/>
          <w:color w:val="FF0000"/>
          <w:sz w:val="21"/>
          <w:szCs w:val="21"/>
          <w:u w:val="single"/>
        </w:rPr>
        <w:t>132B</w:t>
      </w:r>
      <w:r>
        <w:rPr>
          <w:rFonts w:ascii="仿宋" w:hAnsi="仿宋" w:hint="eastAsia"/>
          <w:color w:val="FF0000"/>
          <w:sz w:val="21"/>
          <w:szCs w:val="21"/>
          <w:u w:val="single"/>
        </w:rPr>
        <w:t>(</w:t>
      </w:r>
      <w:r w:rsidRPr="007E09A9">
        <w:rPr>
          <w:rFonts w:ascii="仿宋" w:hAnsi="仿宋" w:hint="eastAsia"/>
          <w:color w:val="FF0000"/>
          <w:sz w:val="21"/>
          <w:szCs w:val="21"/>
          <w:u w:val="single"/>
        </w:rPr>
        <w:t>I</w:t>
      </w:r>
      <w:r w:rsidRPr="007E09A9">
        <w:rPr>
          <w:rFonts w:ascii="仿宋" w:hAnsi="仿宋"/>
          <w:color w:val="FF0000"/>
          <w:sz w:val="21"/>
          <w:szCs w:val="21"/>
          <w:u w:val="single"/>
        </w:rPr>
        <w:t>DP</w:t>
      </w:r>
      <w:r w:rsidRPr="007E09A9">
        <w:rPr>
          <w:rFonts w:ascii="仿宋" w:hAnsi="仿宋" w:hint="eastAsia"/>
          <w:color w:val="FF0000"/>
          <w:sz w:val="21"/>
          <w:szCs w:val="21"/>
          <w:u w:val="single"/>
        </w:rPr>
        <w:t>头</w:t>
      </w:r>
      <w:r>
        <w:rPr>
          <w:rFonts w:ascii="仿宋" w:hAnsi="仿宋" w:hint="eastAsia"/>
          <w:color w:val="FF0000"/>
          <w:sz w:val="21"/>
          <w:szCs w:val="21"/>
          <w:u w:val="single"/>
        </w:rPr>
        <w:t>)-</w:t>
      </w:r>
      <w:ins w:id="651" w:author="Li Yang" w:date="2023-05-15T13:44:00Z">
        <w:r w:rsidR="00605280">
          <w:rPr>
            <w:rFonts w:ascii="仿宋" w:hAnsi="仿宋"/>
            <w:color w:val="FF0000"/>
            <w:sz w:val="21"/>
            <w:szCs w:val="21"/>
            <w:u w:val="single"/>
          </w:rPr>
          <w:t>10</w:t>
        </w:r>
      </w:ins>
      <w:del w:id="652" w:author="Li Yang" w:date="2023-05-15T13:44:00Z">
        <w:r w:rsidDel="00605280">
          <w:rPr>
            <w:rFonts w:ascii="仿宋" w:hAnsi="仿宋"/>
            <w:color w:val="FF0000"/>
            <w:sz w:val="21"/>
            <w:szCs w:val="21"/>
            <w:u w:val="single"/>
          </w:rPr>
          <w:delText>6</w:delText>
        </w:r>
      </w:del>
      <w:r w:rsidRPr="007E09A9">
        <w:rPr>
          <w:rFonts w:ascii="仿宋" w:hAnsi="仿宋"/>
          <w:color w:val="FF0000"/>
          <w:sz w:val="21"/>
          <w:szCs w:val="21"/>
          <w:u w:val="single"/>
        </w:rPr>
        <w:t>B</w:t>
      </w:r>
      <w:r>
        <w:rPr>
          <w:rFonts w:ascii="仿宋" w:hAnsi="仿宋" w:hint="eastAsia"/>
          <w:color w:val="FF0000"/>
          <w:sz w:val="21"/>
          <w:szCs w:val="21"/>
          <w:u w:val="single"/>
        </w:rPr>
        <w:t>(公共头)</w:t>
      </w:r>
      <w:r>
        <w:rPr>
          <w:rFonts w:ascii="仿宋" w:hAnsi="仿宋"/>
          <w:color w:val="FF0000"/>
          <w:sz w:val="21"/>
          <w:szCs w:val="21"/>
          <w:u w:val="single"/>
        </w:rPr>
        <w:t>-4</w:t>
      </w:r>
      <w:ins w:id="653" w:author="Li Yang" w:date="2023-05-15T13:44:00Z">
        <w:r w:rsidR="00605280">
          <w:rPr>
            <w:rFonts w:ascii="仿宋" w:hAnsi="仿宋"/>
            <w:color w:val="FF0000"/>
            <w:sz w:val="21"/>
            <w:szCs w:val="21"/>
            <w:u w:val="single"/>
          </w:rPr>
          <w:t>7</w:t>
        </w:r>
      </w:ins>
      <w:del w:id="654" w:author="Li Yang" w:date="2023-05-15T13:44:00Z">
        <w:r w:rsidDel="00605280">
          <w:rPr>
            <w:rFonts w:ascii="仿宋" w:hAnsi="仿宋"/>
            <w:color w:val="FF0000"/>
            <w:sz w:val="21"/>
            <w:szCs w:val="21"/>
            <w:u w:val="single"/>
          </w:rPr>
          <w:delText>9</w:delText>
        </w:r>
      </w:del>
      <w:r w:rsidRPr="007E09A9">
        <w:rPr>
          <w:rFonts w:ascii="仿宋" w:hAnsi="仿宋"/>
          <w:color w:val="FF0000"/>
          <w:sz w:val="21"/>
          <w:szCs w:val="21"/>
          <w:u w:val="single"/>
        </w:rPr>
        <w:t>B</w:t>
      </w:r>
      <w:r>
        <w:rPr>
          <w:rFonts w:ascii="仿宋" w:hAnsi="仿宋" w:hint="eastAsia"/>
          <w:color w:val="FF0000"/>
          <w:sz w:val="21"/>
          <w:szCs w:val="21"/>
          <w:u w:val="single"/>
        </w:rPr>
        <w:t>(</w:t>
      </w:r>
      <w:r>
        <w:rPr>
          <w:rFonts w:ascii="仿宋" w:hAnsi="仿宋"/>
          <w:color w:val="FF0000"/>
          <w:sz w:val="21"/>
          <w:szCs w:val="21"/>
          <w:u w:val="single"/>
        </w:rPr>
        <w:t>D</w:t>
      </w:r>
      <w:r w:rsidRPr="00DD5E3A">
        <w:rPr>
          <w:rFonts w:ascii="仿宋" w:hAnsi="仿宋"/>
          <w:color w:val="FF0000"/>
          <w:sz w:val="21"/>
          <w:szCs w:val="21"/>
          <w:u w:val="single"/>
        </w:rPr>
        <w:t>P_DAT</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Pr>
          <w:rFonts w:ascii="仿宋" w:hAnsi="仿宋"/>
          <w:color w:val="FF0000"/>
          <w:sz w:val="21"/>
          <w:szCs w:val="21"/>
          <w:u w:val="single"/>
        </w:rPr>
        <w:t>=124</w:t>
      </w:r>
      <w:ins w:id="655" w:author="Li Yang" w:date="2023-05-15T13:44:00Z">
        <w:r w:rsidR="00605280">
          <w:rPr>
            <w:rFonts w:ascii="仿宋" w:hAnsi="仿宋"/>
            <w:color w:val="FF0000"/>
            <w:sz w:val="21"/>
            <w:szCs w:val="21"/>
            <w:u w:val="single"/>
          </w:rPr>
          <w:t>5</w:t>
        </w:r>
      </w:ins>
      <w:del w:id="656" w:author="Li Yang" w:date="2023-05-15T13:44:00Z">
        <w:r w:rsidDel="00605280">
          <w:rPr>
            <w:rFonts w:ascii="仿宋" w:hAnsi="仿宋"/>
            <w:color w:val="FF0000"/>
            <w:sz w:val="21"/>
            <w:szCs w:val="21"/>
            <w:u w:val="single"/>
          </w:rPr>
          <w:delText>7</w:delText>
        </w:r>
      </w:del>
      <w:r>
        <w:rPr>
          <w:rFonts w:ascii="仿宋" w:hAnsi="仿宋"/>
          <w:color w:val="FF0000"/>
          <w:sz w:val="21"/>
          <w:szCs w:val="21"/>
          <w:u w:val="single"/>
        </w:rPr>
        <w:t>B</w:t>
      </w:r>
      <w:r>
        <w:rPr>
          <w:rFonts w:ascii="仿宋" w:hAnsi="仿宋" w:hint="eastAsia"/>
          <w:color w:val="FF0000"/>
          <w:sz w:val="21"/>
          <w:szCs w:val="21"/>
          <w:u w:val="single"/>
        </w:rPr>
        <w:t>。</w:t>
      </w:r>
    </w:p>
    <w:p w14:paraId="6BA18F06" w14:textId="17C7C080" w:rsidR="00E94CDD" w:rsidRPr="00FF3F12" w:rsidRDefault="00E94CDD" w:rsidP="006F72A9">
      <w:pPr>
        <w:pStyle w:val="4"/>
        <w:numPr>
          <w:ilvl w:val="0"/>
          <w:numId w:val="73"/>
        </w:numPr>
        <w:rPr>
          <w:rFonts w:ascii="仿宋" w:eastAsia="仿宋" w:hAnsi="仿宋"/>
          <w:sz w:val="21"/>
        </w:rPr>
      </w:pPr>
      <w:r w:rsidRPr="00FF3F12">
        <w:rPr>
          <w:rFonts w:ascii="仿宋" w:eastAsia="仿宋" w:hAnsi="仿宋" w:hint="eastAsia"/>
          <w:sz w:val="21"/>
        </w:rPr>
        <w:lastRenderedPageBreak/>
        <w:t>数据块分片请求（</w:t>
      </w:r>
      <w:r w:rsidR="00EA7954" w:rsidRPr="00FF3F12">
        <w:rPr>
          <w:rFonts w:ascii="仿宋" w:hAnsi="仿宋"/>
          <w:sz w:val="21"/>
          <w:szCs w:val="21"/>
        </w:rPr>
        <w:t>DP_</w:t>
      </w:r>
      <w:r w:rsidR="00EA7954">
        <w:rPr>
          <w:rFonts w:ascii="仿宋" w:hAnsi="仿宋"/>
          <w:sz w:val="21"/>
          <w:szCs w:val="21"/>
        </w:rPr>
        <w:t>PULL</w:t>
      </w:r>
      <w:r w:rsidR="00EA7954">
        <w:rPr>
          <w:rFonts w:ascii="仿宋" w:hAnsi="仿宋" w:hint="eastAsia"/>
          <w:sz w:val="21"/>
          <w:szCs w:val="21"/>
        </w:rPr>
        <w:t>_</w:t>
      </w:r>
      <w:r w:rsidR="00EA7954" w:rsidRPr="00FF3F12">
        <w:rPr>
          <w:rFonts w:ascii="仿宋" w:hAnsi="仿宋"/>
          <w:sz w:val="21"/>
          <w:szCs w:val="21"/>
        </w:rPr>
        <w:t>REQ</w:t>
      </w:r>
      <w:r w:rsidRPr="00FF3F12">
        <w:rPr>
          <w:rFonts w:ascii="仿宋" w:eastAsia="仿宋" w:hAnsi="仿宋"/>
          <w:sz w:val="21"/>
        </w:rPr>
        <w:t>）</w:t>
      </w:r>
    </w:p>
    <w:p w14:paraId="400CE544" w14:textId="560DBB00" w:rsidR="00E462AE" w:rsidRDefault="00E94CDD" w:rsidP="00EA7954">
      <w:pPr>
        <w:ind w:firstLine="420"/>
        <w:rPr>
          <w:rFonts w:ascii="仿宋" w:hAnsi="仿宋" w:cs="Times New Roman"/>
          <w:szCs w:val="21"/>
        </w:rPr>
      </w:pPr>
      <w:r w:rsidRPr="00FF3F12">
        <w:rPr>
          <w:rFonts w:ascii="仿宋" w:hAnsi="仿宋" w:hint="eastAsia"/>
        </w:rPr>
        <w:t>数据块分片请求（</w:t>
      </w:r>
      <w:r w:rsidR="00EA7954" w:rsidRPr="00FF3F12">
        <w:rPr>
          <w:rFonts w:ascii="仿宋" w:hAnsi="仿宋"/>
          <w:szCs w:val="21"/>
        </w:rPr>
        <w:t>DP_</w:t>
      </w:r>
      <w:r w:rsidR="00EA7954">
        <w:rPr>
          <w:rFonts w:ascii="仿宋" w:hAnsi="仿宋"/>
          <w:szCs w:val="21"/>
        </w:rPr>
        <w:t>PULL</w:t>
      </w:r>
      <w:r w:rsidR="00EA7954">
        <w:rPr>
          <w:rFonts w:ascii="仿宋" w:hAnsi="仿宋" w:hint="eastAsia"/>
          <w:szCs w:val="21"/>
        </w:rPr>
        <w:t>_</w:t>
      </w:r>
      <w:r w:rsidR="00EA7954" w:rsidRPr="00FF3F12">
        <w:rPr>
          <w:rFonts w:ascii="仿宋" w:hAnsi="仿宋"/>
          <w:szCs w:val="21"/>
        </w:rPr>
        <w:t>REQ</w:t>
      </w:r>
      <w:r w:rsidRPr="00FF3F12">
        <w:rPr>
          <w:rFonts w:ascii="仿宋" w:hAnsi="仿宋"/>
        </w:rPr>
        <w:t>）</w:t>
      </w:r>
      <w:r w:rsidRPr="00FF3F12">
        <w:rPr>
          <w:rFonts w:ascii="仿宋" w:hAnsi="仿宋" w:cs="Times New Roman" w:hint="eastAsia"/>
          <w:szCs w:val="21"/>
        </w:rPr>
        <w:t>报文</w:t>
      </w:r>
      <w:r w:rsidRPr="00FF3F12">
        <w:rPr>
          <w:rFonts w:ascii="仿宋" w:hAnsi="仿宋" w:cs="Times New Roman" w:hint="eastAsia"/>
          <w:color w:val="121212"/>
          <w:szCs w:val="21"/>
        </w:rPr>
        <w:t>用于</w:t>
      </w:r>
      <w:r w:rsidR="00EA7954">
        <w:rPr>
          <w:rFonts w:ascii="仿宋" w:hAnsi="仿宋" w:cs="Times New Roman" w:hint="eastAsia"/>
          <w:color w:val="121212"/>
          <w:szCs w:val="21"/>
        </w:rPr>
        <w:t>“拉”模式下，</w:t>
      </w:r>
      <w:r w:rsidRPr="00FF3F12">
        <w:rPr>
          <w:rFonts w:ascii="仿宋" w:hAnsi="仿宋" w:cs="Times New Roman" w:hint="eastAsia"/>
          <w:color w:val="121212"/>
          <w:szCs w:val="21"/>
        </w:rPr>
        <w:t>数据请求端</w:t>
      </w:r>
      <w:r w:rsidR="00BB72EA" w:rsidRPr="00FF3F12">
        <w:rPr>
          <w:rFonts w:ascii="仿宋" w:hAnsi="仿宋" w:cs="Times New Roman" w:hint="eastAsia"/>
          <w:color w:val="121212"/>
          <w:szCs w:val="21"/>
        </w:rPr>
        <w:t>（接收端）</w:t>
      </w:r>
      <w:r w:rsidRPr="00FF3F12">
        <w:rPr>
          <w:rFonts w:ascii="仿宋" w:hAnsi="仿宋" w:cs="Times New Roman" w:hint="eastAsia"/>
          <w:color w:val="121212"/>
          <w:szCs w:val="21"/>
        </w:rPr>
        <w:t>通知发送端要请求的数据块分片，支持同时请求多个分片</w:t>
      </w:r>
      <w:bookmarkStart w:id="657" w:name="_Hlk129794769"/>
      <w:r w:rsidR="00253F87" w:rsidRPr="00FF3F12">
        <w:rPr>
          <w:rFonts w:ascii="仿宋" w:hAnsi="仿宋" w:cs="Times New Roman" w:hint="eastAsia"/>
          <w:color w:val="121212"/>
          <w:szCs w:val="21"/>
        </w:rPr>
        <w:t>；</w:t>
      </w:r>
      <w:r w:rsidR="00253F87" w:rsidRPr="00FF3F12">
        <w:rPr>
          <w:rFonts w:ascii="仿宋" w:hAnsi="仿宋"/>
          <w:szCs w:val="21"/>
        </w:rPr>
        <w:t>DP_</w:t>
      </w:r>
      <w:r w:rsidR="00253F87" w:rsidRPr="00FF3F12">
        <w:rPr>
          <w:rFonts w:ascii="仿宋" w:hAnsi="仿宋"/>
        </w:rPr>
        <w:t xml:space="preserve">REQ </w:t>
      </w:r>
      <w:r w:rsidR="00253F87" w:rsidRPr="00FF3F12">
        <w:rPr>
          <w:rFonts w:ascii="仿宋" w:hAnsi="仿宋" w:hint="eastAsia"/>
        </w:rPr>
        <w:t>报文为</w:t>
      </w:r>
      <w:r w:rsidR="00253F87" w:rsidRPr="00FF3F12">
        <w:rPr>
          <w:rFonts w:ascii="仿宋" w:hAnsi="仿宋"/>
        </w:rPr>
        <w:t>SEADP</w:t>
      </w:r>
      <w:r w:rsidR="00253F87" w:rsidRPr="00FF3F12">
        <w:rPr>
          <w:rFonts w:ascii="仿宋" w:hAnsi="仿宋" w:hint="eastAsia"/>
        </w:rPr>
        <w:t>消息报文，不使用网络增强传输和即刻重寻址相关机制，</w:t>
      </w:r>
      <w:bookmarkEnd w:id="657"/>
      <w:r w:rsidRPr="00FF3F12">
        <w:rPr>
          <w:rFonts w:ascii="仿宋" w:hAnsi="仿宋" w:cs="Times New Roman" w:hint="eastAsia"/>
          <w:szCs w:val="21"/>
        </w:rPr>
        <w:t>格式如下：</w:t>
      </w:r>
    </w:p>
    <w:p w14:paraId="2D7E5008" w14:textId="77777777" w:rsidR="00EA7954" w:rsidRPr="00EA7954" w:rsidRDefault="00EA7954" w:rsidP="00EA7954">
      <w:pPr>
        <w:rPr>
          <w:rFonts w:ascii="仿宋" w:hAnsi="仿宋" w:cs="Times New Roman"/>
          <w:szCs w:val="21"/>
        </w:rPr>
      </w:pPr>
    </w:p>
    <w:p w14:paraId="5051CB45" w14:textId="52AFE6AA" w:rsidR="00EA7954" w:rsidRDefault="00EA7954" w:rsidP="00E94CDD">
      <w:pPr>
        <w:pStyle w:val="ac"/>
        <w:jc w:val="center"/>
        <w:rPr>
          <w:rFonts w:ascii="仿宋" w:eastAsia="仿宋" w:hAnsi="仿宋" w:cs="Times New Roman"/>
          <w:sz w:val="21"/>
        </w:rPr>
      </w:pPr>
      <w:r>
        <w:object w:dxaOrig="9281" w:dyaOrig="641" w14:anchorId="5F860FAA">
          <v:shape id="_x0000_i1046" type="#_x0000_t75" style="width:416pt;height:29.5pt" o:ole="">
            <v:imagedata r:id="rId50" o:title=""/>
          </v:shape>
          <o:OLEObject Type="Embed" ProgID="Visio.Drawing.15" ShapeID="_x0000_i1046" DrawAspect="Content" ObjectID="_1745846789" r:id="rId51"/>
        </w:object>
      </w:r>
    </w:p>
    <w:p w14:paraId="41B7701D" w14:textId="776A82CE" w:rsidR="00E94CDD" w:rsidRPr="00FF3F12" w:rsidRDefault="00E94CDD" w:rsidP="00E94CDD">
      <w:pPr>
        <w:pStyle w:val="ac"/>
        <w:jc w:val="center"/>
        <w:rPr>
          <w:rFonts w:ascii="仿宋" w:eastAsia="仿宋" w:hAnsi="仿宋" w:cs="Times New Roman"/>
          <w:sz w:val="21"/>
        </w:rPr>
      </w:pPr>
      <w:r w:rsidRPr="00FF3F12">
        <w:rPr>
          <w:rFonts w:ascii="仿宋" w:eastAsia="仿宋" w:hAnsi="仿宋" w:cs="Times New Roman" w:hint="eastAsia"/>
          <w:sz w:val="21"/>
        </w:rPr>
        <w:t>图</w:t>
      </w:r>
      <w:r w:rsidRPr="00FF3F12">
        <w:rPr>
          <w:rFonts w:ascii="仿宋" w:eastAsia="仿宋" w:hAnsi="仿宋" w:cs="Times New Roman"/>
          <w:sz w:val="21"/>
        </w:rPr>
        <w:t xml:space="preserve"> </w:t>
      </w:r>
      <w:r w:rsidRPr="006F72A9">
        <w:rPr>
          <w:rFonts w:ascii="仿宋" w:eastAsia="仿宋" w:hAnsi="仿宋" w:cs="Times New Roman"/>
          <w:sz w:val="21"/>
        </w:rPr>
        <w:fldChar w:fldCharType="begin"/>
      </w:r>
      <w:r w:rsidRPr="00FF3F12">
        <w:rPr>
          <w:rFonts w:ascii="仿宋" w:eastAsia="仿宋" w:hAnsi="仿宋" w:cs="Times New Roman"/>
          <w:sz w:val="21"/>
        </w:rPr>
        <w:instrText xml:space="preserve"> SEQ </w:instrText>
      </w:r>
      <w:r w:rsidRPr="00FF3F12">
        <w:rPr>
          <w:rFonts w:ascii="仿宋" w:eastAsia="仿宋" w:hAnsi="仿宋" w:cs="Times New Roman" w:hint="eastAsia"/>
          <w:sz w:val="21"/>
        </w:rPr>
        <w:instrText>图</w:instrText>
      </w:r>
      <w:r w:rsidRPr="00FF3F12">
        <w:rPr>
          <w:rFonts w:ascii="仿宋" w:eastAsia="仿宋" w:hAnsi="仿宋" w:cs="Times New Roman"/>
          <w:sz w:val="21"/>
        </w:rPr>
        <w:instrText xml:space="preserve"> \* ARABIC </w:instrText>
      </w:r>
      <w:r w:rsidRPr="006F72A9">
        <w:rPr>
          <w:rFonts w:ascii="仿宋" w:eastAsia="仿宋" w:hAnsi="仿宋" w:cs="Times New Roman"/>
          <w:sz w:val="21"/>
        </w:rPr>
        <w:fldChar w:fldCharType="separate"/>
      </w:r>
      <w:r w:rsidR="0079115A">
        <w:rPr>
          <w:rFonts w:ascii="仿宋" w:eastAsia="仿宋" w:hAnsi="仿宋" w:cs="Times New Roman"/>
          <w:noProof/>
          <w:sz w:val="21"/>
        </w:rPr>
        <w:t>12</w:t>
      </w:r>
      <w:r w:rsidRPr="006F72A9">
        <w:rPr>
          <w:rFonts w:ascii="仿宋" w:eastAsia="仿宋" w:hAnsi="仿宋" w:cs="Times New Roman"/>
          <w:sz w:val="21"/>
        </w:rPr>
        <w:fldChar w:fldCharType="end"/>
      </w:r>
      <w:r w:rsidRPr="00FF3F12">
        <w:rPr>
          <w:rFonts w:ascii="仿宋" w:eastAsia="仿宋" w:hAnsi="仿宋" w:cs="Times New Roman"/>
          <w:sz w:val="21"/>
        </w:rPr>
        <w:t xml:space="preserve">  </w:t>
      </w:r>
      <w:r w:rsidR="00EA7954" w:rsidRPr="00FF3F12">
        <w:rPr>
          <w:rFonts w:ascii="仿宋" w:hAnsi="仿宋"/>
          <w:sz w:val="21"/>
          <w:szCs w:val="21"/>
        </w:rPr>
        <w:t>DP_</w:t>
      </w:r>
      <w:r w:rsidR="00EA7954">
        <w:rPr>
          <w:rFonts w:ascii="仿宋" w:hAnsi="仿宋"/>
          <w:sz w:val="21"/>
          <w:szCs w:val="21"/>
        </w:rPr>
        <w:t>PULL</w:t>
      </w:r>
      <w:r w:rsidR="00EA7954">
        <w:rPr>
          <w:rFonts w:ascii="仿宋" w:hAnsi="仿宋" w:hint="eastAsia"/>
          <w:sz w:val="21"/>
          <w:szCs w:val="21"/>
        </w:rPr>
        <w:t>_</w:t>
      </w:r>
      <w:r w:rsidR="00EA7954" w:rsidRPr="00FF3F12">
        <w:rPr>
          <w:rFonts w:ascii="仿宋" w:hAnsi="仿宋"/>
          <w:sz w:val="21"/>
          <w:szCs w:val="21"/>
        </w:rPr>
        <w:t>REQ</w:t>
      </w:r>
      <w:r w:rsidRPr="00FF3F12">
        <w:rPr>
          <w:rFonts w:ascii="仿宋" w:eastAsia="仿宋" w:hAnsi="仿宋" w:cs="Times New Roman" w:hint="eastAsia"/>
          <w:sz w:val="21"/>
        </w:rPr>
        <w:t>报文格式</w:t>
      </w:r>
    </w:p>
    <w:p w14:paraId="0DAFC02E" w14:textId="57891E32" w:rsidR="00CD1C7B" w:rsidRPr="00FF3F12" w:rsidRDefault="00CD1C7B">
      <w:pPr>
        <w:rPr>
          <w:rFonts w:ascii="仿宋" w:hAnsi="仿宋"/>
        </w:rPr>
      </w:pPr>
    </w:p>
    <w:p w14:paraId="6ABE2A31" w14:textId="2C660BBA" w:rsidR="00E94CDD" w:rsidRDefault="00E94CDD" w:rsidP="00E94CDD">
      <w:pPr>
        <w:pStyle w:val="ab"/>
        <w:numPr>
          <w:ilvl w:val="0"/>
          <w:numId w:val="22"/>
        </w:numPr>
        <w:ind w:firstLineChars="0"/>
        <w:rPr>
          <w:rFonts w:ascii="仿宋" w:hAnsi="仿宋"/>
          <w:sz w:val="21"/>
          <w:szCs w:val="21"/>
        </w:rPr>
      </w:pPr>
      <w:r w:rsidRPr="00FF3F12">
        <w:rPr>
          <w:rFonts w:ascii="仿宋" w:hAnsi="仿宋" w:hint="eastAsia"/>
          <w:b/>
          <w:sz w:val="21"/>
          <w:szCs w:val="21"/>
        </w:rPr>
        <w:t>请求分片数量：</w:t>
      </w:r>
      <w:r w:rsidRPr="00FF3F12">
        <w:rPr>
          <w:rFonts w:ascii="仿宋" w:hAnsi="仿宋"/>
          <w:sz w:val="21"/>
          <w:szCs w:val="21"/>
        </w:rPr>
        <w:t>8bits</w:t>
      </w:r>
      <w:r w:rsidRPr="00FF3F12">
        <w:rPr>
          <w:rFonts w:ascii="仿宋" w:hAnsi="仿宋" w:hint="eastAsia"/>
          <w:sz w:val="21"/>
          <w:szCs w:val="21"/>
        </w:rPr>
        <w:t>，用于标识报文中包括的请求数据块分片的数量。</w:t>
      </w:r>
    </w:p>
    <w:p w14:paraId="61DCB915" w14:textId="5ACFAF45" w:rsidR="00822171" w:rsidRDefault="00822171" w:rsidP="00822171">
      <w:pPr>
        <w:pStyle w:val="ab"/>
        <w:ind w:left="420" w:firstLineChars="0" w:firstLine="0"/>
        <w:rPr>
          <w:rFonts w:ascii="仿宋" w:hAnsi="仿宋"/>
          <w:bCs/>
          <w:color w:val="FF0000"/>
          <w:sz w:val="21"/>
          <w:szCs w:val="21"/>
          <w:u w:val="single"/>
        </w:rPr>
      </w:pPr>
      <w:r w:rsidRPr="00822171">
        <w:rPr>
          <w:rFonts w:ascii="仿宋" w:hAnsi="仿宋" w:hint="eastAsia"/>
          <w:bCs/>
          <w:color w:val="FF0000"/>
          <w:sz w:val="21"/>
          <w:szCs w:val="21"/>
          <w:u w:val="single"/>
        </w:rPr>
        <w:t>备注：分片数量的取值范围需要根据M</w:t>
      </w:r>
      <w:r w:rsidRPr="00822171">
        <w:rPr>
          <w:rFonts w:ascii="仿宋" w:hAnsi="仿宋"/>
          <w:bCs/>
          <w:color w:val="FF0000"/>
          <w:sz w:val="21"/>
          <w:szCs w:val="21"/>
          <w:u w:val="single"/>
        </w:rPr>
        <w:t>TU</w:t>
      </w:r>
      <w:r w:rsidRPr="00822171">
        <w:rPr>
          <w:rFonts w:ascii="仿宋" w:hAnsi="仿宋" w:hint="eastAsia"/>
          <w:bCs/>
          <w:color w:val="FF0000"/>
          <w:sz w:val="21"/>
          <w:szCs w:val="21"/>
          <w:u w:val="single"/>
        </w:rPr>
        <w:t>值确定，需要保障</w:t>
      </w:r>
      <w:r w:rsidRPr="00822171">
        <w:rPr>
          <w:rFonts w:ascii="仿宋" w:hAnsi="仿宋"/>
          <w:bCs/>
          <w:color w:val="FF0000"/>
          <w:sz w:val="21"/>
          <w:szCs w:val="21"/>
          <w:u w:val="single"/>
        </w:rPr>
        <w:t>DP_PULL</w:t>
      </w:r>
      <w:r w:rsidRPr="00822171">
        <w:rPr>
          <w:rFonts w:ascii="仿宋" w:hAnsi="仿宋" w:hint="eastAsia"/>
          <w:bCs/>
          <w:color w:val="FF0000"/>
          <w:sz w:val="21"/>
          <w:szCs w:val="21"/>
          <w:u w:val="single"/>
        </w:rPr>
        <w:t>_</w:t>
      </w:r>
      <w:r w:rsidRPr="00822171">
        <w:rPr>
          <w:rFonts w:ascii="仿宋" w:hAnsi="仿宋"/>
          <w:bCs/>
          <w:color w:val="FF0000"/>
          <w:sz w:val="21"/>
          <w:szCs w:val="21"/>
          <w:u w:val="single"/>
        </w:rPr>
        <w:t>REQ</w:t>
      </w:r>
      <w:r w:rsidRPr="00822171">
        <w:rPr>
          <w:rFonts w:ascii="仿宋" w:hAnsi="仿宋" w:hint="eastAsia"/>
          <w:bCs/>
          <w:color w:val="FF0000"/>
          <w:sz w:val="21"/>
          <w:szCs w:val="21"/>
          <w:u w:val="single"/>
        </w:rPr>
        <w:t>报文在1个M</w:t>
      </w:r>
      <w:r w:rsidRPr="00822171">
        <w:rPr>
          <w:rFonts w:ascii="仿宋" w:hAnsi="仿宋"/>
          <w:bCs/>
          <w:color w:val="FF0000"/>
          <w:sz w:val="21"/>
          <w:szCs w:val="21"/>
          <w:u w:val="single"/>
        </w:rPr>
        <w:t>TU</w:t>
      </w:r>
      <w:r w:rsidRPr="00822171">
        <w:rPr>
          <w:rFonts w:ascii="仿宋" w:hAnsi="仿宋" w:hint="eastAsia"/>
          <w:bCs/>
          <w:color w:val="FF0000"/>
          <w:sz w:val="21"/>
          <w:szCs w:val="21"/>
          <w:u w:val="single"/>
        </w:rPr>
        <w:t>范围内</w:t>
      </w:r>
      <w:r>
        <w:rPr>
          <w:rFonts w:ascii="仿宋" w:hAnsi="仿宋" w:hint="eastAsia"/>
          <w:bCs/>
          <w:color w:val="FF0000"/>
          <w:sz w:val="21"/>
          <w:szCs w:val="21"/>
          <w:u w:val="single"/>
        </w:rPr>
        <w:t>。</w:t>
      </w:r>
    </w:p>
    <w:p w14:paraId="6C83D1EA" w14:textId="77777777" w:rsidR="007360E1" w:rsidRPr="00822171" w:rsidRDefault="007360E1" w:rsidP="00822171">
      <w:pPr>
        <w:pStyle w:val="ab"/>
        <w:ind w:left="420" w:firstLineChars="0" w:firstLine="0"/>
        <w:rPr>
          <w:rFonts w:ascii="仿宋" w:hAnsi="仿宋"/>
          <w:bCs/>
          <w:color w:val="FF0000"/>
          <w:sz w:val="21"/>
          <w:szCs w:val="21"/>
          <w:u w:val="single"/>
        </w:rPr>
      </w:pPr>
    </w:p>
    <w:p w14:paraId="1C659416" w14:textId="77777777" w:rsidR="00E94CDD" w:rsidRPr="00FF3F12" w:rsidRDefault="00E94CDD" w:rsidP="00EA7954">
      <w:pPr>
        <w:spacing w:beforeLines="50" w:before="156"/>
        <w:rPr>
          <w:rFonts w:ascii="仿宋" w:hAnsi="仿宋"/>
          <w:szCs w:val="21"/>
        </w:rPr>
      </w:pPr>
      <w:r w:rsidRPr="00FF3F12">
        <w:rPr>
          <w:rFonts w:ascii="仿宋" w:hAnsi="仿宋" w:cs="Times New Roman" w:hint="eastAsia"/>
          <w:szCs w:val="21"/>
        </w:rPr>
        <w:t>报文中包括多个分片</w:t>
      </w:r>
      <w:r w:rsidRPr="00FF3F12">
        <w:rPr>
          <w:rFonts w:ascii="仿宋" w:hAnsi="仿宋" w:cs="Times New Roman"/>
          <w:szCs w:val="21"/>
        </w:rPr>
        <w:t>offset和分片length字段；字段的数量由请求分片数量决定。</w:t>
      </w:r>
    </w:p>
    <w:p w14:paraId="7FEED440" w14:textId="006284A2" w:rsidR="00E94CDD" w:rsidRPr="00FF3F12" w:rsidRDefault="00E94CDD" w:rsidP="00E94CDD">
      <w:pPr>
        <w:pStyle w:val="ab"/>
        <w:numPr>
          <w:ilvl w:val="0"/>
          <w:numId w:val="22"/>
        </w:numPr>
        <w:ind w:firstLineChars="0"/>
        <w:rPr>
          <w:rFonts w:ascii="仿宋" w:hAnsi="仿宋"/>
          <w:b/>
          <w:bCs/>
          <w:sz w:val="21"/>
          <w:szCs w:val="21"/>
        </w:rPr>
      </w:pPr>
      <w:r w:rsidRPr="00FF3F12">
        <w:rPr>
          <w:rFonts w:ascii="仿宋" w:hAnsi="仿宋" w:cs="Times New Roman" w:hint="eastAsia"/>
          <w:b/>
          <w:sz w:val="21"/>
          <w:szCs w:val="21"/>
        </w:rPr>
        <w:t>分片</w:t>
      </w:r>
      <w:r w:rsidRPr="00FF3F12">
        <w:rPr>
          <w:rFonts w:ascii="仿宋" w:hAnsi="仿宋" w:cs="Times New Roman"/>
          <w:b/>
          <w:sz w:val="21"/>
          <w:szCs w:val="21"/>
        </w:rPr>
        <w:t>Offset：</w:t>
      </w:r>
      <w:r w:rsidR="00EB6C82">
        <w:rPr>
          <w:rFonts w:ascii="仿宋" w:hAnsi="仿宋" w:cs="Times New Roman" w:hint="eastAsia"/>
          <w:sz w:val="21"/>
          <w:szCs w:val="21"/>
        </w:rPr>
        <w:t>3</w:t>
      </w:r>
      <w:r w:rsidR="00EB6C82">
        <w:rPr>
          <w:rFonts w:ascii="仿宋" w:hAnsi="仿宋" w:cs="Times New Roman"/>
          <w:sz w:val="21"/>
          <w:szCs w:val="21"/>
        </w:rPr>
        <w:t>2</w:t>
      </w:r>
      <w:r w:rsidR="00EB6C82">
        <w:rPr>
          <w:rFonts w:ascii="仿宋" w:hAnsi="仿宋" w:cs="Times New Roman" w:hint="eastAsia"/>
          <w:sz w:val="21"/>
          <w:szCs w:val="21"/>
        </w:rPr>
        <w:t>bits</w:t>
      </w:r>
      <w:r w:rsidRPr="00FF3F12">
        <w:rPr>
          <w:rFonts w:ascii="仿宋" w:hAnsi="仿宋" w:cs="Times New Roman" w:hint="eastAsia"/>
          <w:sz w:val="21"/>
          <w:szCs w:val="21"/>
        </w:rPr>
        <w:t>，表示数据分片在数据块的开始位置。</w:t>
      </w:r>
    </w:p>
    <w:p w14:paraId="3C62D379" w14:textId="77777777" w:rsidR="00822171" w:rsidRPr="00822171" w:rsidRDefault="00E94CDD" w:rsidP="00822171">
      <w:pPr>
        <w:pStyle w:val="ab"/>
        <w:numPr>
          <w:ilvl w:val="0"/>
          <w:numId w:val="22"/>
        </w:numPr>
        <w:ind w:firstLineChars="0"/>
        <w:rPr>
          <w:rFonts w:ascii="仿宋" w:hAnsi="仿宋"/>
          <w:b/>
          <w:bCs/>
          <w:sz w:val="21"/>
          <w:szCs w:val="21"/>
        </w:rPr>
      </w:pPr>
      <w:r w:rsidRPr="00FF3F12">
        <w:rPr>
          <w:rFonts w:ascii="仿宋" w:hAnsi="仿宋" w:cs="Times New Roman" w:hint="eastAsia"/>
          <w:b/>
          <w:sz w:val="21"/>
          <w:szCs w:val="21"/>
        </w:rPr>
        <w:t>分片</w:t>
      </w:r>
      <w:r w:rsidRPr="00FF3F12">
        <w:rPr>
          <w:rFonts w:ascii="仿宋" w:hAnsi="仿宋"/>
          <w:b/>
          <w:sz w:val="21"/>
          <w:szCs w:val="21"/>
        </w:rPr>
        <w:t>Length</w:t>
      </w:r>
      <w:r w:rsidRPr="00FF3F12">
        <w:rPr>
          <w:rFonts w:ascii="仿宋" w:hAnsi="仿宋" w:hint="eastAsia"/>
          <w:b/>
          <w:sz w:val="21"/>
          <w:szCs w:val="21"/>
        </w:rPr>
        <w:t>：</w:t>
      </w:r>
      <w:r w:rsidR="00EB6C82">
        <w:rPr>
          <w:rFonts w:ascii="仿宋" w:hAnsi="仿宋" w:cs="Times New Roman" w:hint="eastAsia"/>
          <w:sz w:val="21"/>
          <w:szCs w:val="21"/>
        </w:rPr>
        <w:t>3</w:t>
      </w:r>
      <w:r w:rsidR="00EB6C82">
        <w:rPr>
          <w:rFonts w:ascii="仿宋" w:hAnsi="仿宋" w:cs="Times New Roman"/>
          <w:sz w:val="21"/>
          <w:szCs w:val="21"/>
        </w:rPr>
        <w:t>2</w:t>
      </w:r>
      <w:r w:rsidR="00EB6C82">
        <w:rPr>
          <w:rFonts w:ascii="仿宋" w:hAnsi="仿宋" w:cs="Times New Roman" w:hint="eastAsia"/>
          <w:sz w:val="21"/>
          <w:szCs w:val="21"/>
        </w:rPr>
        <w:t>bits</w:t>
      </w:r>
      <w:r w:rsidRPr="00FF3F12">
        <w:rPr>
          <w:rFonts w:ascii="仿宋" w:hAnsi="仿宋" w:cs="Times New Roman" w:hint="eastAsia"/>
          <w:sz w:val="21"/>
          <w:szCs w:val="21"/>
        </w:rPr>
        <w:t>，表示数据块分片的长度。</w:t>
      </w:r>
    </w:p>
    <w:p w14:paraId="268A93AF" w14:textId="3E6ED15E" w:rsidR="00703FE4" w:rsidRPr="00822171" w:rsidRDefault="00E94CDD" w:rsidP="00822171">
      <w:pPr>
        <w:pStyle w:val="ab"/>
        <w:ind w:left="420" w:firstLineChars="0" w:firstLine="0"/>
        <w:rPr>
          <w:rFonts w:ascii="仿宋" w:hAnsi="仿宋"/>
          <w:b/>
          <w:bCs/>
          <w:sz w:val="21"/>
          <w:szCs w:val="21"/>
        </w:rPr>
      </w:pPr>
      <w:r w:rsidRPr="00822171">
        <w:rPr>
          <w:rFonts w:ascii="仿宋" w:hAnsi="仿宋" w:hint="eastAsia"/>
          <w:b/>
          <w:bCs/>
          <w:color w:val="FF0000"/>
          <w:sz w:val="21"/>
          <w:szCs w:val="21"/>
          <w:u w:val="single"/>
        </w:rPr>
        <w:t>备注：</w:t>
      </w:r>
      <w:r w:rsidRPr="00822171">
        <w:rPr>
          <w:rFonts w:ascii="仿宋" w:hAnsi="仿宋" w:hint="eastAsia"/>
          <w:bCs/>
          <w:color w:val="FF0000"/>
          <w:sz w:val="21"/>
          <w:szCs w:val="21"/>
          <w:u w:val="single"/>
        </w:rPr>
        <w:t>第一个数据块分片请求报文，请求分片数量字段置为</w:t>
      </w:r>
      <w:r w:rsidRPr="00822171">
        <w:rPr>
          <w:rFonts w:ascii="仿宋" w:hAnsi="仿宋"/>
          <w:bCs/>
          <w:color w:val="FF0000"/>
          <w:sz w:val="21"/>
          <w:szCs w:val="21"/>
          <w:u w:val="single"/>
        </w:rPr>
        <w:t>1，分片offset=0</w:t>
      </w:r>
      <w:r w:rsidRPr="00822171">
        <w:rPr>
          <w:rFonts w:ascii="仿宋" w:hAnsi="仿宋" w:hint="eastAsia"/>
          <w:bCs/>
          <w:color w:val="FF0000"/>
          <w:sz w:val="21"/>
          <w:szCs w:val="21"/>
          <w:u w:val="single"/>
        </w:rPr>
        <w:t>，分片</w:t>
      </w:r>
      <w:r w:rsidRPr="00822171">
        <w:rPr>
          <w:rFonts w:ascii="仿宋" w:hAnsi="仿宋"/>
          <w:bCs/>
          <w:color w:val="FF0000"/>
          <w:sz w:val="21"/>
          <w:szCs w:val="21"/>
          <w:u w:val="single"/>
        </w:rPr>
        <w:t>length为经验值，取值时需保障数据块分片响应报文小于1个MTU</w:t>
      </w:r>
      <w:r w:rsidRPr="00822171">
        <w:rPr>
          <w:rFonts w:ascii="仿宋" w:hAnsi="仿宋" w:hint="eastAsia"/>
          <w:bCs/>
          <w:color w:val="FF0000"/>
          <w:sz w:val="21"/>
          <w:szCs w:val="21"/>
          <w:u w:val="single"/>
        </w:rPr>
        <w:t>。</w:t>
      </w:r>
    </w:p>
    <w:p w14:paraId="0C931E1A" w14:textId="7DDD6BA8" w:rsidR="00E94CDD" w:rsidRPr="00FF3F12" w:rsidRDefault="00E94CDD" w:rsidP="00944DB5">
      <w:pPr>
        <w:pStyle w:val="4"/>
        <w:numPr>
          <w:ilvl w:val="0"/>
          <w:numId w:val="73"/>
        </w:numPr>
        <w:rPr>
          <w:rFonts w:ascii="仿宋" w:eastAsia="仿宋" w:hAnsi="仿宋"/>
          <w:sz w:val="21"/>
        </w:rPr>
      </w:pPr>
      <w:r w:rsidRPr="00FF3F12">
        <w:rPr>
          <w:rFonts w:ascii="仿宋" w:eastAsia="仿宋" w:hAnsi="仿宋" w:hint="eastAsia"/>
          <w:sz w:val="21"/>
          <w:szCs w:val="21"/>
        </w:rPr>
        <w:t>无数据块分片响应（</w:t>
      </w:r>
      <w:r w:rsidR="008351B1" w:rsidRPr="00FF3F12">
        <w:rPr>
          <w:rFonts w:ascii="仿宋" w:hAnsi="仿宋"/>
          <w:sz w:val="21"/>
          <w:szCs w:val="21"/>
        </w:rPr>
        <w:t>DP_</w:t>
      </w:r>
      <w:r w:rsidR="008351B1">
        <w:rPr>
          <w:rFonts w:ascii="仿宋" w:hAnsi="仿宋"/>
          <w:sz w:val="21"/>
          <w:szCs w:val="21"/>
        </w:rPr>
        <w:t>PULL</w:t>
      </w:r>
      <w:r w:rsidR="008351B1">
        <w:rPr>
          <w:rFonts w:ascii="仿宋" w:hAnsi="仿宋" w:hint="eastAsia"/>
          <w:sz w:val="21"/>
          <w:szCs w:val="21"/>
        </w:rPr>
        <w:t>_</w:t>
      </w:r>
      <w:r w:rsidR="008351B1" w:rsidRPr="00FF3F12">
        <w:rPr>
          <w:rFonts w:ascii="仿宋" w:hAnsi="仿宋"/>
          <w:sz w:val="21"/>
          <w:szCs w:val="21"/>
        </w:rPr>
        <w:t>NACK</w:t>
      </w:r>
      <w:r w:rsidRPr="00FF3F12">
        <w:rPr>
          <w:rFonts w:ascii="仿宋" w:eastAsia="仿宋" w:hAnsi="仿宋" w:hint="eastAsia"/>
          <w:sz w:val="21"/>
          <w:szCs w:val="21"/>
        </w:rPr>
        <w:t>）</w:t>
      </w:r>
    </w:p>
    <w:p w14:paraId="6B04C67F" w14:textId="1023EEEF" w:rsidR="00AE5C72" w:rsidRPr="00944DB5" w:rsidRDefault="00E94CDD" w:rsidP="00944DB5">
      <w:pPr>
        <w:pStyle w:val="ac"/>
        <w:ind w:firstLineChars="200" w:firstLine="400"/>
        <w:jc w:val="left"/>
        <w:rPr>
          <w:rFonts w:ascii="仿宋" w:hAnsi="仿宋"/>
        </w:rPr>
      </w:pPr>
      <w:r w:rsidRPr="00944DB5">
        <w:rPr>
          <w:rFonts w:ascii="仿宋" w:eastAsia="仿宋" w:hAnsi="仿宋" w:cs="Times New Roman" w:hint="eastAsia"/>
          <w:szCs w:val="21"/>
        </w:rPr>
        <w:t>无数据块分片响应（</w:t>
      </w:r>
      <w:r w:rsidR="008351B1" w:rsidRPr="00FF3F12">
        <w:rPr>
          <w:rFonts w:ascii="仿宋" w:hAnsi="仿宋"/>
          <w:sz w:val="21"/>
          <w:szCs w:val="21"/>
        </w:rPr>
        <w:t>DP_</w:t>
      </w:r>
      <w:r w:rsidR="008351B1">
        <w:rPr>
          <w:rFonts w:ascii="仿宋" w:hAnsi="仿宋"/>
          <w:sz w:val="21"/>
          <w:szCs w:val="21"/>
        </w:rPr>
        <w:t>PULL</w:t>
      </w:r>
      <w:r w:rsidR="008351B1">
        <w:rPr>
          <w:rFonts w:ascii="仿宋" w:hAnsi="仿宋" w:hint="eastAsia"/>
          <w:sz w:val="21"/>
          <w:szCs w:val="21"/>
        </w:rPr>
        <w:t>_</w:t>
      </w:r>
      <w:r w:rsidR="008351B1" w:rsidRPr="00FF3F12">
        <w:rPr>
          <w:rFonts w:ascii="仿宋" w:hAnsi="仿宋"/>
          <w:sz w:val="21"/>
          <w:szCs w:val="21"/>
        </w:rPr>
        <w:t>NACK</w:t>
      </w:r>
      <w:r w:rsidRPr="00944DB5">
        <w:rPr>
          <w:rFonts w:ascii="仿宋" w:eastAsia="仿宋" w:hAnsi="仿宋" w:cs="Times New Roman"/>
          <w:szCs w:val="21"/>
        </w:rPr>
        <w:t>）报文</w:t>
      </w:r>
      <w:r w:rsidRPr="00944DB5">
        <w:rPr>
          <w:rFonts w:ascii="仿宋" w:eastAsia="仿宋" w:hAnsi="仿宋" w:cs="Times New Roman" w:hint="eastAsia"/>
          <w:color w:val="121212"/>
          <w:szCs w:val="21"/>
        </w:rPr>
        <w:t>用于发送端通知数据请求端</w:t>
      </w:r>
      <w:r w:rsidR="00AE5C72" w:rsidRPr="00944DB5">
        <w:rPr>
          <w:rFonts w:ascii="仿宋" w:eastAsia="仿宋" w:hAnsi="仿宋" w:cs="Times New Roman" w:hint="eastAsia"/>
          <w:color w:val="121212"/>
          <w:szCs w:val="21"/>
        </w:rPr>
        <w:t>（接收端）本地</w:t>
      </w:r>
      <w:r w:rsidRPr="00944DB5">
        <w:rPr>
          <w:rFonts w:ascii="仿宋" w:eastAsia="仿宋" w:hAnsi="仿宋" w:cs="Times New Roman" w:hint="eastAsia"/>
          <w:color w:val="121212"/>
          <w:szCs w:val="21"/>
        </w:rPr>
        <w:t>无</w:t>
      </w:r>
      <w:r w:rsidR="00AE5C72" w:rsidRPr="00944DB5">
        <w:rPr>
          <w:rFonts w:ascii="仿宋" w:eastAsia="仿宋" w:hAnsi="仿宋" w:cs="Times New Roman" w:hint="eastAsia"/>
          <w:color w:val="121212"/>
          <w:szCs w:val="21"/>
        </w:rPr>
        <w:t>请求的</w:t>
      </w:r>
      <w:r w:rsidRPr="00944DB5">
        <w:rPr>
          <w:rFonts w:ascii="仿宋" w:eastAsia="仿宋" w:hAnsi="仿宋" w:cs="Times New Roman" w:hint="eastAsia"/>
          <w:color w:val="121212"/>
          <w:szCs w:val="21"/>
        </w:rPr>
        <w:t>数据块分片，支持同时通知多个分片</w:t>
      </w:r>
      <w:r w:rsidR="00253F87" w:rsidRPr="00944DB5">
        <w:rPr>
          <w:rFonts w:ascii="仿宋" w:eastAsia="仿宋" w:hAnsi="仿宋" w:cs="Times New Roman" w:hint="eastAsia"/>
          <w:color w:val="121212"/>
          <w:szCs w:val="21"/>
        </w:rPr>
        <w:t>；</w:t>
      </w:r>
      <w:r w:rsidR="00253F87" w:rsidRPr="00944DB5">
        <w:rPr>
          <w:rFonts w:ascii="仿宋" w:eastAsia="仿宋" w:hAnsi="仿宋"/>
          <w:szCs w:val="21"/>
        </w:rPr>
        <w:t>DP_</w:t>
      </w:r>
      <w:r w:rsidR="00253F87" w:rsidRPr="00944DB5">
        <w:rPr>
          <w:rFonts w:ascii="仿宋" w:eastAsia="仿宋" w:hAnsi="仿宋" w:cs="Times New Roman"/>
          <w:color w:val="121212"/>
          <w:szCs w:val="21"/>
        </w:rPr>
        <w:t>NACK</w:t>
      </w:r>
      <w:r w:rsidR="00253F87" w:rsidRPr="00944DB5">
        <w:rPr>
          <w:rFonts w:ascii="仿宋" w:eastAsia="仿宋" w:hAnsi="仿宋" w:cs="Times New Roman" w:hint="eastAsia"/>
          <w:color w:val="121212"/>
          <w:szCs w:val="21"/>
        </w:rPr>
        <w:t>报文为</w:t>
      </w:r>
      <w:r w:rsidR="00253F87" w:rsidRPr="00944DB5">
        <w:rPr>
          <w:rFonts w:ascii="仿宋" w:eastAsia="仿宋" w:hAnsi="仿宋" w:cs="Times New Roman"/>
          <w:color w:val="121212"/>
          <w:szCs w:val="21"/>
        </w:rPr>
        <w:t>SEADP</w:t>
      </w:r>
      <w:r w:rsidR="00253F87" w:rsidRPr="00944DB5">
        <w:rPr>
          <w:rFonts w:ascii="仿宋" w:eastAsia="仿宋" w:hAnsi="仿宋" w:cs="Times New Roman" w:hint="eastAsia"/>
          <w:color w:val="121212"/>
          <w:szCs w:val="21"/>
        </w:rPr>
        <w:t>消息报文，不使用网络增强传输和</w:t>
      </w:r>
      <w:r w:rsidR="00253F87" w:rsidRPr="00944DB5">
        <w:rPr>
          <w:rFonts w:ascii="仿宋" w:eastAsia="仿宋" w:hAnsi="仿宋" w:cs="Times New Roman"/>
          <w:color w:val="121212"/>
          <w:szCs w:val="21"/>
        </w:rPr>
        <w:t>即刻重寻址相关机制</w:t>
      </w:r>
      <w:r w:rsidR="00253F87" w:rsidRPr="00944DB5">
        <w:rPr>
          <w:rFonts w:ascii="仿宋" w:eastAsia="仿宋" w:hAnsi="仿宋" w:cs="Times New Roman" w:hint="eastAsia"/>
          <w:color w:val="121212"/>
          <w:szCs w:val="21"/>
        </w:rPr>
        <w:t>，</w:t>
      </w:r>
      <w:r w:rsidRPr="00944DB5">
        <w:rPr>
          <w:rFonts w:ascii="仿宋" w:eastAsia="仿宋" w:hAnsi="仿宋" w:cs="Times New Roman" w:hint="eastAsia"/>
          <w:szCs w:val="21"/>
        </w:rPr>
        <w:t>格式如下：</w:t>
      </w:r>
    </w:p>
    <w:p w14:paraId="355C0049" w14:textId="63E9DE52" w:rsidR="008351B1" w:rsidRPr="008351B1" w:rsidRDefault="007D5F77" w:rsidP="008351B1">
      <w:r>
        <w:object w:dxaOrig="9281" w:dyaOrig="641" w14:anchorId="2583B8E7">
          <v:shape id="_x0000_i1047" type="#_x0000_t75" style="width:416pt;height:29.5pt" o:ole="">
            <v:imagedata r:id="rId52" o:title=""/>
          </v:shape>
          <o:OLEObject Type="Embed" ProgID="Visio.Drawing.15" ShapeID="_x0000_i1047" DrawAspect="Content" ObjectID="_1745846790" r:id="rId53"/>
        </w:object>
      </w:r>
    </w:p>
    <w:p w14:paraId="6EDC339D" w14:textId="23BA75E5" w:rsidR="00E94CDD" w:rsidRPr="00FF3F12" w:rsidRDefault="00E94CDD" w:rsidP="00E94CDD">
      <w:pPr>
        <w:pStyle w:val="ac"/>
        <w:jc w:val="center"/>
        <w:rPr>
          <w:rFonts w:ascii="仿宋" w:eastAsia="仿宋" w:hAnsi="仿宋" w:cs="Times New Roman"/>
          <w:sz w:val="21"/>
          <w:szCs w:val="21"/>
        </w:rPr>
      </w:pPr>
      <w:r w:rsidRPr="00FF3F12">
        <w:rPr>
          <w:rFonts w:ascii="仿宋" w:eastAsia="仿宋" w:hAnsi="仿宋" w:cs="Times New Roman" w:hint="eastAsia"/>
          <w:sz w:val="21"/>
          <w:szCs w:val="21"/>
        </w:rPr>
        <w:t>图</w:t>
      </w:r>
      <w:r w:rsidRPr="00FF3F12">
        <w:rPr>
          <w:rFonts w:ascii="仿宋" w:eastAsia="仿宋" w:hAnsi="仿宋" w:cs="Times New Roman"/>
          <w:sz w:val="21"/>
          <w:szCs w:val="21"/>
        </w:rPr>
        <w:t xml:space="preserve"> </w:t>
      </w:r>
      <w:r w:rsidRPr="006F72A9">
        <w:rPr>
          <w:rFonts w:ascii="仿宋" w:eastAsia="仿宋" w:hAnsi="仿宋" w:cs="Times New Roman"/>
          <w:sz w:val="21"/>
          <w:szCs w:val="21"/>
        </w:rPr>
        <w:fldChar w:fldCharType="begin"/>
      </w:r>
      <w:r w:rsidRPr="00FF3F12">
        <w:rPr>
          <w:rFonts w:ascii="仿宋" w:eastAsia="仿宋" w:hAnsi="仿宋" w:cs="Times New Roman"/>
          <w:sz w:val="21"/>
          <w:szCs w:val="21"/>
        </w:rPr>
        <w:instrText xml:space="preserve"> SEQ </w:instrText>
      </w:r>
      <w:r w:rsidRPr="00FF3F12">
        <w:rPr>
          <w:rFonts w:ascii="仿宋" w:eastAsia="仿宋" w:hAnsi="仿宋" w:cs="Times New Roman" w:hint="eastAsia"/>
          <w:sz w:val="21"/>
          <w:szCs w:val="21"/>
        </w:rPr>
        <w:instrText>图</w:instrText>
      </w:r>
      <w:r w:rsidRPr="00FF3F12">
        <w:rPr>
          <w:rFonts w:ascii="仿宋" w:eastAsia="仿宋" w:hAnsi="仿宋" w:cs="Times New Roman"/>
          <w:sz w:val="21"/>
          <w:szCs w:val="21"/>
        </w:rPr>
        <w:instrText xml:space="preserve"> \* ARABIC </w:instrText>
      </w:r>
      <w:r w:rsidRPr="006F72A9">
        <w:rPr>
          <w:rFonts w:ascii="仿宋" w:eastAsia="仿宋" w:hAnsi="仿宋" w:cs="Times New Roman"/>
          <w:sz w:val="21"/>
          <w:szCs w:val="21"/>
        </w:rPr>
        <w:fldChar w:fldCharType="separate"/>
      </w:r>
      <w:r w:rsidR="0079115A">
        <w:rPr>
          <w:rFonts w:ascii="仿宋" w:eastAsia="仿宋" w:hAnsi="仿宋" w:cs="Times New Roman"/>
          <w:noProof/>
          <w:sz w:val="21"/>
          <w:szCs w:val="21"/>
        </w:rPr>
        <w:t>13</w:t>
      </w:r>
      <w:r w:rsidRPr="006F72A9">
        <w:rPr>
          <w:rFonts w:ascii="仿宋" w:eastAsia="仿宋" w:hAnsi="仿宋" w:cs="Times New Roman"/>
          <w:sz w:val="21"/>
          <w:szCs w:val="21"/>
        </w:rPr>
        <w:fldChar w:fldCharType="end"/>
      </w:r>
      <w:r w:rsidRPr="00FF3F12">
        <w:rPr>
          <w:rFonts w:ascii="仿宋" w:eastAsia="仿宋" w:hAnsi="仿宋" w:cs="Times New Roman"/>
          <w:sz w:val="21"/>
          <w:szCs w:val="21"/>
        </w:rPr>
        <w:t xml:space="preserve">  </w:t>
      </w:r>
      <w:r w:rsidR="008351B1" w:rsidRPr="00FF3F12">
        <w:rPr>
          <w:rFonts w:ascii="仿宋" w:hAnsi="仿宋"/>
          <w:sz w:val="21"/>
          <w:szCs w:val="21"/>
        </w:rPr>
        <w:t>DP_</w:t>
      </w:r>
      <w:r w:rsidR="008351B1">
        <w:rPr>
          <w:rFonts w:ascii="仿宋" w:hAnsi="仿宋"/>
          <w:sz w:val="21"/>
          <w:szCs w:val="21"/>
        </w:rPr>
        <w:t>PULL</w:t>
      </w:r>
      <w:r w:rsidR="008351B1">
        <w:rPr>
          <w:rFonts w:ascii="仿宋" w:hAnsi="仿宋" w:hint="eastAsia"/>
          <w:sz w:val="21"/>
          <w:szCs w:val="21"/>
        </w:rPr>
        <w:t>_</w:t>
      </w:r>
      <w:r w:rsidR="008351B1" w:rsidRPr="00FF3F12">
        <w:rPr>
          <w:rFonts w:ascii="仿宋" w:hAnsi="仿宋"/>
          <w:sz w:val="21"/>
          <w:szCs w:val="21"/>
        </w:rPr>
        <w:t>NACK</w:t>
      </w:r>
      <w:r w:rsidRPr="00FF3F12" w:rsidDel="00DD5DF7">
        <w:rPr>
          <w:rFonts w:ascii="仿宋" w:eastAsia="仿宋" w:hAnsi="仿宋" w:cs="Times New Roman"/>
          <w:sz w:val="21"/>
          <w:szCs w:val="21"/>
        </w:rPr>
        <w:t xml:space="preserve"> </w:t>
      </w:r>
      <w:r w:rsidRPr="00FF3F12">
        <w:rPr>
          <w:rFonts w:ascii="仿宋" w:eastAsia="仿宋" w:hAnsi="仿宋" w:cs="Times New Roman" w:hint="eastAsia"/>
          <w:sz w:val="21"/>
          <w:szCs w:val="21"/>
        </w:rPr>
        <w:t>报文格式</w:t>
      </w:r>
    </w:p>
    <w:p w14:paraId="10B51356" w14:textId="77777777" w:rsidR="00E94CDD" w:rsidRPr="00FF3F12" w:rsidRDefault="00E94CDD" w:rsidP="00E94CDD">
      <w:pPr>
        <w:rPr>
          <w:rFonts w:ascii="仿宋" w:hAnsi="仿宋"/>
          <w:szCs w:val="21"/>
        </w:rPr>
      </w:pPr>
    </w:p>
    <w:p w14:paraId="3AB9C434" w14:textId="2A3EA1F6" w:rsidR="00E94CDD" w:rsidRPr="00FF3F12" w:rsidRDefault="00EB6C82" w:rsidP="00E94CDD">
      <w:pPr>
        <w:pStyle w:val="ab"/>
        <w:numPr>
          <w:ilvl w:val="0"/>
          <w:numId w:val="22"/>
        </w:numPr>
        <w:ind w:firstLineChars="0"/>
        <w:rPr>
          <w:rFonts w:ascii="仿宋" w:hAnsi="仿宋"/>
          <w:sz w:val="21"/>
          <w:szCs w:val="21"/>
        </w:rPr>
      </w:pPr>
      <w:r>
        <w:rPr>
          <w:rFonts w:ascii="仿宋" w:hAnsi="仿宋" w:hint="eastAsia"/>
          <w:b/>
          <w:sz w:val="21"/>
          <w:szCs w:val="21"/>
        </w:rPr>
        <w:t>无数据</w:t>
      </w:r>
      <w:r w:rsidR="00E94CDD" w:rsidRPr="00FF3F12">
        <w:rPr>
          <w:rFonts w:ascii="仿宋" w:hAnsi="仿宋" w:hint="eastAsia"/>
          <w:b/>
          <w:sz w:val="21"/>
          <w:szCs w:val="21"/>
        </w:rPr>
        <w:t>分片数量：</w:t>
      </w:r>
      <w:r w:rsidR="00E94CDD" w:rsidRPr="00FF3F12">
        <w:rPr>
          <w:rFonts w:ascii="仿宋" w:hAnsi="仿宋"/>
          <w:sz w:val="21"/>
          <w:szCs w:val="21"/>
        </w:rPr>
        <w:t>8bits</w:t>
      </w:r>
      <w:r w:rsidR="00E94CDD" w:rsidRPr="00FF3F12">
        <w:rPr>
          <w:rFonts w:ascii="仿宋" w:hAnsi="仿宋" w:hint="eastAsia"/>
          <w:sz w:val="21"/>
          <w:szCs w:val="21"/>
        </w:rPr>
        <w:t>，用于标识报文中包括</w:t>
      </w:r>
      <w:r w:rsidR="00E94CDD" w:rsidRPr="00FF3F12">
        <w:rPr>
          <w:rFonts w:ascii="仿宋" w:hAnsi="仿宋"/>
          <w:sz w:val="21"/>
          <w:szCs w:val="21"/>
        </w:rPr>
        <w:t>NACK</w:t>
      </w:r>
      <w:r w:rsidR="00E94CDD" w:rsidRPr="00FF3F12">
        <w:rPr>
          <w:rFonts w:ascii="仿宋" w:hAnsi="仿宋" w:hint="eastAsia"/>
          <w:sz w:val="21"/>
          <w:szCs w:val="21"/>
        </w:rPr>
        <w:t>数据块分片数量，最多支持</w:t>
      </w:r>
      <w:r w:rsidR="00E94CDD" w:rsidRPr="00FF3F12">
        <w:rPr>
          <w:rFonts w:ascii="仿宋" w:hAnsi="仿宋"/>
          <w:sz w:val="21"/>
          <w:szCs w:val="21"/>
        </w:rPr>
        <w:t>256</w:t>
      </w:r>
      <w:r w:rsidR="00E94CDD" w:rsidRPr="00FF3F12">
        <w:rPr>
          <w:rFonts w:ascii="仿宋" w:hAnsi="仿宋" w:hint="eastAsia"/>
          <w:sz w:val="21"/>
          <w:szCs w:val="21"/>
        </w:rPr>
        <w:t>个。</w:t>
      </w:r>
    </w:p>
    <w:p w14:paraId="03133D49" w14:textId="17B2EDD4" w:rsidR="00A90D3F" w:rsidRDefault="00660413" w:rsidP="00A90D3F">
      <w:pPr>
        <w:pStyle w:val="ab"/>
        <w:ind w:left="420" w:firstLineChars="0" w:firstLine="0"/>
        <w:rPr>
          <w:rFonts w:ascii="仿宋" w:hAnsi="仿宋"/>
          <w:color w:val="FF0000"/>
          <w:sz w:val="21"/>
          <w:szCs w:val="21"/>
          <w:u w:val="single"/>
        </w:rPr>
      </w:pPr>
      <w:r w:rsidRPr="00944DB5">
        <w:rPr>
          <w:rFonts w:ascii="仿宋" w:hAnsi="仿宋" w:hint="eastAsia"/>
          <w:bCs/>
          <w:color w:val="FF0000"/>
          <w:sz w:val="21"/>
          <w:szCs w:val="21"/>
          <w:u w:val="single"/>
        </w:rPr>
        <w:t>备注</w:t>
      </w:r>
      <w:r w:rsidR="00A90D3F" w:rsidRPr="00944DB5">
        <w:rPr>
          <w:rFonts w:ascii="仿宋" w:hAnsi="仿宋" w:hint="eastAsia"/>
          <w:bCs/>
          <w:color w:val="FF0000"/>
          <w:sz w:val="21"/>
          <w:szCs w:val="21"/>
          <w:u w:val="single"/>
        </w:rPr>
        <w:t>：</w:t>
      </w:r>
      <w:r w:rsidR="00822171">
        <w:rPr>
          <w:rFonts w:ascii="仿宋" w:hAnsi="仿宋" w:hint="eastAsia"/>
          <w:bCs/>
          <w:color w:val="FF0000"/>
          <w:sz w:val="21"/>
          <w:szCs w:val="21"/>
          <w:u w:val="single"/>
        </w:rPr>
        <w:t>1）</w:t>
      </w:r>
      <w:r w:rsidR="00A90D3F" w:rsidRPr="00944DB5">
        <w:rPr>
          <w:rFonts w:ascii="仿宋" w:hAnsi="仿宋" w:hint="eastAsia"/>
          <w:bCs/>
          <w:color w:val="FF0000"/>
          <w:sz w:val="21"/>
          <w:szCs w:val="21"/>
          <w:u w:val="single"/>
        </w:rPr>
        <w:t>当</w:t>
      </w:r>
      <w:r w:rsidR="00A90D3F" w:rsidRPr="00944DB5">
        <w:rPr>
          <w:rFonts w:ascii="仿宋" w:hAnsi="仿宋"/>
          <w:color w:val="FF0000"/>
          <w:sz w:val="21"/>
          <w:szCs w:val="21"/>
          <w:u w:val="single"/>
        </w:rPr>
        <w:t>NACK</w:t>
      </w:r>
      <w:r w:rsidR="00A90D3F" w:rsidRPr="00944DB5">
        <w:rPr>
          <w:rFonts w:ascii="仿宋" w:hAnsi="仿宋" w:hint="eastAsia"/>
          <w:color w:val="FF0000"/>
          <w:sz w:val="21"/>
          <w:szCs w:val="21"/>
          <w:u w:val="single"/>
        </w:rPr>
        <w:t>分片数量</w:t>
      </w:r>
      <w:r w:rsidR="00A90D3F" w:rsidRPr="00944DB5">
        <w:rPr>
          <w:rFonts w:ascii="仿宋" w:hAnsi="仿宋"/>
          <w:color w:val="FF0000"/>
          <w:sz w:val="21"/>
          <w:szCs w:val="21"/>
          <w:u w:val="single"/>
        </w:rPr>
        <w:t>=0x0</w:t>
      </w:r>
      <w:r w:rsidR="00A90D3F" w:rsidRPr="00944DB5">
        <w:rPr>
          <w:rFonts w:ascii="仿宋" w:hAnsi="仿宋" w:hint="eastAsia"/>
          <w:color w:val="FF0000"/>
          <w:sz w:val="21"/>
          <w:szCs w:val="21"/>
          <w:u w:val="single"/>
        </w:rPr>
        <w:t>时，表示</w:t>
      </w:r>
      <w:r w:rsidR="00EB6C82">
        <w:rPr>
          <w:rFonts w:ascii="仿宋" w:hAnsi="仿宋" w:hint="eastAsia"/>
          <w:color w:val="FF0000"/>
          <w:sz w:val="21"/>
          <w:szCs w:val="21"/>
          <w:u w:val="single"/>
        </w:rPr>
        <w:t>没有整个</w:t>
      </w:r>
      <w:r w:rsidR="00A90D3F" w:rsidRPr="00944DB5">
        <w:rPr>
          <w:rFonts w:ascii="仿宋" w:hAnsi="仿宋" w:hint="eastAsia"/>
          <w:color w:val="FF0000"/>
          <w:sz w:val="21"/>
          <w:szCs w:val="21"/>
          <w:u w:val="single"/>
        </w:rPr>
        <w:t>数据块。</w:t>
      </w:r>
    </w:p>
    <w:p w14:paraId="4049AC63" w14:textId="1818F4C6" w:rsidR="00822171" w:rsidRDefault="00822171" w:rsidP="00822171">
      <w:pPr>
        <w:pStyle w:val="ab"/>
        <w:ind w:left="420" w:firstLineChars="300" w:firstLine="630"/>
        <w:rPr>
          <w:rFonts w:ascii="仿宋" w:hAnsi="仿宋"/>
          <w:bCs/>
          <w:color w:val="FF0000"/>
          <w:sz w:val="21"/>
          <w:szCs w:val="21"/>
          <w:u w:val="single"/>
        </w:rPr>
      </w:pPr>
      <w:r>
        <w:rPr>
          <w:rFonts w:ascii="仿宋" w:hAnsi="仿宋"/>
          <w:bCs/>
          <w:color w:val="FF0000"/>
          <w:sz w:val="21"/>
          <w:szCs w:val="21"/>
          <w:u w:val="single"/>
        </w:rPr>
        <w:t>2</w:t>
      </w:r>
      <w:r>
        <w:rPr>
          <w:rFonts w:ascii="仿宋" w:hAnsi="仿宋" w:hint="eastAsia"/>
          <w:bCs/>
          <w:color w:val="FF0000"/>
          <w:sz w:val="21"/>
          <w:szCs w:val="21"/>
          <w:u w:val="single"/>
        </w:rPr>
        <w:t>）</w:t>
      </w:r>
      <w:r w:rsidRPr="00822171">
        <w:rPr>
          <w:rFonts w:ascii="仿宋" w:hAnsi="仿宋" w:hint="eastAsia"/>
          <w:bCs/>
          <w:color w:val="FF0000"/>
          <w:sz w:val="21"/>
          <w:szCs w:val="21"/>
          <w:u w:val="single"/>
        </w:rPr>
        <w:t>分片数量的取值范围需要根据M</w:t>
      </w:r>
      <w:r w:rsidRPr="00822171">
        <w:rPr>
          <w:rFonts w:ascii="仿宋" w:hAnsi="仿宋"/>
          <w:bCs/>
          <w:color w:val="FF0000"/>
          <w:sz w:val="21"/>
          <w:szCs w:val="21"/>
          <w:u w:val="single"/>
        </w:rPr>
        <w:t>TU</w:t>
      </w:r>
      <w:r w:rsidRPr="00822171">
        <w:rPr>
          <w:rFonts w:ascii="仿宋" w:hAnsi="仿宋" w:hint="eastAsia"/>
          <w:bCs/>
          <w:color w:val="FF0000"/>
          <w:sz w:val="21"/>
          <w:szCs w:val="21"/>
          <w:u w:val="single"/>
        </w:rPr>
        <w:t>值确定，需要保障</w:t>
      </w:r>
      <w:r w:rsidRPr="00822171">
        <w:rPr>
          <w:rFonts w:ascii="仿宋" w:hAnsi="仿宋"/>
          <w:bCs/>
          <w:color w:val="FF0000"/>
          <w:sz w:val="21"/>
          <w:szCs w:val="21"/>
          <w:u w:val="single"/>
        </w:rPr>
        <w:t>DP_PULL_NACK</w:t>
      </w:r>
      <w:r w:rsidRPr="00822171">
        <w:rPr>
          <w:rFonts w:ascii="仿宋" w:hAnsi="仿宋" w:hint="eastAsia"/>
          <w:bCs/>
          <w:color w:val="FF0000"/>
          <w:sz w:val="21"/>
          <w:szCs w:val="21"/>
          <w:u w:val="single"/>
        </w:rPr>
        <w:t>报文在1个M</w:t>
      </w:r>
      <w:r w:rsidRPr="00822171">
        <w:rPr>
          <w:rFonts w:ascii="仿宋" w:hAnsi="仿宋"/>
          <w:bCs/>
          <w:color w:val="FF0000"/>
          <w:sz w:val="21"/>
          <w:szCs w:val="21"/>
          <w:u w:val="single"/>
        </w:rPr>
        <w:t>TU</w:t>
      </w:r>
      <w:r w:rsidRPr="00822171">
        <w:rPr>
          <w:rFonts w:ascii="仿宋" w:hAnsi="仿宋" w:hint="eastAsia"/>
          <w:bCs/>
          <w:color w:val="FF0000"/>
          <w:sz w:val="21"/>
          <w:szCs w:val="21"/>
          <w:u w:val="single"/>
        </w:rPr>
        <w:t>范围内</w:t>
      </w:r>
      <w:r>
        <w:rPr>
          <w:rFonts w:ascii="仿宋" w:hAnsi="仿宋" w:hint="eastAsia"/>
          <w:bCs/>
          <w:color w:val="FF0000"/>
          <w:sz w:val="21"/>
          <w:szCs w:val="21"/>
          <w:u w:val="single"/>
        </w:rPr>
        <w:t>。</w:t>
      </w:r>
    </w:p>
    <w:p w14:paraId="1072FFAA" w14:textId="77777777" w:rsidR="007360E1" w:rsidRPr="00944DB5" w:rsidRDefault="007360E1" w:rsidP="007360E1">
      <w:pPr>
        <w:rPr>
          <w:rFonts w:ascii="仿宋" w:hAnsi="仿宋"/>
          <w:color w:val="FF0000"/>
          <w:szCs w:val="21"/>
          <w:u w:val="single"/>
        </w:rPr>
      </w:pPr>
    </w:p>
    <w:p w14:paraId="03A8E279" w14:textId="77777777" w:rsidR="00E94CDD" w:rsidRPr="00FF3F12" w:rsidRDefault="00E94CDD" w:rsidP="007360E1">
      <w:pPr>
        <w:spacing w:beforeLines="50" w:before="156"/>
        <w:ind w:firstLineChars="200" w:firstLine="420"/>
        <w:rPr>
          <w:rFonts w:ascii="仿宋" w:hAnsi="仿宋"/>
          <w:szCs w:val="21"/>
        </w:rPr>
      </w:pPr>
      <w:r w:rsidRPr="00FF3F12">
        <w:rPr>
          <w:rFonts w:ascii="仿宋" w:hAnsi="仿宋" w:cs="Times New Roman" w:hint="eastAsia"/>
          <w:szCs w:val="21"/>
        </w:rPr>
        <w:t>报文中包括多个分片</w:t>
      </w:r>
      <w:r w:rsidRPr="00FF3F12">
        <w:rPr>
          <w:rFonts w:ascii="仿宋" w:hAnsi="仿宋" w:cs="Times New Roman"/>
          <w:szCs w:val="21"/>
        </w:rPr>
        <w:t>offset和分片length字段；字段的数量由NACK分片数量决定。</w:t>
      </w:r>
    </w:p>
    <w:p w14:paraId="0104FECC" w14:textId="168952AC" w:rsidR="00E94CDD" w:rsidRPr="00FF3F12" w:rsidRDefault="00E94CDD" w:rsidP="00E94CDD">
      <w:pPr>
        <w:pStyle w:val="ab"/>
        <w:numPr>
          <w:ilvl w:val="0"/>
          <w:numId w:val="22"/>
        </w:numPr>
        <w:ind w:firstLineChars="0"/>
        <w:rPr>
          <w:rFonts w:ascii="仿宋" w:hAnsi="仿宋"/>
          <w:b/>
          <w:bCs/>
          <w:sz w:val="21"/>
          <w:szCs w:val="21"/>
        </w:rPr>
      </w:pPr>
      <w:r w:rsidRPr="00FF3F12">
        <w:rPr>
          <w:rFonts w:ascii="仿宋" w:hAnsi="仿宋" w:cs="Times New Roman" w:hint="eastAsia"/>
          <w:b/>
          <w:sz w:val="21"/>
          <w:szCs w:val="21"/>
        </w:rPr>
        <w:t>分片</w:t>
      </w:r>
      <w:r w:rsidRPr="00FF3F12">
        <w:rPr>
          <w:rFonts w:ascii="仿宋" w:hAnsi="仿宋" w:cs="Times New Roman"/>
          <w:b/>
          <w:sz w:val="21"/>
          <w:szCs w:val="21"/>
        </w:rPr>
        <w:t>Offset：</w:t>
      </w:r>
      <w:r w:rsidR="00EB6C82">
        <w:rPr>
          <w:rFonts w:ascii="仿宋" w:hAnsi="仿宋" w:cs="Times New Roman" w:hint="eastAsia"/>
          <w:sz w:val="21"/>
          <w:szCs w:val="21"/>
        </w:rPr>
        <w:t>3</w:t>
      </w:r>
      <w:r w:rsidR="00EB6C82">
        <w:rPr>
          <w:rFonts w:ascii="仿宋" w:hAnsi="仿宋" w:cs="Times New Roman"/>
          <w:sz w:val="21"/>
          <w:szCs w:val="21"/>
        </w:rPr>
        <w:t>2</w:t>
      </w:r>
      <w:r w:rsidR="00EB6C82">
        <w:rPr>
          <w:rFonts w:ascii="仿宋" w:hAnsi="仿宋" w:cs="Times New Roman" w:hint="eastAsia"/>
          <w:sz w:val="21"/>
          <w:szCs w:val="21"/>
        </w:rPr>
        <w:t>bits</w:t>
      </w:r>
      <w:r w:rsidRPr="00FF3F12">
        <w:rPr>
          <w:rFonts w:ascii="仿宋" w:hAnsi="仿宋" w:cs="Times New Roman" w:hint="eastAsia"/>
          <w:sz w:val="21"/>
          <w:szCs w:val="21"/>
        </w:rPr>
        <w:t>，表示数据分片在数据块的开始位置。</w:t>
      </w:r>
    </w:p>
    <w:p w14:paraId="37AF8C7C" w14:textId="5337D541" w:rsidR="00E94CDD" w:rsidRPr="007D5F77" w:rsidRDefault="00E94CDD" w:rsidP="00E94CDD">
      <w:pPr>
        <w:pStyle w:val="ab"/>
        <w:numPr>
          <w:ilvl w:val="0"/>
          <w:numId w:val="22"/>
        </w:numPr>
        <w:ind w:firstLineChars="0"/>
        <w:rPr>
          <w:rFonts w:ascii="仿宋" w:hAnsi="仿宋"/>
          <w:b/>
          <w:bCs/>
          <w:sz w:val="21"/>
          <w:szCs w:val="21"/>
        </w:rPr>
      </w:pPr>
      <w:r w:rsidRPr="00FF3F12">
        <w:rPr>
          <w:rFonts w:ascii="仿宋" w:hAnsi="仿宋" w:cs="Times New Roman" w:hint="eastAsia"/>
          <w:b/>
          <w:sz w:val="21"/>
          <w:szCs w:val="21"/>
        </w:rPr>
        <w:t>分片</w:t>
      </w:r>
      <w:r w:rsidRPr="00FF3F12">
        <w:rPr>
          <w:rFonts w:ascii="仿宋" w:hAnsi="仿宋"/>
          <w:b/>
          <w:sz w:val="21"/>
          <w:szCs w:val="21"/>
        </w:rPr>
        <w:t>Length</w:t>
      </w:r>
      <w:r w:rsidRPr="00FF3F12">
        <w:rPr>
          <w:rFonts w:ascii="仿宋" w:hAnsi="仿宋" w:hint="eastAsia"/>
          <w:b/>
          <w:sz w:val="21"/>
          <w:szCs w:val="21"/>
        </w:rPr>
        <w:t>：</w:t>
      </w:r>
      <w:r w:rsidR="00EB6C82">
        <w:rPr>
          <w:rFonts w:ascii="仿宋" w:hAnsi="仿宋" w:cs="Times New Roman" w:hint="eastAsia"/>
          <w:sz w:val="21"/>
          <w:szCs w:val="21"/>
        </w:rPr>
        <w:t>3</w:t>
      </w:r>
      <w:r w:rsidR="00EB6C82">
        <w:rPr>
          <w:rFonts w:ascii="仿宋" w:hAnsi="仿宋" w:cs="Times New Roman"/>
          <w:sz w:val="21"/>
          <w:szCs w:val="21"/>
        </w:rPr>
        <w:t>2</w:t>
      </w:r>
      <w:r w:rsidR="00EB6C82">
        <w:rPr>
          <w:rFonts w:ascii="仿宋" w:hAnsi="仿宋" w:cs="Times New Roman" w:hint="eastAsia"/>
          <w:sz w:val="21"/>
          <w:szCs w:val="21"/>
        </w:rPr>
        <w:t>bits</w:t>
      </w:r>
      <w:r w:rsidRPr="00FF3F12">
        <w:rPr>
          <w:rFonts w:ascii="仿宋" w:hAnsi="仿宋" w:cs="Times New Roman" w:hint="eastAsia"/>
          <w:sz w:val="21"/>
          <w:szCs w:val="21"/>
        </w:rPr>
        <w:t>，表示数据块分片的长度。</w:t>
      </w:r>
    </w:p>
    <w:p w14:paraId="07777968" w14:textId="6A05C8EB" w:rsidR="007D5F77" w:rsidRPr="00FF3F12" w:rsidRDefault="007D5F77" w:rsidP="00944DB5">
      <w:pPr>
        <w:pStyle w:val="4"/>
        <w:numPr>
          <w:ilvl w:val="0"/>
          <w:numId w:val="73"/>
        </w:numPr>
        <w:rPr>
          <w:rFonts w:ascii="仿宋" w:eastAsia="仿宋" w:hAnsi="仿宋"/>
          <w:sz w:val="21"/>
        </w:rPr>
      </w:pPr>
      <w:r w:rsidRPr="007D5F77">
        <w:rPr>
          <w:rFonts w:ascii="仿宋" w:eastAsia="仿宋" w:hAnsi="仿宋" w:hint="eastAsia"/>
          <w:sz w:val="21"/>
          <w:szCs w:val="21"/>
        </w:rPr>
        <w:t>数据块分片接收选择性确认（DP_PUSH_ACK）</w:t>
      </w:r>
    </w:p>
    <w:p w14:paraId="2C7D67FE" w14:textId="776E5508" w:rsidR="007D5F77" w:rsidRDefault="007D5F77" w:rsidP="007D5F77">
      <w:pPr>
        <w:ind w:firstLineChars="200" w:firstLine="420"/>
        <w:rPr>
          <w:ins w:id="658" w:author="Li Yang" w:date="2023-05-08T17:59:00Z"/>
          <w:rFonts w:ascii="仿宋" w:hAnsi="仿宋"/>
          <w:bCs/>
          <w:color w:val="FF0000"/>
          <w:szCs w:val="21"/>
          <w:u w:val="single"/>
        </w:rPr>
      </w:pPr>
      <w:r w:rsidRPr="007D5F77">
        <w:rPr>
          <w:rFonts w:ascii="仿宋" w:hAnsi="仿宋" w:hint="eastAsia"/>
          <w:bCs/>
          <w:color w:val="FF0000"/>
          <w:szCs w:val="21"/>
          <w:u w:val="single"/>
        </w:rPr>
        <w:t>待补充</w:t>
      </w:r>
    </w:p>
    <w:p w14:paraId="5EC11681" w14:textId="77777777" w:rsidR="00A049EB" w:rsidRPr="007D5F77" w:rsidRDefault="00A049EB" w:rsidP="007D5F77">
      <w:pPr>
        <w:ind w:firstLineChars="200" w:firstLine="420"/>
        <w:rPr>
          <w:rFonts w:ascii="仿宋" w:hAnsi="仿宋"/>
          <w:bCs/>
          <w:color w:val="FF0000"/>
          <w:szCs w:val="21"/>
          <w:u w:val="single"/>
        </w:rPr>
      </w:pPr>
    </w:p>
    <w:p w14:paraId="0D7934D2" w14:textId="6057B3B4" w:rsidR="007D5F77" w:rsidRPr="00FF3F12" w:rsidRDefault="007D5F77" w:rsidP="00944DB5">
      <w:pPr>
        <w:pStyle w:val="4"/>
        <w:numPr>
          <w:ilvl w:val="0"/>
          <w:numId w:val="73"/>
        </w:numPr>
        <w:rPr>
          <w:rFonts w:ascii="仿宋" w:eastAsia="仿宋" w:hAnsi="仿宋"/>
          <w:sz w:val="21"/>
        </w:rPr>
      </w:pPr>
      <w:r w:rsidRPr="007D5F77">
        <w:rPr>
          <w:rFonts w:ascii="仿宋" w:eastAsia="仿宋" w:hAnsi="仿宋" w:hint="eastAsia"/>
          <w:sz w:val="21"/>
          <w:szCs w:val="21"/>
        </w:rPr>
        <w:lastRenderedPageBreak/>
        <w:t>数据块分片接收否定性确认（DP_PUSH_NACK）</w:t>
      </w:r>
    </w:p>
    <w:p w14:paraId="20A53384" w14:textId="308943C8" w:rsidR="007D5F77" w:rsidRDefault="007D5F77" w:rsidP="007D5F77">
      <w:pPr>
        <w:ind w:firstLineChars="200" w:firstLine="420"/>
        <w:rPr>
          <w:ins w:id="659" w:author="Li Yang" w:date="2023-05-08T17:59:00Z"/>
          <w:rFonts w:ascii="仿宋" w:hAnsi="仿宋"/>
          <w:bCs/>
          <w:color w:val="FF0000"/>
          <w:szCs w:val="21"/>
          <w:u w:val="single"/>
        </w:rPr>
      </w:pPr>
      <w:r w:rsidRPr="007D5F77">
        <w:rPr>
          <w:rFonts w:ascii="仿宋" w:hAnsi="仿宋" w:hint="eastAsia"/>
          <w:bCs/>
          <w:color w:val="FF0000"/>
          <w:szCs w:val="21"/>
          <w:u w:val="single"/>
        </w:rPr>
        <w:t>待补充</w:t>
      </w:r>
    </w:p>
    <w:p w14:paraId="1CFA1F3C" w14:textId="77777777" w:rsidR="00A049EB" w:rsidRPr="007D5F77" w:rsidRDefault="00A049EB" w:rsidP="007D5F77">
      <w:pPr>
        <w:ind w:firstLineChars="200" w:firstLine="420"/>
        <w:rPr>
          <w:rFonts w:ascii="仿宋" w:hAnsi="仿宋"/>
          <w:bCs/>
          <w:color w:val="FF0000"/>
          <w:szCs w:val="21"/>
          <w:u w:val="single"/>
        </w:rPr>
      </w:pPr>
    </w:p>
    <w:p w14:paraId="64AD499D" w14:textId="020687D8" w:rsidR="00E94CDD" w:rsidRPr="00FF3F12" w:rsidRDefault="00E94CDD" w:rsidP="00944DB5">
      <w:pPr>
        <w:pStyle w:val="4"/>
        <w:numPr>
          <w:ilvl w:val="0"/>
          <w:numId w:val="73"/>
        </w:numPr>
        <w:rPr>
          <w:rFonts w:ascii="仿宋" w:eastAsia="仿宋" w:hAnsi="仿宋"/>
          <w:sz w:val="21"/>
        </w:rPr>
      </w:pPr>
      <w:r w:rsidRPr="00FF3F12">
        <w:rPr>
          <w:rFonts w:ascii="仿宋" w:eastAsia="仿宋" w:hAnsi="仿宋" w:hint="eastAsia"/>
          <w:sz w:val="21"/>
          <w:szCs w:val="21"/>
        </w:rPr>
        <w:t>传输结束（</w:t>
      </w:r>
      <w:r w:rsidR="00253F87" w:rsidRPr="00944DB5">
        <w:rPr>
          <w:rFonts w:ascii="仿宋" w:eastAsia="仿宋" w:hAnsi="仿宋"/>
          <w:sz w:val="21"/>
          <w:szCs w:val="21"/>
        </w:rPr>
        <w:t>DP_</w:t>
      </w:r>
      <w:r w:rsidRPr="00FF3F12">
        <w:rPr>
          <w:rFonts w:ascii="仿宋" w:eastAsia="仿宋" w:hAnsi="仿宋"/>
          <w:sz w:val="21"/>
          <w:szCs w:val="21"/>
        </w:rPr>
        <w:t>FIN）</w:t>
      </w:r>
    </w:p>
    <w:p w14:paraId="4F95B42D" w14:textId="77D40442" w:rsidR="00E94CDD" w:rsidRPr="00FF3F12" w:rsidRDefault="00E94CDD" w:rsidP="007D5F77">
      <w:pPr>
        <w:ind w:firstLineChars="200" w:firstLine="420"/>
        <w:rPr>
          <w:rFonts w:ascii="仿宋" w:hAnsi="仿宋" w:cs="Times New Roman"/>
          <w:szCs w:val="21"/>
        </w:rPr>
      </w:pPr>
      <w:r w:rsidRPr="00FF3F12">
        <w:rPr>
          <w:rFonts w:ascii="仿宋" w:hAnsi="仿宋" w:cs="Times New Roman" w:hint="eastAsia"/>
          <w:szCs w:val="21"/>
        </w:rPr>
        <w:t>传输结束（</w:t>
      </w:r>
      <w:r w:rsidR="00253F87" w:rsidRPr="00FF3F12">
        <w:rPr>
          <w:rFonts w:ascii="仿宋" w:hAnsi="仿宋"/>
          <w:szCs w:val="21"/>
        </w:rPr>
        <w:t>DP_</w:t>
      </w:r>
      <w:r w:rsidRPr="00FF3F12">
        <w:rPr>
          <w:rFonts w:ascii="仿宋" w:hAnsi="仿宋" w:cs="Times New Roman"/>
          <w:szCs w:val="21"/>
        </w:rPr>
        <w:t>FIN）报文</w:t>
      </w:r>
      <w:r w:rsidRPr="00FF3F12">
        <w:rPr>
          <w:rFonts w:ascii="仿宋" w:hAnsi="仿宋" w:cs="Times New Roman" w:hint="eastAsia"/>
          <w:color w:val="121212"/>
          <w:szCs w:val="21"/>
        </w:rPr>
        <w:t>用于通知对端当前连接正在被关闭</w:t>
      </w:r>
      <w:r w:rsidR="00585343" w:rsidRPr="00FF3F12">
        <w:rPr>
          <w:rFonts w:ascii="仿宋" w:hAnsi="仿宋" w:cs="Times New Roman" w:hint="eastAsia"/>
          <w:color w:val="121212"/>
          <w:szCs w:val="21"/>
        </w:rPr>
        <w:t>；</w:t>
      </w:r>
      <w:r w:rsidR="00585343" w:rsidRPr="00FF3F12">
        <w:rPr>
          <w:rFonts w:ascii="仿宋" w:hAnsi="仿宋"/>
          <w:szCs w:val="21"/>
        </w:rPr>
        <w:t>DP_</w:t>
      </w:r>
      <w:r w:rsidR="00585343" w:rsidRPr="00FF3F12">
        <w:rPr>
          <w:rFonts w:ascii="仿宋" w:hAnsi="仿宋" w:cs="Times New Roman"/>
          <w:color w:val="121212"/>
          <w:szCs w:val="21"/>
        </w:rPr>
        <w:t>FIN</w:t>
      </w:r>
      <w:r w:rsidR="00585343" w:rsidRPr="00FF3F12">
        <w:rPr>
          <w:rFonts w:ascii="仿宋" w:hAnsi="仿宋" w:cs="Times New Roman" w:hint="eastAsia"/>
          <w:color w:val="121212"/>
          <w:szCs w:val="21"/>
        </w:rPr>
        <w:t>报文为</w:t>
      </w:r>
      <w:r w:rsidR="00585343" w:rsidRPr="00FF3F12">
        <w:rPr>
          <w:rFonts w:ascii="仿宋" w:hAnsi="仿宋" w:cs="Times New Roman"/>
          <w:color w:val="121212"/>
          <w:szCs w:val="21"/>
        </w:rPr>
        <w:t>SEADP</w:t>
      </w:r>
      <w:r w:rsidR="00585343" w:rsidRPr="00FF3F12">
        <w:rPr>
          <w:rFonts w:ascii="仿宋" w:hAnsi="仿宋" w:cs="Times New Roman" w:hint="eastAsia"/>
          <w:color w:val="121212"/>
          <w:szCs w:val="21"/>
        </w:rPr>
        <w:t>消息报文，不使用网络增强传输机制和</w:t>
      </w:r>
      <w:r w:rsidR="00585343" w:rsidRPr="00FF3F12">
        <w:rPr>
          <w:rFonts w:ascii="仿宋" w:hAnsi="仿宋" w:cs="Times New Roman"/>
          <w:color w:val="121212"/>
          <w:szCs w:val="21"/>
        </w:rPr>
        <w:t>即刻重寻址相关机制</w:t>
      </w:r>
      <w:r w:rsidR="00585343" w:rsidRPr="00FF3F12">
        <w:rPr>
          <w:rFonts w:ascii="仿宋" w:hAnsi="仿宋" w:cs="Times New Roman" w:hint="eastAsia"/>
          <w:color w:val="121212"/>
          <w:szCs w:val="21"/>
        </w:rPr>
        <w:t>，</w:t>
      </w:r>
      <w:r w:rsidRPr="00FF3F12">
        <w:rPr>
          <w:rFonts w:ascii="仿宋" w:hAnsi="仿宋" w:cs="Times New Roman" w:hint="eastAsia"/>
          <w:szCs w:val="21"/>
        </w:rPr>
        <w:t>格式如下：</w:t>
      </w:r>
    </w:p>
    <w:p w14:paraId="2549B800" w14:textId="33E6D1C7" w:rsidR="007D5F77" w:rsidRDefault="007D5F77" w:rsidP="00E94CDD">
      <w:pPr>
        <w:jc w:val="center"/>
        <w:rPr>
          <w:rFonts w:ascii="仿宋" w:hAnsi="仿宋" w:cs="Times New Roman"/>
          <w:szCs w:val="21"/>
        </w:rPr>
      </w:pPr>
      <w:r>
        <w:object w:dxaOrig="5101" w:dyaOrig="641" w14:anchorId="182495F8">
          <v:shape id="_x0000_i1048" type="#_x0000_t75" style="width:265.5pt;height:32.5pt" o:ole="">
            <v:imagedata r:id="rId54" o:title=""/>
          </v:shape>
          <o:OLEObject Type="Embed" ProgID="Visio.Drawing.15" ShapeID="_x0000_i1048" DrawAspect="Content" ObjectID="_1745846791" r:id="rId55"/>
        </w:object>
      </w:r>
    </w:p>
    <w:p w14:paraId="3D2DFFDC" w14:textId="3F6C264D" w:rsidR="00E94CDD" w:rsidRPr="00FF3F12" w:rsidRDefault="00E94CDD" w:rsidP="00E94CDD">
      <w:pPr>
        <w:jc w:val="center"/>
        <w:rPr>
          <w:rFonts w:ascii="仿宋" w:hAnsi="仿宋" w:cs="Times New Roman"/>
          <w:szCs w:val="21"/>
        </w:rPr>
      </w:pPr>
      <w:r w:rsidRPr="00FF3F12">
        <w:rPr>
          <w:rFonts w:ascii="仿宋" w:hAnsi="仿宋" w:cs="Times New Roman" w:hint="eastAsia"/>
          <w:szCs w:val="21"/>
        </w:rPr>
        <w:t>图</w:t>
      </w:r>
      <w:r w:rsidRPr="00FF3F12">
        <w:rPr>
          <w:rFonts w:ascii="仿宋" w:hAnsi="仿宋" w:cs="Times New Roman"/>
          <w:szCs w:val="21"/>
        </w:rPr>
        <w:t xml:space="preserve"> </w:t>
      </w:r>
      <w:r w:rsidRPr="006F72A9">
        <w:rPr>
          <w:rFonts w:ascii="仿宋" w:hAnsi="仿宋" w:cs="Times New Roman"/>
          <w:szCs w:val="21"/>
        </w:rPr>
        <w:fldChar w:fldCharType="begin"/>
      </w:r>
      <w:r w:rsidRPr="00FF3F12">
        <w:rPr>
          <w:rFonts w:ascii="仿宋" w:hAnsi="仿宋" w:cs="Times New Roman"/>
          <w:szCs w:val="21"/>
        </w:rPr>
        <w:instrText xml:space="preserve"> SEQ </w:instrText>
      </w:r>
      <w:r w:rsidRPr="00FF3F12">
        <w:rPr>
          <w:rFonts w:ascii="仿宋" w:hAnsi="仿宋" w:cs="Times New Roman" w:hint="eastAsia"/>
          <w:szCs w:val="21"/>
        </w:rPr>
        <w:instrText>图</w:instrText>
      </w:r>
      <w:r w:rsidRPr="00FF3F12">
        <w:rPr>
          <w:rFonts w:ascii="仿宋" w:hAnsi="仿宋" w:cs="Times New Roman"/>
          <w:szCs w:val="21"/>
        </w:rPr>
        <w:instrText xml:space="preserve"> \* ARABIC </w:instrText>
      </w:r>
      <w:r w:rsidRPr="006F72A9">
        <w:rPr>
          <w:rFonts w:ascii="仿宋" w:hAnsi="仿宋" w:cs="Times New Roman"/>
          <w:szCs w:val="21"/>
        </w:rPr>
        <w:fldChar w:fldCharType="separate"/>
      </w:r>
      <w:r w:rsidR="0079115A">
        <w:rPr>
          <w:rFonts w:ascii="仿宋" w:hAnsi="仿宋" w:cs="Times New Roman"/>
          <w:noProof/>
          <w:szCs w:val="21"/>
        </w:rPr>
        <w:t>14</w:t>
      </w:r>
      <w:r w:rsidRPr="006F72A9">
        <w:rPr>
          <w:rFonts w:ascii="仿宋" w:hAnsi="仿宋" w:cs="Times New Roman"/>
          <w:szCs w:val="21"/>
        </w:rPr>
        <w:fldChar w:fldCharType="end"/>
      </w:r>
      <w:r w:rsidRPr="00FF3F12">
        <w:rPr>
          <w:rFonts w:ascii="仿宋" w:hAnsi="仿宋" w:cs="Times New Roman"/>
          <w:szCs w:val="21"/>
        </w:rPr>
        <w:t xml:space="preserve">  </w:t>
      </w:r>
      <w:r w:rsidR="00253F87" w:rsidRPr="00FF3F12">
        <w:rPr>
          <w:rFonts w:ascii="仿宋" w:hAnsi="仿宋"/>
          <w:szCs w:val="21"/>
        </w:rPr>
        <w:t>DP_</w:t>
      </w:r>
      <w:r w:rsidRPr="00FF3F12">
        <w:rPr>
          <w:rFonts w:ascii="仿宋" w:hAnsi="仿宋" w:cs="Times New Roman"/>
          <w:szCs w:val="21"/>
        </w:rPr>
        <w:t>FIN</w:t>
      </w:r>
      <w:r w:rsidRPr="00FF3F12">
        <w:rPr>
          <w:rFonts w:ascii="仿宋" w:hAnsi="仿宋" w:cs="Times New Roman" w:hint="eastAsia"/>
          <w:szCs w:val="21"/>
        </w:rPr>
        <w:t>格式</w:t>
      </w:r>
    </w:p>
    <w:p w14:paraId="28BD68C6" w14:textId="77777777" w:rsidR="00E94CDD" w:rsidRPr="00FF3F12" w:rsidRDefault="00E94CDD" w:rsidP="00E94CDD">
      <w:pPr>
        <w:rPr>
          <w:rFonts w:ascii="仿宋" w:hAnsi="仿宋" w:cs="Times New Roman"/>
          <w:color w:val="121212"/>
          <w:szCs w:val="21"/>
        </w:rPr>
      </w:pPr>
    </w:p>
    <w:p w14:paraId="32440279" w14:textId="52D4BD0B" w:rsidR="00E94CDD" w:rsidRPr="00FF3F12" w:rsidRDefault="00E94CDD" w:rsidP="00E94CDD">
      <w:pPr>
        <w:pStyle w:val="ab"/>
        <w:numPr>
          <w:ilvl w:val="0"/>
          <w:numId w:val="22"/>
        </w:numPr>
        <w:ind w:firstLineChars="0"/>
        <w:rPr>
          <w:rFonts w:ascii="仿宋" w:hAnsi="仿宋" w:cs="Times New Roman"/>
          <w:sz w:val="21"/>
          <w:szCs w:val="21"/>
        </w:rPr>
      </w:pPr>
      <w:r w:rsidRPr="00FF3F12">
        <w:rPr>
          <w:rFonts w:ascii="仿宋" w:hAnsi="仿宋" w:cs="Times New Roman"/>
          <w:b/>
          <w:color w:val="121212"/>
          <w:sz w:val="21"/>
          <w:szCs w:val="21"/>
        </w:rPr>
        <w:t>Reason Phrase Length</w:t>
      </w:r>
      <w:r w:rsidRPr="00FF3F12">
        <w:rPr>
          <w:rFonts w:ascii="仿宋" w:hAnsi="仿宋" w:cs="Times New Roman" w:hint="eastAsia"/>
          <w:color w:val="121212"/>
          <w:sz w:val="21"/>
          <w:szCs w:val="21"/>
        </w:rPr>
        <w:t>：</w:t>
      </w:r>
      <w:r w:rsidRPr="00FF3F12">
        <w:rPr>
          <w:rFonts w:ascii="仿宋" w:hAnsi="仿宋" w:cs="Times New Roman" w:hint="eastAsia"/>
          <w:sz w:val="21"/>
          <w:szCs w:val="21"/>
        </w:rPr>
        <w:t>变长整数，</w:t>
      </w:r>
      <w:r w:rsidRPr="00FF3F12">
        <w:rPr>
          <w:rFonts w:ascii="仿宋" w:hAnsi="仿宋" w:cs="Times New Roman" w:hint="eastAsia"/>
          <w:color w:val="121212"/>
          <w:sz w:val="21"/>
          <w:szCs w:val="21"/>
        </w:rPr>
        <w:t>关闭连接的原因短语长度。</w:t>
      </w:r>
    </w:p>
    <w:p w14:paraId="4BFA4F22" w14:textId="03F9B69D" w:rsidR="000F0D38" w:rsidRPr="00FF3F12" w:rsidRDefault="00E94CDD" w:rsidP="000F0D38">
      <w:pPr>
        <w:pStyle w:val="ab"/>
        <w:numPr>
          <w:ilvl w:val="0"/>
          <w:numId w:val="22"/>
        </w:numPr>
        <w:ind w:firstLineChars="0"/>
        <w:rPr>
          <w:rFonts w:ascii="仿宋" w:hAnsi="仿宋"/>
        </w:rPr>
      </w:pPr>
      <w:r w:rsidRPr="00FF3F12">
        <w:rPr>
          <w:rFonts w:ascii="仿宋" w:hAnsi="仿宋" w:cs="Times New Roman"/>
          <w:b/>
          <w:color w:val="121212"/>
          <w:sz w:val="21"/>
          <w:szCs w:val="21"/>
        </w:rPr>
        <w:t>Reason Phrase</w:t>
      </w:r>
      <w:r w:rsidRPr="00FF3F12">
        <w:rPr>
          <w:rFonts w:ascii="仿宋" w:hAnsi="仿宋" w:cs="Times New Roman" w:hint="eastAsia"/>
          <w:color w:val="121212"/>
          <w:sz w:val="21"/>
          <w:szCs w:val="21"/>
        </w:rPr>
        <w:t>：关闭连接的原因，是一个</w:t>
      </w:r>
      <w:r w:rsidRPr="00FF3F12">
        <w:rPr>
          <w:rFonts w:ascii="仿宋" w:hAnsi="仿宋" w:cs="Times New Roman"/>
          <w:color w:val="121212"/>
          <w:sz w:val="21"/>
          <w:szCs w:val="21"/>
        </w:rPr>
        <w:t>UTF-8</w:t>
      </w:r>
      <w:r w:rsidRPr="00FF3F12">
        <w:rPr>
          <w:rFonts w:ascii="仿宋" w:hAnsi="仿宋" w:cs="Times New Roman" w:hint="eastAsia"/>
          <w:color w:val="121212"/>
          <w:sz w:val="21"/>
          <w:szCs w:val="21"/>
        </w:rPr>
        <w:t>编码的字符串。</w:t>
      </w:r>
    </w:p>
    <w:p w14:paraId="1DDF5272" w14:textId="77777777" w:rsidR="00060493" w:rsidRPr="00FF3F12" w:rsidRDefault="00060493" w:rsidP="009117DB">
      <w:pPr>
        <w:rPr>
          <w:rFonts w:ascii="仿宋" w:hAnsi="仿宋"/>
        </w:rPr>
      </w:pPr>
    </w:p>
    <w:tbl>
      <w:tblPr>
        <w:tblStyle w:val="a3"/>
        <w:tblW w:w="0" w:type="auto"/>
        <w:jc w:val="center"/>
        <w:tblLook w:val="04A0" w:firstRow="1" w:lastRow="0" w:firstColumn="1" w:lastColumn="0" w:noHBand="0" w:noVBand="1"/>
      </w:tblPr>
      <w:tblGrid>
        <w:gridCol w:w="1990"/>
        <w:gridCol w:w="2694"/>
      </w:tblGrid>
      <w:tr w:rsidR="000F0D38" w:rsidRPr="00FF3F12" w14:paraId="22FC0F1A" w14:textId="77777777" w:rsidTr="00EA45BB">
        <w:trPr>
          <w:jc w:val="center"/>
        </w:trPr>
        <w:tc>
          <w:tcPr>
            <w:tcW w:w="1990" w:type="dxa"/>
          </w:tcPr>
          <w:p w14:paraId="5E01AE3F" w14:textId="65F1EA9A" w:rsidR="000F0D38" w:rsidRPr="00FF3F12" w:rsidRDefault="000F0D38" w:rsidP="000F0D38">
            <w:pPr>
              <w:jc w:val="center"/>
              <w:rPr>
                <w:rFonts w:ascii="仿宋" w:hAnsi="仿宋" w:cs="Times New Roman"/>
                <w:b/>
              </w:rPr>
            </w:pPr>
            <w:r w:rsidRPr="00FF3F12">
              <w:rPr>
                <w:rFonts w:ascii="仿宋" w:hAnsi="仿宋" w:cs="Times New Roman"/>
                <w:b/>
                <w:color w:val="121212"/>
                <w:szCs w:val="21"/>
              </w:rPr>
              <w:t>Reason Phrase</w:t>
            </w:r>
            <w:r w:rsidRPr="00FF3F12">
              <w:rPr>
                <w:rFonts w:ascii="仿宋" w:hAnsi="仿宋" w:cs="Times New Roman" w:hint="eastAsia"/>
                <w:b/>
              </w:rPr>
              <w:t>值</w:t>
            </w:r>
          </w:p>
        </w:tc>
        <w:tc>
          <w:tcPr>
            <w:tcW w:w="2694" w:type="dxa"/>
          </w:tcPr>
          <w:p w14:paraId="01869483" w14:textId="77777777" w:rsidR="000F0D38" w:rsidRPr="00FF3F12" w:rsidRDefault="000F0D38" w:rsidP="000F0D38">
            <w:pPr>
              <w:jc w:val="center"/>
              <w:rPr>
                <w:rFonts w:ascii="仿宋" w:hAnsi="仿宋" w:cs="Times New Roman"/>
                <w:b/>
              </w:rPr>
            </w:pPr>
            <w:r w:rsidRPr="00FF3F12">
              <w:rPr>
                <w:rFonts w:ascii="仿宋" w:hAnsi="仿宋" w:cs="Times New Roman" w:hint="eastAsia"/>
                <w:b/>
              </w:rPr>
              <w:t>含义</w:t>
            </w:r>
          </w:p>
        </w:tc>
      </w:tr>
      <w:tr w:rsidR="000F0D38" w:rsidRPr="00FF3F12" w14:paraId="38C59213" w14:textId="77777777" w:rsidTr="00EA45BB">
        <w:trPr>
          <w:jc w:val="center"/>
        </w:trPr>
        <w:tc>
          <w:tcPr>
            <w:tcW w:w="1990" w:type="dxa"/>
          </w:tcPr>
          <w:p w14:paraId="3ADC240D" w14:textId="77777777" w:rsidR="000F0D38" w:rsidRPr="00FF3F12" w:rsidRDefault="000F0D38" w:rsidP="000F0D38">
            <w:pPr>
              <w:jc w:val="center"/>
              <w:rPr>
                <w:rFonts w:ascii="仿宋" w:hAnsi="仿宋" w:cs="Times New Roman"/>
              </w:rPr>
            </w:pPr>
            <w:r w:rsidRPr="00FF3F12">
              <w:rPr>
                <w:rFonts w:ascii="仿宋" w:hAnsi="仿宋" w:cs="Times New Roman"/>
              </w:rPr>
              <w:t>Finish</w:t>
            </w:r>
          </w:p>
        </w:tc>
        <w:tc>
          <w:tcPr>
            <w:tcW w:w="2694" w:type="dxa"/>
          </w:tcPr>
          <w:p w14:paraId="2A5FD044" w14:textId="77777777" w:rsidR="000F0D38" w:rsidRPr="00FF3F12" w:rsidRDefault="000F0D38" w:rsidP="000F0D38">
            <w:pPr>
              <w:jc w:val="center"/>
              <w:rPr>
                <w:rFonts w:ascii="仿宋" w:hAnsi="仿宋" w:cs="Times New Roman"/>
              </w:rPr>
            </w:pPr>
            <w:r w:rsidRPr="00FF3F12">
              <w:rPr>
                <w:rFonts w:ascii="仿宋" w:hAnsi="仿宋" w:cs="Times New Roman" w:hint="eastAsia"/>
                <w:color w:val="121212"/>
                <w:szCs w:val="21"/>
              </w:rPr>
              <w:t>传输完成</w:t>
            </w:r>
          </w:p>
        </w:tc>
      </w:tr>
      <w:tr w:rsidR="000F0D38" w:rsidRPr="00FF3F12" w14:paraId="42A77167" w14:textId="77777777" w:rsidTr="00EA45BB">
        <w:trPr>
          <w:jc w:val="center"/>
        </w:trPr>
        <w:tc>
          <w:tcPr>
            <w:tcW w:w="1990" w:type="dxa"/>
          </w:tcPr>
          <w:p w14:paraId="0E81C6C9" w14:textId="77777777" w:rsidR="000F0D38" w:rsidRPr="00FF3F12" w:rsidRDefault="000F0D38" w:rsidP="000F0D38">
            <w:pPr>
              <w:jc w:val="center"/>
              <w:rPr>
                <w:rFonts w:ascii="仿宋" w:hAnsi="仿宋" w:cs="Times New Roman"/>
              </w:rPr>
            </w:pPr>
            <w:r w:rsidRPr="00FF3F12">
              <w:rPr>
                <w:rFonts w:ascii="仿宋" w:hAnsi="仿宋" w:cs="Times New Roman"/>
                <w:color w:val="121212"/>
                <w:szCs w:val="21"/>
              </w:rPr>
              <w:t>Error</w:t>
            </w:r>
          </w:p>
        </w:tc>
        <w:tc>
          <w:tcPr>
            <w:tcW w:w="2694" w:type="dxa"/>
          </w:tcPr>
          <w:p w14:paraId="23B3C55E" w14:textId="77777777" w:rsidR="000F0D38" w:rsidRPr="00FF3F12" w:rsidRDefault="000F0D38" w:rsidP="000F0D38">
            <w:pPr>
              <w:jc w:val="center"/>
              <w:rPr>
                <w:rFonts w:ascii="仿宋" w:hAnsi="仿宋" w:cs="Times New Roman"/>
              </w:rPr>
            </w:pPr>
            <w:r w:rsidRPr="00FF3F12">
              <w:rPr>
                <w:rFonts w:ascii="仿宋" w:hAnsi="仿宋" w:cs="Times New Roman" w:hint="eastAsia"/>
                <w:color w:val="121212"/>
                <w:szCs w:val="21"/>
              </w:rPr>
              <w:t>传输异常中断</w:t>
            </w:r>
          </w:p>
        </w:tc>
      </w:tr>
    </w:tbl>
    <w:p w14:paraId="2ED62B32" w14:textId="42EE40D0" w:rsidR="00E94CDD" w:rsidRPr="00FF3F12" w:rsidRDefault="001E0497" w:rsidP="006F72A9">
      <w:pPr>
        <w:pStyle w:val="3"/>
        <w:numPr>
          <w:ilvl w:val="0"/>
          <w:numId w:val="71"/>
        </w:numPr>
        <w:rPr>
          <w:rFonts w:ascii="仿宋" w:hAnsi="仿宋"/>
          <w:sz w:val="24"/>
        </w:rPr>
      </w:pPr>
      <w:bookmarkStart w:id="660" w:name="_Toc129020841"/>
      <w:bookmarkStart w:id="661" w:name="_Toc129782323"/>
      <w:bookmarkStart w:id="662" w:name="_Toc129800682"/>
      <w:bookmarkStart w:id="663" w:name="_Toc130485976"/>
      <w:bookmarkStart w:id="664" w:name="_Toc130486358"/>
      <w:bookmarkEnd w:id="660"/>
      <w:bookmarkEnd w:id="661"/>
      <w:bookmarkEnd w:id="662"/>
      <w:bookmarkEnd w:id="663"/>
      <w:bookmarkEnd w:id="664"/>
      <w:r w:rsidRPr="00FF3F12">
        <w:rPr>
          <w:rFonts w:ascii="仿宋" w:hAnsi="仿宋"/>
          <w:sz w:val="24"/>
        </w:rPr>
        <w:t xml:space="preserve"> </w:t>
      </w:r>
      <w:bookmarkStart w:id="665" w:name="_Toc135051854"/>
      <w:r w:rsidR="00E94CDD" w:rsidRPr="00FF3F12">
        <w:rPr>
          <w:rFonts w:ascii="仿宋" w:hAnsi="仿宋"/>
          <w:sz w:val="24"/>
        </w:rPr>
        <w:t>SEADP传输流程</w:t>
      </w:r>
      <w:bookmarkEnd w:id="665"/>
    </w:p>
    <w:p w14:paraId="3682B02B" w14:textId="169F47D2" w:rsidR="00E94CDD" w:rsidRPr="00FF3F12" w:rsidRDefault="006C6779" w:rsidP="003301C9">
      <w:pPr>
        <w:jc w:val="center"/>
        <w:rPr>
          <w:rFonts w:ascii="仿宋" w:hAnsi="仿宋"/>
        </w:rPr>
      </w:pPr>
      <w:r w:rsidRPr="006F72A9">
        <w:rPr>
          <w:rFonts w:ascii="仿宋" w:hAnsi="仿宋"/>
        </w:rPr>
        <w:object w:dxaOrig="8391" w:dyaOrig="6051" w14:anchorId="7FD53FD9">
          <v:shape id="_x0000_i1049" type="#_x0000_t75" style="width:334.5pt;height:240pt" o:ole="">
            <v:imagedata r:id="rId56" o:title=""/>
          </v:shape>
          <o:OLEObject Type="Embed" ProgID="Visio.Drawing.15" ShapeID="_x0000_i1049" DrawAspect="Content" ObjectID="_1745846792" r:id="rId57"/>
        </w:object>
      </w:r>
    </w:p>
    <w:p w14:paraId="4FE0D1CE" w14:textId="09439DF5" w:rsidR="00E94CDD" w:rsidRPr="00FF3F12" w:rsidRDefault="0000596B" w:rsidP="00D11AFD">
      <w:pPr>
        <w:jc w:val="center"/>
        <w:rPr>
          <w:rFonts w:ascii="仿宋" w:hAnsi="仿宋" w:cs="Times New Roman"/>
          <w:szCs w:val="21"/>
        </w:rPr>
      </w:pPr>
      <w:r w:rsidRPr="00FF3F12">
        <w:rPr>
          <w:rFonts w:ascii="仿宋" w:hAnsi="仿宋" w:cs="Times New Roman" w:hint="eastAsia"/>
          <w:szCs w:val="21"/>
        </w:rPr>
        <w:t>图</w:t>
      </w:r>
      <w:r w:rsidRPr="00FF3F12">
        <w:rPr>
          <w:rFonts w:ascii="仿宋" w:hAnsi="仿宋" w:cs="Times New Roman"/>
          <w:szCs w:val="21"/>
        </w:rPr>
        <w:t xml:space="preserve"> </w:t>
      </w:r>
      <w:r w:rsidRPr="006F72A9">
        <w:rPr>
          <w:rFonts w:ascii="仿宋" w:hAnsi="仿宋" w:cs="Times New Roman"/>
          <w:szCs w:val="21"/>
        </w:rPr>
        <w:fldChar w:fldCharType="begin"/>
      </w:r>
      <w:r w:rsidRPr="00FF3F12">
        <w:rPr>
          <w:rFonts w:ascii="仿宋" w:hAnsi="仿宋" w:cs="Times New Roman"/>
          <w:szCs w:val="21"/>
        </w:rPr>
        <w:instrText xml:space="preserve"> SEQ </w:instrText>
      </w:r>
      <w:r w:rsidRPr="00FF3F12">
        <w:rPr>
          <w:rFonts w:ascii="仿宋" w:hAnsi="仿宋" w:cs="Times New Roman" w:hint="eastAsia"/>
          <w:szCs w:val="21"/>
        </w:rPr>
        <w:instrText>图</w:instrText>
      </w:r>
      <w:r w:rsidRPr="00FF3F12">
        <w:rPr>
          <w:rFonts w:ascii="仿宋" w:hAnsi="仿宋" w:cs="Times New Roman"/>
          <w:szCs w:val="21"/>
        </w:rPr>
        <w:instrText xml:space="preserve"> \* ARABIC </w:instrText>
      </w:r>
      <w:r w:rsidRPr="006F72A9">
        <w:rPr>
          <w:rFonts w:ascii="仿宋" w:hAnsi="仿宋" w:cs="Times New Roman"/>
          <w:szCs w:val="21"/>
        </w:rPr>
        <w:fldChar w:fldCharType="separate"/>
      </w:r>
      <w:r w:rsidR="0079115A">
        <w:rPr>
          <w:rFonts w:ascii="仿宋" w:hAnsi="仿宋" w:cs="Times New Roman"/>
          <w:noProof/>
          <w:szCs w:val="21"/>
        </w:rPr>
        <w:t>15</w:t>
      </w:r>
      <w:r w:rsidRPr="006F72A9">
        <w:rPr>
          <w:rFonts w:ascii="仿宋" w:hAnsi="仿宋" w:cs="Times New Roman"/>
          <w:szCs w:val="21"/>
        </w:rPr>
        <w:fldChar w:fldCharType="end"/>
      </w:r>
      <w:r w:rsidRPr="00FF3F12">
        <w:rPr>
          <w:rFonts w:ascii="仿宋" w:hAnsi="仿宋" w:cs="Times New Roman"/>
          <w:szCs w:val="21"/>
        </w:rPr>
        <w:t xml:space="preserve">  SEADP</w:t>
      </w:r>
      <w:r w:rsidRPr="00FF3F12">
        <w:rPr>
          <w:rFonts w:ascii="仿宋" w:hAnsi="仿宋" w:cs="Times New Roman" w:hint="eastAsia"/>
          <w:szCs w:val="21"/>
        </w:rPr>
        <w:t>传输流程</w:t>
      </w:r>
      <w:r w:rsidR="001E0497" w:rsidRPr="00FF3F12">
        <w:rPr>
          <w:rFonts w:ascii="仿宋" w:hAnsi="仿宋" w:cs="Times New Roman" w:hint="eastAsia"/>
          <w:szCs w:val="21"/>
        </w:rPr>
        <w:t>（拉模式）</w:t>
      </w:r>
    </w:p>
    <w:p w14:paraId="26EA2860" w14:textId="77777777" w:rsidR="001E0497" w:rsidRPr="006F72A9" w:rsidRDefault="001E0497" w:rsidP="001E0497">
      <w:pPr>
        <w:rPr>
          <w:rFonts w:ascii="仿宋" w:hAnsi="仿宋"/>
          <w:color w:val="FF0000"/>
          <w:u w:val="single"/>
        </w:rPr>
      </w:pPr>
    </w:p>
    <w:p w14:paraId="0838204B" w14:textId="47570625" w:rsidR="007360E1" w:rsidRPr="00C10D09" w:rsidRDefault="001E0497" w:rsidP="00FD2CFD">
      <w:pPr>
        <w:rPr>
          <w:rFonts w:ascii="仿宋" w:hAnsi="仿宋"/>
          <w:color w:val="FF0000"/>
          <w:u w:val="single"/>
        </w:rPr>
      </w:pPr>
      <w:r w:rsidRPr="006F72A9">
        <w:rPr>
          <w:rFonts w:ascii="仿宋" w:hAnsi="仿宋" w:hint="eastAsia"/>
          <w:color w:val="FF0000"/>
          <w:u w:val="single"/>
        </w:rPr>
        <w:t>备注：下阶段补充</w:t>
      </w:r>
      <w:r w:rsidRPr="006F72A9">
        <w:rPr>
          <w:rFonts w:ascii="仿宋" w:hAnsi="仿宋"/>
          <w:color w:val="FF0000"/>
          <w:u w:val="single"/>
        </w:rPr>
        <w:t xml:space="preserve"> </w:t>
      </w:r>
      <w:r w:rsidRPr="006F72A9">
        <w:rPr>
          <w:rFonts w:ascii="仿宋" w:hAnsi="仿宋" w:hint="eastAsia"/>
          <w:color w:val="FF0000"/>
          <w:u w:val="single"/>
        </w:rPr>
        <w:t>“推”模式传输流程</w:t>
      </w:r>
    </w:p>
    <w:p w14:paraId="4106B298" w14:textId="6D7CDA93" w:rsidR="007B31A4" w:rsidRPr="00FF3F12" w:rsidRDefault="006442C0" w:rsidP="007B31A4">
      <w:pPr>
        <w:pStyle w:val="1"/>
        <w:numPr>
          <w:ilvl w:val="0"/>
          <w:numId w:val="12"/>
        </w:numPr>
        <w:rPr>
          <w:rFonts w:ascii="仿宋" w:hAnsi="仿宋" w:cs="Times New Roman"/>
        </w:rPr>
      </w:pPr>
      <w:bookmarkStart w:id="666" w:name="_Toc113267053"/>
      <w:bookmarkStart w:id="667" w:name="_Toc113267054"/>
      <w:bookmarkStart w:id="668" w:name="_Toc113267055"/>
      <w:bookmarkStart w:id="669" w:name="_Toc113267056"/>
      <w:bookmarkStart w:id="670" w:name="_Toc113267057"/>
      <w:bookmarkStart w:id="671" w:name="_Toc113267058"/>
      <w:bookmarkStart w:id="672" w:name="_Toc113267059"/>
      <w:bookmarkStart w:id="673" w:name="_Toc113267060"/>
      <w:bookmarkStart w:id="674" w:name="_Toc113267061"/>
      <w:bookmarkStart w:id="675" w:name="_Toc113267062"/>
      <w:bookmarkStart w:id="676" w:name="_Toc113267063"/>
      <w:bookmarkStart w:id="677" w:name="_Toc113267065"/>
      <w:bookmarkStart w:id="678" w:name="_Toc113267066"/>
      <w:bookmarkStart w:id="679" w:name="_Toc135051855"/>
      <w:bookmarkEnd w:id="666"/>
      <w:bookmarkEnd w:id="667"/>
      <w:bookmarkEnd w:id="668"/>
      <w:bookmarkEnd w:id="669"/>
      <w:bookmarkEnd w:id="670"/>
      <w:bookmarkEnd w:id="671"/>
      <w:bookmarkEnd w:id="672"/>
      <w:bookmarkEnd w:id="673"/>
      <w:bookmarkEnd w:id="674"/>
      <w:bookmarkEnd w:id="675"/>
      <w:bookmarkEnd w:id="676"/>
      <w:bookmarkEnd w:id="677"/>
      <w:bookmarkEnd w:id="678"/>
      <w:r w:rsidRPr="00FF3F12">
        <w:rPr>
          <w:rFonts w:ascii="仿宋" w:hAnsi="仿宋" w:cs="Times New Roman"/>
        </w:rPr>
        <w:lastRenderedPageBreak/>
        <w:t>SEAUP</w:t>
      </w:r>
      <w:r w:rsidR="00CA18F4" w:rsidRPr="00FF3F12">
        <w:rPr>
          <w:rFonts w:ascii="仿宋" w:hAnsi="仿宋" w:cs="Times New Roman" w:hint="eastAsia"/>
        </w:rPr>
        <w:t>协议</w:t>
      </w:r>
      <w:bookmarkEnd w:id="679"/>
    </w:p>
    <w:p w14:paraId="51BA67C9" w14:textId="1FEAF854" w:rsidR="00FD2CFD" w:rsidRPr="00FF3F12" w:rsidRDefault="00FD2CFD" w:rsidP="00FD2CFD">
      <w:pPr>
        <w:ind w:firstLineChars="200" w:firstLine="420"/>
        <w:rPr>
          <w:rFonts w:ascii="仿宋" w:hAnsi="仿宋" w:cs="Times New Roman"/>
          <w:szCs w:val="21"/>
        </w:rPr>
      </w:pPr>
      <w:r w:rsidRPr="00FF3F12">
        <w:rPr>
          <w:rFonts w:ascii="仿宋" w:hAnsi="仿宋" w:cs="Times New Roman"/>
          <w:szCs w:val="21"/>
        </w:rPr>
        <w:t>SEAUP是一种</w:t>
      </w:r>
      <w:r w:rsidRPr="00FF3F12">
        <w:rPr>
          <w:rFonts w:ascii="仿宋" w:hAnsi="仿宋" w:cs="Times New Roman" w:hint="eastAsia"/>
          <w:szCs w:val="21"/>
        </w:rPr>
        <w:t>面向数据报的网络增强的传输层协议，支持利用网络节点的能力对传输过程进行增强，设计时需要遵循下述原则和约定：</w:t>
      </w:r>
    </w:p>
    <w:p w14:paraId="772C7ADC" w14:textId="77777777" w:rsidR="00FD2CFD" w:rsidRPr="00FF3F12" w:rsidRDefault="00FD2CFD" w:rsidP="00FD2CFD">
      <w:pPr>
        <w:pStyle w:val="ab"/>
        <w:numPr>
          <w:ilvl w:val="0"/>
          <w:numId w:val="28"/>
        </w:numPr>
        <w:ind w:firstLineChars="0"/>
        <w:rPr>
          <w:rFonts w:ascii="仿宋" w:hAnsi="仿宋"/>
          <w:sz w:val="21"/>
          <w:szCs w:val="21"/>
        </w:rPr>
      </w:pPr>
      <w:r w:rsidRPr="00FF3F12">
        <w:rPr>
          <w:rFonts w:ascii="仿宋" w:hAnsi="仿宋"/>
          <w:sz w:val="21"/>
          <w:szCs w:val="21"/>
        </w:rPr>
        <w:t>SEAUP一种ID-to-ID的传输层协议，源SEAID和目的SAEID均为服务SEAID；</w:t>
      </w:r>
    </w:p>
    <w:p w14:paraId="007238E5" w14:textId="03708701" w:rsidR="00FD2CFD" w:rsidRPr="00FF3F12" w:rsidRDefault="00FD2CFD" w:rsidP="00FD2CFD">
      <w:pPr>
        <w:pStyle w:val="ab"/>
        <w:numPr>
          <w:ilvl w:val="0"/>
          <w:numId w:val="28"/>
        </w:numPr>
        <w:ind w:firstLineChars="0"/>
        <w:rPr>
          <w:rFonts w:ascii="仿宋" w:hAnsi="仿宋"/>
          <w:sz w:val="21"/>
          <w:szCs w:val="21"/>
        </w:rPr>
      </w:pPr>
      <w:r w:rsidRPr="00FF3F12">
        <w:rPr>
          <w:rFonts w:ascii="仿宋" w:hAnsi="仿宋"/>
          <w:sz w:val="21"/>
          <w:szCs w:val="21"/>
        </w:rPr>
        <w:t>SEAUP</w:t>
      </w:r>
      <w:r w:rsidRPr="00FF3F12">
        <w:rPr>
          <w:rFonts w:ascii="仿宋" w:hAnsi="仿宋" w:hint="eastAsia"/>
          <w:sz w:val="21"/>
          <w:szCs w:val="21"/>
        </w:rPr>
        <w:t>面向数据报传输，不会对应用层待传输的数据报</w:t>
      </w:r>
      <w:r w:rsidR="009030CE" w:rsidRPr="00FF3F12">
        <w:rPr>
          <w:rFonts w:ascii="仿宋" w:hAnsi="仿宋" w:hint="eastAsia"/>
          <w:sz w:val="21"/>
          <w:szCs w:val="21"/>
        </w:rPr>
        <w:t>做</w:t>
      </w:r>
      <w:r w:rsidRPr="00FF3F12">
        <w:rPr>
          <w:rFonts w:ascii="仿宋" w:hAnsi="仿宋" w:hint="eastAsia"/>
          <w:sz w:val="21"/>
          <w:szCs w:val="21"/>
        </w:rPr>
        <w:t>任何地拆分和拼接操作；</w:t>
      </w:r>
    </w:p>
    <w:p w14:paraId="6DA6EC4F" w14:textId="77777777" w:rsidR="007E09A9" w:rsidRDefault="001147FB" w:rsidP="00FD2CFD">
      <w:pPr>
        <w:pStyle w:val="ab"/>
        <w:numPr>
          <w:ilvl w:val="0"/>
          <w:numId w:val="28"/>
        </w:numPr>
        <w:ind w:firstLineChars="0"/>
        <w:rPr>
          <w:rFonts w:ascii="仿宋" w:hAnsi="仿宋"/>
          <w:sz w:val="21"/>
          <w:szCs w:val="21"/>
        </w:rPr>
      </w:pPr>
      <w:r w:rsidRPr="001147FB">
        <w:rPr>
          <w:rFonts w:ascii="仿宋" w:hAnsi="仿宋"/>
          <w:sz w:val="21"/>
          <w:szCs w:val="21"/>
        </w:rPr>
        <w:t>SEA</w:t>
      </w:r>
      <w:r>
        <w:rPr>
          <w:rFonts w:ascii="仿宋" w:hAnsi="仿宋"/>
          <w:sz w:val="21"/>
          <w:szCs w:val="21"/>
        </w:rPr>
        <w:t>U</w:t>
      </w:r>
      <w:r w:rsidRPr="001147FB">
        <w:rPr>
          <w:rFonts w:ascii="仿宋" w:hAnsi="仿宋"/>
          <w:sz w:val="21"/>
          <w:szCs w:val="21"/>
        </w:rPr>
        <w:t>P</w:t>
      </w:r>
      <w:r w:rsidRPr="001147FB">
        <w:rPr>
          <w:rFonts w:ascii="仿宋" w:hAnsi="仿宋" w:hint="eastAsia"/>
          <w:sz w:val="21"/>
          <w:szCs w:val="21"/>
        </w:rPr>
        <w:t>数据报文大小在添加公共报文首部、网络层和链路层报文首部后，不超过一个</w:t>
      </w:r>
      <w:r w:rsidRPr="001147FB">
        <w:rPr>
          <w:rFonts w:ascii="仿宋" w:hAnsi="仿宋"/>
          <w:sz w:val="21"/>
          <w:szCs w:val="21"/>
        </w:rPr>
        <w:t>MTU</w:t>
      </w:r>
      <w:r w:rsidRPr="001147FB">
        <w:rPr>
          <w:rFonts w:ascii="仿宋" w:hAnsi="仿宋" w:hint="eastAsia"/>
          <w:sz w:val="21"/>
          <w:szCs w:val="21"/>
        </w:rPr>
        <w:t>，保证在网络层（</w:t>
      </w:r>
      <w:r w:rsidRPr="001147FB">
        <w:rPr>
          <w:rFonts w:ascii="仿宋" w:hAnsi="仿宋"/>
          <w:sz w:val="21"/>
          <w:szCs w:val="21"/>
        </w:rPr>
        <w:t>IP</w:t>
      </w:r>
      <w:r w:rsidRPr="001147FB">
        <w:rPr>
          <w:rFonts w:ascii="仿宋" w:hAnsi="仿宋" w:hint="eastAsia"/>
          <w:sz w:val="21"/>
          <w:szCs w:val="21"/>
        </w:rPr>
        <w:t>层）不会被分段</w:t>
      </w:r>
      <w:r w:rsidR="007E09A9">
        <w:rPr>
          <w:rFonts w:ascii="仿宋" w:hAnsi="仿宋" w:hint="eastAsia"/>
          <w:sz w:val="21"/>
          <w:szCs w:val="21"/>
        </w:rPr>
        <w:t>;</w:t>
      </w:r>
    </w:p>
    <w:p w14:paraId="38FD5D1E" w14:textId="5B9E198E" w:rsidR="00FD2CFD" w:rsidRPr="00570287" w:rsidRDefault="007E09A9" w:rsidP="007E09A9">
      <w:pPr>
        <w:pStyle w:val="ab"/>
        <w:ind w:left="840" w:firstLineChars="0" w:firstLine="0"/>
        <w:rPr>
          <w:rFonts w:ascii="仿宋" w:hAnsi="仿宋"/>
          <w:sz w:val="18"/>
          <w:szCs w:val="21"/>
          <w:rPrChange w:id="680" w:author="Li Yang" w:date="2023-05-15T13:45:00Z">
            <w:rPr>
              <w:rFonts w:ascii="仿宋" w:hAnsi="仿宋"/>
              <w:sz w:val="21"/>
              <w:szCs w:val="21"/>
            </w:rPr>
          </w:rPrChange>
        </w:rPr>
      </w:pPr>
      <w:r w:rsidRPr="00570287">
        <w:rPr>
          <w:rFonts w:ascii="仿宋" w:hAnsi="仿宋" w:hint="eastAsia"/>
          <w:color w:val="FF0000"/>
          <w:sz w:val="18"/>
          <w:szCs w:val="21"/>
          <w:u w:val="single"/>
          <w:rPrChange w:id="681" w:author="Li Yang" w:date="2023-05-15T13:45:00Z">
            <w:rPr>
              <w:rFonts w:ascii="仿宋" w:hAnsi="仿宋" w:hint="eastAsia"/>
              <w:color w:val="FF0000"/>
              <w:sz w:val="21"/>
              <w:szCs w:val="21"/>
              <w:u w:val="single"/>
            </w:rPr>
          </w:rPrChange>
        </w:rPr>
        <w:t>备注：基于网络</w:t>
      </w:r>
      <w:r w:rsidRPr="00570287">
        <w:rPr>
          <w:rFonts w:ascii="仿宋" w:hAnsi="仿宋"/>
          <w:color w:val="FF0000"/>
          <w:sz w:val="18"/>
          <w:szCs w:val="21"/>
          <w:u w:val="single"/>
          <w:rPrChange w:id="682" w:author="Li Yang" w:date="2023-05-15T13:45:00Z">
            <w:rPr>
              <w:rFonts w:ascii="仿宋" w:hAnsi="仿宋"/>
              <w:color w:val="FF0000"/>
              <w:sz w:val="21"/>
              <w:szCs w:val="21"/>
              <w:u w:val="single"/>
            </w:rPr>
          </w:rPrChange>
        </w:rPr>
        <w:t>MTU</w:t>
      </w:r>
      <w:r w:rsidRPr="00570287">
        <w:rPr>
          <w:rFonts w:ascii="仿宋" w:hAnsi="仿宋" w:hint="eastAsia"/>
          <w:color w:val="FF0000"/>
          <w:sz w:val="18"/>
          <w:szCs w:val="21"/>
          <w:u w:val="single"/>
          <w:rPrChange w:id="683" w:author="Li Yang" w:date="2023-05-15T13:45:00Z">
            <w:rPr>
              <w:rFonts w:ascii="仿宋" w:hAnsi="仿宋" w:hint="eastAsia"/>
              <w:color w:val="FF0000"/>
              <w:sz w:val="21"/>
              <w:szCs w:val="21"/>
              <w:u w:val="single"/>
            </w:rPr>
          </w:rPrChange>
        </w:rPr>
        <w:t>值，</w:t>
      </w:r>
      <w:r w:rsidRPr="00570287">
        <w:rPr>
          <w:rFonts w:ascii="仿宋" w:hAnsi="仿宋"/>
          <w:color w:val="FF0000"/>
          <w:sz w:val="18"/>
          <w:szCs w:val="21"/>
          <w:u w:val="single"/>
          <w:rPrChange w:id="684" w:author="Li Yang" w:date="2023-05-15T13:45:00Z">
            <w:rPr>
              <w:rFonts w:ascii="仿宋" w:hAnsi="仿宋"/>
              <w:color w:val="FF0000"/>
              <w:sz w:val="21"/>
              <w:szCs w:val="21"/>
              <w:u w:val="single"/>
            </w:rPr>
          </w:rPrChange>
        </w:rPr>
        <w:t>SEAUP</w:t>
      </w:r>
      <w:r w:rsidRPr="00570287">
        <w:rPr>
          <w:rFonts w:ascii="仿宋" w:hAnsi="仿宋" w:hint="eastAsia"/>
          <w:color w:val="FF0000"/>
          <w:sz w:val="18"/>
          <w:szCs w:val="21"/>
          <w:u w:val="single"/>
          <w:rPrChange w:id="685" w:author="Li Yang" w:date="2023-05-15T13:45:00Z">
            <w:rPr>
              <w:rFonts w:ascii="仿宋" w:hAnsi="仿宋" w:hint="eastAsia"/>
              <w:color w:val="FF0000"/>
              <w:sz w:val="21"/>
              <w:szCs w:val="21"/>
              <w:u w:val="single"/>
            </w:rPr>
          </w:rPrChange>
        </w:rPr>
        <w:t>会对应用层待传输数据报的长度提出限制，要求其小于：</w:t>
      </w:r>
      <w:r w:rsidRPr="00570287">
        <w:rPr>
          <w:rFonts w:ascii="仿宋" w:hAnsi="仿宋"/>
          <w:color w:val="FF0000"/>
          <w:sz w:val="18"/>
          <w:szCs w:val="21"/>
          <w:u w:val="single"/>
          <w:rPrChange w:id="686" w:author="Li Yang" w:date="2023-05-15T13:45:00Z">
            <w:rPr>
              <w:rFonts w:ascii="仿宋" w:hAnsi="仿宋"/>
              <w:color w:val="FF0000"/>
              <w:sz w:val="21"/>
              <w:szCs w:val="21"/>
              <w:u w:val="single"/>
            </w:rPr>
          </w:rPrChange>
        </w:rPr>
        <w:t>MTU-26B(MAC</w:t>
      </w:r>
      <w:r w:rsidRPr="00570287">
        <w:rPr>
          <w:rFonts w:ascii="仿宋" w:hAnsi="仿宋" w:hint="eastAsia"/>
          <w:color w:val="FF0000"/>
          <w:sz w:val="18"/>
          <w:szCs w:val="21"/>
          <w:u w:val="single"/>
          <w:rPrChange w:id="687" w:author="Li Yang" w:date="2023-05-15T13:45:00Z">
            <w:rPr>
              <w:rFonts w:ascii="仿宋" w:hAnsi="仿宋" w:hint="eastAsia"/>
              <w:color w:val="FF0000"/>
              <w:sz w:val="21"/>
              <w:szCs w:val="21"/>
              <w:u w:val="single"/>
            </w:rPr>
          </w:rPrChange>
        </w:rPr>
        <w:t>头</w:t>
      </w:r>
      <w:r w:rsidRPr="00570287">
        <w:rPr>
          <w:rFonts w:ascii="仿宋" w:hAnsi="仿宋"/>
          <w:color w:val="FF0000"/>
          <w:sz w:val="18"/>
          <w:szCs w:val="21"/>
          <w:u w:val="single"/>
          <w:rPrChange w:id="688" w:author="Li Yang" w:date="2023-05-15T13:45:00Z">
            <w:rPr>
              <w:rFonts w:ascii="仿宋" w:hAnsi="仿宋"/>
              <w:color w:val="FF0000"/>
              <w:sz w:val="21"/>
              <w:szCs w:val="21"/>
              <w:u w:val="single"/>
            </w:rPr>
          </w:rPrChange>
        </w:rPr>
        <w:t>)-40B(IPv6</w:t>
      </w:r>
      <w:r w:rsidRPr="00570287">
        <w:rPr>
          <w:rFonts w:ascii="仿宋" w:hAnsi="仿宋" w:hint="eastAsia"/>
          <w:color w:val="FF0000"/>
          <w:sz w:val="18"/>
          <w:szCs w:val="21"/>
          <w:u w:val="single"/>
          <w:rPrChange w:id="689" w:author="Li Yang" w:date="2023-05-15T13:45:00Z">
            <w:rPr>
              <w:rFonts w:ascii="仿宋" w:hAnsi="仿宋" w:hint="eastAsia"/>
              <w:color w:val="FF0000"/>
              <w:sz w:val="21"/>
              <w:szCs w:val="21"/>
              <w:u w:val="single"/>
            </w:rPr>
          </w:rPrChange>
        </w:rPr>
        <w:t>头</w:t>
      </w:r>
      <w:r w:rsidRPr="00570287">
        <w:rPr>
          <w:rFonts w:ascii="仿宋" w:hAnsi="仿宋"/>
          <w:color w:val="FF0000"/>
          <w:sz w:val="18"/>
          <w:szCs w:val="21"/>
          <w:u w:val="single"/>
          <w:rPrChange w:id="690" w:author="Li Yang" w:date="2023-05-15T13:45:00Z">
            <w:rPr>
              <w:rFonts w:ascii="仿宋" w:hAnsi="仿宋"/>
              <w:color w:val="FF0000"/>
              <w:sz w:val="21"/>
              <w:szCs w:val="21"/>
              <w:u w:val="single"/>
            </w:rPr>
          </w:rPrChange>
        </w:rPr>
        <w:t>)-132B(IDP</w:t>
      </w:r>
      <w:r w:rsidRPr="00570287">
        <w:rPr>
          <w:rFonts w:ascii="仿宋" w:hAnsi="仿宋" w:hint="eastAsia"/>
          <w:color w:val="FF0000"/>
          <w:sz w:val="18"/>
          <w:szCs w:val="21"/>
          <w:u w:val="single"/>
          <w:rPrChange w:id="691" w:author="Li Yang" w:date="2023-05-15T13:45:00Z">
            <w:rPr>
              <w:rFonts w:ascii="仿宋" w:hAnsi="仿宋" w:hint="eastAsia"/>
              <w:color w:val="FF0000"/>
              <w:sz w:val="21"/>
              <w:szCs w:val="21"/>
              <w:u w:val="single"/>
            </w:rPr>
          </w:rPrChange>
        </w:rPr>
        <w:t>头</w:t>
      </w:r>
      <w:r w:rsidRPr="00570287">
        <w:rPr>
          <w:rFonts w:ascii="仿宋" w:hAnsi="仿宋"/>
          <w:color w:val="FF0000"/>
          <w:sz w:val="18"/>
          <w:szCs w:val="21"/>
          <w:u w:val="single"/>
          <w:rPrChange w:id="692" w:author="Li Yang" w:date="2023-05-15T13:45:00Z">
            <w:rPr>
              <w:rFonts w:ascii="仿宋" w:hAnsi="仿宋"/>
              <w:color w:val="FF0000"/>
              <w:sz w:val="21"/>
              <w:szCs w:val="21"/>
              <w:u w:val="single"/>
            </w:rPr>
          </w:rPrChange>
        </w:rPr>
        <w:t>)-</w:t>
      </w:r>
      <w:del w:id="693" w:author="Li Yang" w:date="2023-05-15T13:44:00Z">
        <w:r w:rsidR="00337447" w:rsidRPr="00570287" w:rsidDel="00605280">
          <w:rPr>
            <w:rFonts w:ascii="仿宋" w:hAnsi="仿宋"/>
            <w:color w:val="FF0000"/>
            <w:sz w:val="18"/>
            <w:szCs w:val="21"/>
            <w:u w:val="single"/>
            <w:rPrChange w:id="694" w:author="Li Yang" w:date="2023-05-15T13:45:00Z">
              <w:rPr>
                <w:rFonts w:ascii="仿宋" w:hAnsi="仿宋"/>
                <w:color w:val="FF0000"/>
                <w:sz w:val="21"/>
                <w:szCs w:val="21"/>
                <w:u w:val="single"/>
              </w:rPr>
            </w:rPrChange>
          </w:rPr>
          <w:delText>6</w:delText>
        </w:r>
        <w:r w:rsidRPr="00570287" w:rsidDel="00605280">
          <w:rPr>
            <w:rFonts w:ascii="仿宋" w:hAnsi="仿宋"/>
            <w:color w:val="FF0000"/>
            <w:sz w:val="18"/>
            <w:szCs w:val="21"/>
            <w:u w:val="single"/>
            <w:rPrChange w:id="695" w:author="Li Yang" w:date="2023-05-15T13:45:00Z">
              <w:rPr>
                <w:rFonts w:ascii="仿宋" w:hAnsi="仿宋"/>
                <w:color w:val="FF0000"/>
                <w:sz w:val="21"/>
                <w:szCs w:val="21"/>
                <w:u w:val="single"/>
              </w:rPr>
            </w:rPrChange>
          </w:rPr>
          <w:delText>B</w:delText>
        </w:r>
      </w:del>
      <w:ins w:id="696" w:author="Li Yang" w:date="2023-05-15T13:44:00Z">
        <w:r w:rsidR="00605280" w:rsidRPr="00570287">
          <w:rPr>
            <w:rFonts w:ascii="仿宋" w:hAnsi="仿宋"/>
            <w:color w:val="FF0000"/>
            <w:sz w:val="18"/>
            <w:szCs w:val="21"/>
            <w:u w:val="single"/>
            <w:rPrChange w:id="697" w:author="Li Yang" w:date="2023-05-15T13:45:00Z">
              <w:rPr>
                <w:rFonts w:ascii="仿宋" w:hAnsi="仿宋"/>
                <w:color w:val="FF0000"/>
                <w:sz w:val="21"/>
                <w:szCs w:val="21"/>
                <w:u w:val="single"/>
              </w:rPr>
            </w:rPrChange>
          </w:rPr>
          <w:t>10B</w:t>
        </w:r>
      </w:ins>
      <w:r w:rsidRPr="00570287">
        <w:rPr>
          <w:rFonts w:ascii="仿宋" w:hAnsi="仿宋"/>
          <w:color w:val="FF0000"/>
          <w:sz w:val="18"/>
          <w:szCs w:val="21"/>
          <w:u w:val="single"/>
          <w:rPrChange w:id="698" w:author="Li Yang" w:date="2023-05-15T13:45:00Z">
            <w:rPr>
              <w:rFonts w:ascii="仿宋" w:hAnsi="仿宋"/>
              <w:color w:val="FF0000"/>
              <w:sz w:val="21"/>
              <w:szCs w:val="21"/>
              <w:u w:val="single"/>
            </w:rPr>
          </w:rPrChange>
        </w:rPr>
        <w:t>(公共头)-</w:t>
      </w:r>
      <w:del w:id="699" w:author="Li Yang" w:date="2023-05-15T13:45:00Z">
        <w:r w:rsidR="00E663A5" w:rsidRPr="00570287" w:rsidDel="00605280">
          <w:rPr>
            <w:rFonts w:ascii="仿宋" w:hAnsi="仿宋"/>
            <w:color w:val="FF0000"/>
            <w:sz w:val="18"/>
            <w:szCs w:val="21"/>
            <w:u w:val="single"/>
            <w:rPrChange w:id="700" w:author="Li Yang" w:date="2023-05-15T13:45:00Z">
              <w:rPr>
                <w:rFonts w:ascii="仿宋" w:hAnsi="仿宋"/>
                <w:color w:val="FF0000"/>
                <w:sz w:val="21"/>
                <w:szCs w:val="21"/>
                <w:u w:val="single"/>
              </w:rPr>
            </w:rPrChange>
          </w:rPr>
          <w:delText>3</w:delText>
        </w:r>
        <w:r w:rsidR="00337DF1" w:rsidRPr="00570287" w:rsidDel="00605280">
          <w:rPr>
            <w:rFonts w:ascii="仿宋" w:hAnsi="仿宋"/>
            <w:color w:val="FF0000"/>
            <w:sz w:val="18"/>
            <w:szCs w:val="21"/>
            <w:u w:val="single"/>
            <w:rPrChange w:id="701" w:author="Li Yang" w:date="2023-05-15T13:45:00Z">
              <w:rPr>
                <w:rFonts w:ascii="仿宋" w:hAnsi="仿宋"/>
                <w:color w:val="FF0000"/>
                <w:sz w:val="21"/>
                <w:szCs w:val="21"/>
                <w:u w:val="single"/>
              </w:rPr>
            </w:rPrChange>
          </w:rPr>
          <w:delText>3</w:delText>
        </w:r>
        <w:r w:rsidRPr="00570287" w:rsidDel="00605280">
          <w:rPr>
            <w:rFonts w:ascii="仿宋" w:hAnsi="仿宋"/>
            <w:color w:val="FF0000"/>
            <w:sz w:val="18"/>
            <w:szCs w:val="21"/>
            <w:u w:val="single"/>
            <w:rPrChange w:id="702" w:author="Li Yang" w:date="2023-05-15T13:45:00Z">
              <w:rPr>
                <w:rFonts w:ascii="仿宋" w:hAnsi="仿宋"/>
                <w:color w:val="FF0000"/>
                <w:sz w:val="21"/>
                <w:szCs w:val="21"/>
                <w:u w:val="single"/>
              </w:rPr>
            </w:rPrChange>
          </w:rPr>
          <w:delText>B</w:delText>
        </w:r>
      </w:del>
      <w:ins w:id="703" w:author="Li Yang" w:date="2023-05-15T13:45:00Z">
        <w:r w:rsidR="00605280" w:rsidRPr="00570287">
          <w:rPr>
            <w:rFonts w:ascii="仿宋" w:hAnsi="仿宋"/>
            <w:color w:val="FF0000"/>
            <w:sz w:val="18"/>
            <w:szCs w:val="21"/>
            <w:u w:val="single"/>
            <w:rPrChange w:id="704" w:author="Li Yang" w:date="2023-05-15T13:45:00Z">
              <w:rPr>
                <w:rFonts w:ascii="仿宋" w:hAnsi="仿宋"/>
                <w:color w:val="FF0000"/>
                <w:sz w:val="21"/>
                <w:szCs w:val="21"/>
                <w:u w:val="single"/>
              </w:rPr>
            </w:rPrChange>
          </w:rPr>
          <w:t>31B</w:t>
        </w:r>
      </w:ins>
      <w:r w:rsidRPr="00570287">
        <w:rPr>
          <w:rFonts w:ascii="仿宋" w:hAnsi="仿宋"/>
          <w:color w:val="FF0000"/>
          <w:sz w:val="18"/>
          <w:szCs w:val="21"/>
          <w:u w:val="single"/>
          <w:rPrChange w:id="705" w:author="Li Yang" w:date="2023-05-15T13:45:00Z">
            <w:rPr>
              <w:rFonts w:ascii="仿宋" w:hAnsi="仿宋"/>
              <w:color w:val="FF0000"/>
              <w:sz w:val="21"/>
              <w:szCs w:val="21"/>
              <w:u w:val="single"/>
            </w:rPr>
          </w:rPrChange>
        </w:rPr>
        <w:t>(UP</w:t>
      </w:r>
      <w:r w:rsidR="00E663A5" w:rsidRPr="00570287">
        <w:rPr>
          <w:rFonts w:ascii="仿宋" w:hAnsi="仿宋"/>
          <w:color w:val="FF0000"/>
          <w:sz w:val="18"/>
          <w:szCs w:val="21"/>
          <w:u w:val="single"/>
          <w:rPrChange w:id="706" w:author="Li Yang" w:date="2023-05-15T13:45:00Z">
            <w:rPr>
              <w:rFonts w:ascii="仿宋" w:hAnsi="仿宋"/>
              <w:color w:val="FF0000"/>
              <w:sz w:val="21"/>
              <w:szCs w:val="21"/>
              <w:u w:val="single"/>
            </w:rPr>
          </w:rPrChange>
        </w:rPr>
        <w:t>_DAT</w:t>
      </w:r>
      <w:r w:rsidRPr="00570287">
        <w:rPr>
          <w:rFonts w:ascii="仿宋" w:hAnsi="仿宋" w:hint="eastAsia"/>
          <w:color w:val="FF0000"/>
          <w:sz w:val="18"/>
          <w:szCs w:val="21"/>
          <w:u w:val="single"/>
          <w:rPrChange w:id="707" w:author="Li Yang" w:date="2023-05-15T13:45:00Z">
            <w:rPr>
              <w:rFonts w:ascii="仿宋" w:hAnsi="仿宋" w:hint="eastAsia"/>
              <w:color w:val="FF0000"/>
              <w:sz w:val="21"/>
              <w:szCs w:val="21"/>
              <w:u w:val="single"/>
            </w:rPr>
          </w:rPrChange>
        </w:rPr>
        <w:t>头</w:t>
      </w:r>
      <w:r w:rsidRPr="00570287">
        <w:rPr>
          <w:rFonts w:ascii="仿宋" w:hAnsi="仿宋"/>
          <w:color w:val="FF0000"/>
          <w:sz w:val="18"/>
          <w:szCs w:val="21"/>
          <w:u w:val="single"/>
          <w:rPrChange w:id="708" w:author="Li Yang" w:date="2023-05-15T13:45:00Z">
            <w:rPr>
              <w:rFonts w:ascii="仿宋" w:hAnsi="仿宋"/>
              <w:color w:val="FF0000"/>
              <w:sz w:val="21"/>
              <w:szCs w:val="21"/>
              <w:u w:val="single"/>
            </w:rPr>
          </w:rPrChange>
        </w:rPr>
        <w:t>)</w:t>
      </w:r>
      <w:ins w:id="709" w:author="Li Yang" w:date="2023-05-15T13:45:00Z">
        <w:r w:rsidR="00605280" w:rsidRPr="00570287">
          <w:rPr>
            <w:rFonts w:ascii="仿宋" w:hAnsi="仿宋"/>
            <w:color w:val="FF0000"/>
            <w:sz w:val="18"/>
            <w:szCs w:val="21"/>
            <w:u w:val="single"/>
            <w:rPrChange w:id="710" w:author="Li Yang" w:date="2023-05-15T13:45:00Z">
              <w:rPr>
                <w:rFonts w:ascii="仿宋" w:hAnsi="仿宋"/>
                <w:color w:val="FF0000"/>
                <w:sz w:val="21"/>
                <w:szCs w:val="21"/>
                <w:u w:val="single"/>
              </w:rPr>
            </w:rPrChange>
          </w:rPr>
          <w:t>= 1261B</w:t>
        </w:r>
      </w:ins>
      <w:r w:rsidR="008D4063" w:rsidRPr="00570287">
        <w:rPr>
          <w:rFonts w:ascii="仿宋" w:hAnsi="仿宋" w:hint="eastAsia"/>
          <w:color w:val="FF0000"/>
          <w:sz w:val="18"/>
          <w:szCs w:val="21"/>
          <w:u w:val="single"/>
          <w:rPrChange w:id="711" w:author="Li Yang" w:date="2023-05-15T13:45:00Z">
            <w:rPr>
              <w:rFonts w:ascii="仿宋" w:hAnsi="仿宋" w:hint="eastAsia"/>
              <w:color w:val="FF0000"/>
              <w:sz w:val="21"/>
              <w:szCs w:val="21"/>
              <w:u w:val="single"/>
            </w:rPr>
          </w:rPrChange>
        </w:rPr>
        <w:t>。</w:t>
      </w:r>
    </w:p>
    <w:p w14:paraId="34A17B2E" w14:textId="30807A3E" w:rsidR="00FD2CFD" w:rsidRPr="00FF3F12" w:rsidRDefault="00FD2CFD" w:rsidP="00FD2CFD">
      <w:pPr>
        <w:pStyle w:val="ab"/>
        <w:numPr>
          <w:ilvl w:val="0"/>
          <w:numId w:val="28"/>
        </w:numPr>
        <w:ind w:firstLineChars="0"/>
        <w:rPr>
          <w:rFonts w:ascii="仿宋" w:hAnsi="仿宋"/>
          <w:sz w:val="21"/>
          <w:szCs w:val="21"/>
        </w:rPr>
      </w:pPr>
      <w:r w:rsidRPr="00FF3F12">
        <w:rPr>
          <w:rFonts w:ascii="仿宋" w:hAnsi="仿宋"/>
          <w:sz w:val="21"/>
          <w:szCs w:val="21"/>
        </w:rPr>
        <w:t>SEAUP</w:t>
      </w:r>
      <w:r w:rsidR="00094687">
        <w:rPr>
          <w:rFonts w:ascii="仿宋" w:hAnsi="仿宋" w:hint="eastAsia"/>
          <w:sz w:val="21"/>
          <w:szCs w:val="21"/>
        </w:rPr>
        <w:t>数据包</w:t>
      </w:r>
      <w:r w:rsidRPr="00FF3F12">
        <w:rPr>
          <w:rFonts w:ascii="仿宋" w:hAnsi="仿宋"/>
          <w:sz w:val="21"/>
          <w:szCs w:val="21"/>
        </w:rPr>
        <w:t>支持</w:t>
      </w:r>
      <w:r w:rsidR="00094687">
        <w:rPr>
          <w:rFonts w:ascii="仿宋" w:hAnsi="仿宋" w:hint="eastAsia"/>
          <w:sz w:val="21"/>
          <w:szCs w:val="21"/>
        </w:rPr>
        <w:t>使用I</w:t>
      </w:r>
      <w:r w:rsidR="00094687">
        <w:rPr>
          <w:rFonts w:ascii="仿宋" w:hAnsi="仿宋"/>
          <w:sz w:val="21"/>
          <w:szCs w:val="21"/>
        </w:rPr>
        <w:t>DP</w:t>
      </w:r>
      <w:r w:rsidR="00094687">
        <w:rPr>
          <w:rFonts w:ascii="仿宋" w:hAnsi="仿宋" w:hint="eastAsia"/>
          <w:sz w:val="21"/>
          <w:szCs w:val="21"/>
        </w:rPr>
        <w:t>层的</w:t>
      </w:r>
      <w:r w:rsidRPr="00FF3F12">
        <w:rPr>
          <w:rFonts w:ascii="仿宋" w:hAnsi="仿宋"/>
          <w:sz w:val="21"/>
          <w:szCs w:val="21"/>
        </w:rPr>
        <w:t>“一包一路由”</w:t>
      </w:r>
      <w:r w:rsidR="00094687">
        <w:rPr>
          <w:rFonts w:ascii="仿宋" w:hAnsi="仿宋" w:hint="eastAsia"/>
          <w:sz w:val="21"/>
          <w:szCs w:val="21"/>
        </w:rPr>
        <w:t>机制</w:t>
      </w:r>
      <w:r w:rsidRPr="00FF3F12">
        <w:rPr>
          <w:rFonts w:ascii="仿宋" w:hAnsi="仿宋"/>
          <w:sz w:val="21"/>
          <w:szCs w:val="21"/>
        </w:rPr>
        <w:t>，针对每个SEAUP数据包,网络节点可以根据传输需求和网络状态自主路由；</w:t>
      </w:r>
    </w:p>
    <w:p w14:paraId="0CAB7E36" w14:textId="501B9532" w:rsidR="00F62175" w:rsidRPr="008F67EC" w:rsidRDefault="00FD2CFD" w:rsidP="00FD2CFD">
      <w:pPr>
        <w:pStyle w:val="ab"/>
        <w:numPr>
          <w:ilvl w:val="0"/>
          <w:numId w:val="28"/>
        </w:numPr>
        <w:ind w:firstLineChars="0"/>
        <w:rPr>
          <w:rFonts w:ascii="仿宋" w:hAnsi="仿宋"/>
          <w:sz w:val="18"/>
          <w:szCs w:val="21"/>
        </w:rPr>
      </w:pPr>
      <w:r w:rsidRPr="00FF3F12">
        <w:rPr>
          <w:rFonts w:ascii="仿宋" w:hAnsi="仿宋"/>
          <w:sz w:val="21"/>
          <w:szCs w:val="21"/>
        </w:rPr>
        <w:t>SEAUP</w:t>
      </w:r>
      <w:r w:rsidR="009571CB" w:rsidRPr="00FF3F12">
        <w:rPr>
          <w:rFonts w:ascii="仿宋" w:hAnsi="仿宋" w:hint="eastAsia"/>
          <w:sz w:val="21"/>
          <w:szCs w:val="21"/>
        </w:rPr>
        <w:t>数据包</w:t>
      </w:r>
      <w:r w:rsidR="00FF3F12">
        <w:rPr>
          <w:rFonts w:ascii="仿宋" w:hAnsi="仿宋" w:hint="eastAsia"/>
          <w:sz w:val="21"/>
          <w:szCs w:val="21"/>
        </w:rPr>
        <w:t>可以选择启用</w:t>
      </w:r>
      <w:r w:rsidRPr="00FF3F12">
        <w:rPr>
          <w:rFonts w:ascii="仿宋" w:hAnsi="仿宋"/>
          <w:sz w:val="21"/>
          <w:szCs w:val="21"/>
        </w:rPr>
        <w:t>高</w:t>
      </w:r>
      <w:r w:rsidRPr="00FF3F12">
        <w:rPr>
          <w:rFonts w:ascii="仿宋" w:hAnsi="仿宋" w:hint="eastAsia"/>
          <w:sz w:val="21"/>
          <w:szCs w:val="21"/>
        </w:rPr>
        <w:t>可靠增强传输机制，降低在网络传输中的丢包率</w:t>
      </w:r>
      <w:r w:rsidR="009571CB" w:rsidRPr="00FF3F12">
        <w:rPr>
          <w:rFonts w:ascii="仿宋" w:hAnsi="仿宋" w:hint="eastAsia"/>
          <w:sz w:val="21"/>
          <w:szCs w:val="21"/>
        </w:rPr>
        <w:t>，使用时需将</w:t>
      </w:r>
      <w:r w:rsidR="007E09A9">
        <w:rPr>
          <w:rFonts w:ascii="仿宋" w:hAnsi="仿宋" w:hint="eastAsia"/>
          <w:sz w:val="21"/>
          <w:szCs w:val="21"/>
        </w:rPr>
        <w:t>偏好字段中</w:t>
      </w:r>
      <w:r w:rsidR="009571CB" w:rsidRPr="00FF3F12">
        <w:rPr>
          <w:rFonts w:ascii="仿宋" w:hAnsi="仿宋" w:hint="eastAsia"/>
          <w:sz w:val="21"/>
          <w:szCs w:val="21"/>
        </w:rPr>
        <w:t>的</w:t>
      </w:r>
      <w:r w:rsidR="009571CB" w:rsidRPr="00FF3F12">
        <w:rPr>
          <w:rFonts w:ascii="仿宋" w:hAnsi="仿宋"/>
          <w:sz w:val="21"/>
          <w:szCs w:val="21"/>
        </w:rPr>
        <w:t>RFlag置为1</w:t>
      </w:r>
      <w:r w:rsidRPr="00FF3F12">
        <w:rPr>
          <w:rFonts w:ascii="仿宋" w:hAnsi="仿宋" w:hint="eastAsia"/>
          <w:sz w:val="21"/>
          <w:szCs w:val="21"/>
        </w:rPr>
        <w:t>。</w:t>
      </w:r>
    </w:p>
    <w:p w14:paraId="253F4F1C" w14:textId="4D376D50" w:rsidR="006B5715" w:rsidRPr="00FF3F12" w:rsidRDefault="006442C0" w:rsidP="00B836BD">
      <w:pPr>
        <w:pStyle w:val="3"/>
        <w:numPr>
          <w:ilvl w:val="0"/>
          <w:numId w:val="31"/>
        </w:numPr>
        <w:rPr>
          <w:rFonts w:ascii="仿宋" w:hAnsi="仿宋"/>
          <w:sz w:val="24"/>
        </w:rPr>
      </w:pPr>
      <w:bookmarkStart w:id="712" w:name="_Toc135051856"/>
      <w:r w:rsidRPr="00FF3F12">
        <w:rPr>
          <w:rFonts w:ascii="仿宋" w:hAnsi="仿宋"/>
          <w:sz w:val="24"/>
        </w:rPr>
        <w:t>SEAUP</w:t>
      </w:r>
      <w:r w:rsidR="006B5715" w:rsidRPr="00FF3F12">
        <w:rPr>
          <w:rFonts w:ascii="仿宋" w:hAnsi="仿宋" w:hint="eastAsia"/>
          <w:sz w:val="24"/>
        </w:rPr>
        <w:t>协议层次结构</w:t>
      </w:r>
      <w:bookmarkEnd w:id="712"/>
    </w:p>
    <w:p w14:paraId="45439592" w14:textId="1BB44958" w:rsidR="00B10CE7" w:rsidRPr="00FF3F12" w:rsidRDefault="00337447" w:rsidP="00B10CE7">
      <w:pPr>
        <w:jc w:val="center"/>
        <w:rPr>
          <w:rFonts w:ascii="仿宋" w:hAnsi="仿宋" w:cs="Times New Roman"/>
          <w:szCs w:val="21"/>
        </w:rPr>
      </w:pPr>
      <w:r w:rsidRPr="006F72A9">
        <w:rPr>
          <w:rFonts w:ascii="仿宋" w:hAnsi="仿宋"/>
        </w:rPr>
        <w:object w:dxaOrig="10111" w:dyaOrig="5831" w14:anchorId="4E2C17B6">
          <v:shape id="_x0000_i1050" type="#_x0000_t75" style="width:325pt;height:174.5pt" o:ole="">
            <v:imagedata r:id="rId58" o:title=""/>
          </v:shape>
          <o:OLEObject Type="Embed" ProgID="Visio.Drawing.15" ShapeID="_x0000_i1050" DrawAspect="Content" ObjectID="_1745846793" r:id="rId59"/>
        </w:object>
      </w:r>
    </w:p>
    <w:p w14:paraId="58F973E4" w14:textId="53F5E315" w:rsidR="001F21DB" w:rsidRPr="00FF3F12" w:rsidRDefault="0000596B" w:rsidP="00FD2CFD">
      <w:pPr>
        <w:jc w:val="center"/>
        <w:rPr>
          <w:rFonts w:ascii="仿宋" w:hAnsi="仿宋" w:cs="Times New Roman"/>
          <w:szCs w:val="21"/>
        </w:rPr>
      </w:pPr>
      <w:r w:rsidRPr="00FF3F12">
        <w:rPr>
          <w:rFonts w:ascii="仿宋" w:hAnsi="仿宋" w:cs="Times New Roman" w:hint="eastAsia"/>
          <w:szCs w:val="21"/>
        </w:rPr>
        <w:t>图</w:t>
      </w:r>
      <w:r w:rsidRPr="00FF3F12">
        <w:rPr>
          <w:rFonts w:ascii="仿宋" w:hAnsi="仿宋" w:cs="Times New Roman"/>
          <w:szCs w:val="21"/>
        </w:rPr>
        <w:t xml:space="preserve"> </w:t>
      </w:r>
      <w:r w:rsidRPr="006F72A9">
        <w:rPr>
          <w:rFonts w:ascii="仿宋" w:hAnsi="仿宋" w:cs="Times New Roman"/>
          <w:szCs w:val="21"/>
        </w:rPr>
        <w:fldChar w:fldCharType="begin"/>
      </w:r>
      <w:r w:rsidRPr="00FF3F12">
        <w:rPr>
          <w:rFonts w:ascii="仿宋" w:hAnsi="仿宋" w:cs="Times New Roman"/>
          <w:szCs w:val="21"/>
        </w:rPr>
        <w:instrText xml:space="preserve"> SEQ </w:instrText>
      </w:r>
      <w:r w:rsidRPr="00FF3F12">
        <w:rPr>
          <w:rFonts w:ascii="仿宋" w:hAnsi="仿宋" w:cs="Times New Roman" w:hint="eastAsia"/>
          <w:szCs w:val="21"/>
        </w:rPr>
        <w:instrText>图</w:instrText>
      </w:r>
      <w:r w:rsidRPr="00FF3F12">
        <w:rPr>
          <w:rFonts w:ascii="仿宋" w:hAnsi="仿宋" w:cs="Times New Roman"/>
          <w:szCs w:val="21"/>
        </w:rPr>
        <w:instrText xml:space="preserve"> \* ARABIC </w:instrText>
      </w:r>
      <w:r w:rsidRPr="006F72A9">
        <w:rPr>
          <w:rFonts w:ascii="仿宋" w:hAnsi="仿宋" w:cs="Times New Roman"/>
          <w:szCs w:val="21"/>
        </w:rPr>
        <w:fldChar w:fldCharType="separate"/>
      </w:r>
      <w:r w:rsidR="0079115A">
        <w:rPr>
          <w:rFonts w:ascii="仿宋" w:hAnsi="仿宋" w:cs="Times New Roman"/>
          <w:noProof/>
          <w:szCs w:val="21"/>
        </w:rPr>
        <w:t>16</w:t>
      </w:r>
      <w:r w:rsidRPr="006F72A9">
        <w:rPr>
          <w:rFonts w:ascii="仿宋" w:hAnsi="仿宋" w:cs="Times New Roman"/>
          <w:szCs w:val="21"/>
        </w:rPr>
        <w:fldChar w:fldCharType="end"/>
      </w:r>
      <w:r w:rsidRPr="00FF3F12">
        <w:rPr>
          <w:rFonts w:ascii="仿宋" w:hAnsi="仿宋" w:cs="Times New Roman"/>
          <w:szCs w:val="21"/>
        </w:rPr>
        <w:t xml:space="preserve">  </w:t>
      </w:r>
      <w:r w:rsidR="006442C0" w:rsidRPr="00FF3F12">
        <w:rPr>
          <w:rFonts w:ascii="仿宋" w:hAnsi="仿宋" w:cs="Times New Roman"/>
          <w:szCs w:val="21"/>
        </w:rPr>
        <w:t>SEAUP</w:t>
      </w:r>
      <w:r w:rsidRPr="00FF3F12">
        <w:rPr>
          <w:rFonts w:ascii="仿宋" w:hAnsi="仿宋" w:cs="Times New Roman" w:hint="eastAsia"/>
          <w:szCs w:val="21"/>
        </w:rPr>
        <w:t>协议层次结构</w:t>
      </w:r>
    </w:p>
    <w:p w14:paraId="04CB379B" w14:textId="2CA4EB7D" w:rsidR="001F21DB" w:rsidRPr="00FF3F12" w:rsidRDefault="00FA375E" w:rsidP="001F21DB">
      <w:pPr>
        <w:pStyle w:val="3"/>
        <w:numPr>
          <w:ilvl w:val="0"/>
          <w:numId w:val="31"/>
        </w:numPr>
        <w:rPr>
          <w:rFonts w:ascii="仿宋" w:hAnsi="仿宋"/>
          <w:sz w:val="24"/>
        </w:rPr>
      </w:pPr>
      <w:r w:rsidRPr="00FF3F12">
        <w:rPr>
          <w:rFonts w:ascii="仿宋" w:hAnsi="仿宋"/>
          <w:sz w:val="24"/>
        </w:rPr>
        <w:t xml:space="preserve"> </w:t>
      </w:r>
      <w:bookmarkStart w:id="713" w:name="_Toc135051857"/>
      <w:r w:rsidRPr="00FF3F12">
        <w:rPr>
          <w:rFonts w:ascii="仿宋" w:hAnsi="仿宋"/>
          <w:sz w:val="24"/>
        </w:rPr>
        <w:t>SEAUP</w:t>
      </w:r>
      <w:r w:rsidR="001F21DB" w:rsidRPr="00FF3F12">
        <w:rPr>
          <w:rFonts w:ascii="仿宋" w:hAnsi="仿宋" w:hint="eastAsia"/>
          <w:sz w:val="24"/>
        </w:rPr>
        <w:t>原理及传输机制</w:t>
      </w:r>
      <w:bookmarkEnd w:id="713"/>
      <w:r w:rsidR="001F21DB" w:rsidRPr="00FF3F12">
        <w:rPr>
          <w:rFonts w:ascii="仿宋" w:hAnsi="仿宋"/>
          <w:sz w:val="24"/>
        </w:rPr>
        <w:t xml:space="preserve"> </w:t>
      </w:r>
    </w:p>
    <w:p w14:paraId="5E8642C7" w14:textId="16B807D2" w:rsidR="001F21DB" w:rsidRPr="00FF3F12" w:rsidRDefault="00FA375E" w:rsidP="00FD2CFD">
      <w:pPr>
        <w:ind w:firstLineChars="200" w:firstLine="420"/>
        <w:rPr>
          <w:rFonts w:ascii="仿宋" w:hAnsi="仿宋"/>
        </w:rPr>
      </w:pPr>
      <w:r w:rsidRPr="00FF3F12">
        <w:rPr>
          <w:rFonts w:ascii="仿宋" w:hAnsi="仿宋"/>
        </w:rPr>
        <w:t>SEAUP</w:t>
      </w:r>
      <w:r w:rsidR="001F21DB" w:rsidRPr="00FF3F12">
        <w:rPr>
          <w:rFonts w:ascii="仿宋" w:hAnsi="仿宋"/>
        </w:rPr>
        <w:t>是一种</w:t>
      </w:r>
      <w:r w:rsidR="001F21DB" w:rsidRPr="00FF3F12">
        <w:rPr>
          <w:rFonts w:ascii="仿宋" w:hAnsi="仿宋" w:hint="eastAsia"/>
        </w:rPr>
        <w:t>面向数据报的</w:t>
      </w:r>
      <w:r w:rsidR="00EF40F2" w:rsidRPr="00FF3F12">
        <w:rPr>
          <w:rFonts w:ascii="仿宋" w:hAnsi="仿宋" w:hint="eastAsia"/>
        </w:rPr>
        <w:t>、</w:t>
      </w:r>
      <w:r w:rsidR="001F21DB" w:rsidRPr="00FF3F12">
        <w:rPr>
          <w:rFonts w:ascii="仿宋" w:hAnsi="仿宋" w:hint="eastAsia"/>
        </w:rPr>
        <w:t>网络增强</w:t>
      </w:r>
      <w:r w:rsidR="001F21DB" w:rsidRPr="00FF3F12">
        <w:rPr>
          <w:rFonts w:ascii="仿宋" w:hAnsi="仿宋"/>
        </w:rPr>
        <w:t>的</w:t>
      </w:r>
      <w:r w:rsidR="001F21DB" w:rsidRPr="00FF3F12">
        <w:rPr>
          <w:rFonts w:ascii="仿宋" w:hAnsi="仿宋" w:hint="eastAsia"/>
        </w:rPr>
        <w:t>传输层</w:t>
      </w:r>
      <w:r w:rsidR="001F21DB" w:rsidRPr="00FF3F12">
        <w:rPr>
          <w:rFonts w:ascii="仿宋" w:hAnsi="仿宋"/>
        </w:rPr>
        <w:t>协议</w:t>
      </w:r>
      <w:r w:rsidR="001F21DB" w:rsidRPr="00FF3F12">
        <w:rPr>
          <w:rFonts w:ascii="仿宋" w:hAnsi="仿宋" w:hint="eastAsia"/>
        </w:rPr>
        <w:t>。参与</w:t>
      </w:r>
      <w:r w:rsidR="006442C0" w:rsidRPr="00FF3F12">
        <w:rPr>
          <w:rFonts w:ascii="仿宋" w:hAnsi="仿宋"/>
        </w:rPr>
        <w:t>SEAUP</w:t>
      </w:r>
      <w:r w:rsidR="001F21DB" w:rsidRPr="00FF3F12">
        <w:rPr>
          <w:rFonts w:ascii="仿宋" w:hAnsi="仿宋" w:hint="eastAsia"/>
        </w:rPr>
        <w:t>传输过程的实体包括：发送端、网络节点和接收端，发送端与接收端之间传输数据</w:t>
      </w:r>
      <w:r w:rsidR="009F3C52" w:rsidRPr="00FF3F12">
        <w:rPr>
          <w:rFonts w:ascii="仿宋" w:hAnsi="仿宋" w:hint="eastAsia"/>
        </w:rPr>
        <w:t>时</w:t>
      </w:r>
      <w:r w:rsidR="001F21DB" w:rsidRPr="00FF3F12">
        <w:rPr>
          <w:rFonts w:ascii="仿宋" w:hAnsi="仿宋" w:hint="eastAsia"/>
        </w:rPr>
        <w:t>，网络节点根据数据包中携带的应用需求对传输进行增强</w:t>
      </w:r>
      <w:r w:rsidR="009F3C52" w:rsidRPr="00FF3F12">
        <w:rPr>
          <w:rFonts w:ascii="仿宋" w:hAnsi="仿宋" w:hint="eastAsia"/>
        </w:rPr>
        <w:t>，</w:t>
      </w:r>
      <w:r w:rsidR="001F21DB" w:rsidRPr="00FF3F12">
        <w:rPr>
          <w:rFonts w:ascii="仿宋" w:hAnsi="仿宋" w:hint="eastAsia"/>
        </w:rPr>
        <w:t>网络节点可以填写、读取和修改</w:t>
      </w:r>
      <w:r w:rsidRPr="00FF3F12">
        <w:rPr>
          <w:rFonts w:ascii="仿宋" w:hAnsi="仿宋"/>
        </w:rPr>
        <w:t>SEAUP</w:t>
      </w:r>
      <w:r w:rsidR="001F21DB" w:rsidRPr="00FF3F12">
        <w:rPr>
          <w:rFonts w:ascii="仿宋" w:hAnsi="仿宋" w:hint="eastAsia"/>
        </w:rPr>
        <w:t>报文中的相关字段。</w:t>
      </w:r>
    </w:p>
    <w:p w14:paraId="5FBCBD35" w14:textId="1F89E91A" w:rsidR="001F21DB" w:rsidRPr="00FF3F12" w:rsidRDefault="009F3C52" w:rsidP="00FD2CFD">
      <w:pPr>
        <w:ind w:firstLineChars="200" w:firstLine="420"/>
        <w:rPr>
          <w:rFonts w:ascii="仿宋" w:hAnsi="仿宋"/>
        </w:rPr>
      </w:pPr>
      <w:r w:rsidRPr="00FF3F12">
        <w:rPr>
          <w:rFonts w:ascii="仿宋" w:hAnsi="仿宋" w:hint="eastAsia"/>
        </w:rPr>
        <w:t>数据传输的</w:t>
      </w:r>
      <w:r w:rsidR="001F21DB" w:rsidRPr="00FF3F12">
        <w:rPr>
          <w:rFonts w:ascii="仿宋" w:hAnsi="仿宋" w:hint="eastAsia"/>
        </w:rPr>
        <w:t>具体流程如下：</w:t>
      </w:r>
    </w:p>
    <w:p w14:paraId="11AF7DE6" w14:textId="04A3DD5C" w:rsidR="001F21DB" w:rsidRPr="00FF3F12" w:rsidRDefault="001F21DB">
      <w:pPr>
        <w:ind w:firstLineChars="200" w:firstLine="420"/>
        <w:rPr>
          <w:rFonts w:ascii="仿宋" w:hAnsi="仿宋"/>
        </w:rPr>
      </w:pPr>
      <w:r w:rsidRPr="00FF3F12">
        <w:rPr>
          <w:rFonts w:ascii="仿宋" w:hAnsi="仿宋"/>
        </w:rPr>
        <w:t>1）发送端</w:t>
      </w:r>
      <w:r w:rsidR="009F3C52" w:rsidRPr="00FF3F12">
        <w:rPr>
          <w:rFonts w:ascii="仿宋" w:hAnsi="仿宋" w:hint="eastAsia"/>
        </w:rPr>
        <w:t>将应用待发送的数据报封装成</w:t>
      </w:r>
      <w:r w:rsidR="00FA375E" w:rsidRPr="00FF3F12">
        <w:rPr>
          <w:rFonts w:ascii="仿宋" w:hAnsi="仿宋"/>
        </w:rPr>
        <w:t>SEAUP</w:t>
      </w:r>
      <w:r w:rsidRPr="00FF3F12">
        <w:rPr>
          <w:rFonts w:ascii="仿宋" w:hAnsi="仿宋" w:hint="eastAsia"/>
        </w:rPr>
        <w:t>数据包</w:t>
      </w:r>
      <w:r w:rsidR="009F3C52" w:rsidRPr="00FF3F12">
        <w:rPr>
          <w:rFonts w:ascii="仿宋" w:hAnsi="仿宋" w:hint="eastAsia"/>
        </w:rPr>
        <w:t>并发送</w:t>
      </w:r>
      <w:r w:rsidRPr="00FF3F12">
        <w:rPr>
          <w:rFonts w:ascii="仿宋" w:hAnsi="仿宋" w:hint="eastAsia"/>
        </w:rPr>
        <w:t>，</w:t>
      </w:r>
      <w:r w:rsidR="00FA375E" w:rsidRPr="00FF3F12">
        <w:rPr>
          <w:rFonts w:ascii="仿宋" w:hAnsi="仿宋"/>
        </w:rPr>
        <w:t>SEAUP</w:t>
      </w:r>
      <w:r w:rsidRPr="00FF3F12">
        <w:rPr>
          <w:rFonts w:ascii="仿宋" w:hAnsi="仿宋" w:hint="eastAsia"/>
        </w:rPr>
        <w:t>数据包中携带应用对网络提出的传输</w:t>
      </w:r>
      <w:r w:rsidR="00277BAC" w:rsidRPr="00FF3F12">
        <w:rPr>
          <w:rFonts w:ascii="仿宋" w:hAnsi="仿宋" w:hint="eastAsia"/>
        </w:rPr>
        <w:t>优先级、资源意向</w:t>
      </w:r>
      <w:r w:rsidRPr="00FF3F12">
        <w:rPr>
          <w:rFonts w:ascii="仿宋" w:hAnsi="仿宋" w:hint="eastAsia"/>
        </w:rPr>
        <w:t>需求</w:t>
      </w:r>
      <w:r w:rsidR="00CE4D22">
        <w:rPr>
          <w:rFonts w:ascii="仿宋" w:hAnsi="仿宋" w:hint="eastAsia"/>
        </w:rPr>
        <w:t>、</w:t>
      </w:r>
      <w:r w:rsidR="009F3C52" w:rsidRPr="00FF3F12">
        <w:rPr>
          <w:rFonts w:ascii="仿宋" w:hAnsi="仿宋" w:hint="eastAsia"/>
        </w:rPr>
        <w:t>使用</w:t>
      </w:r>
      <w:r w:rsidR="00277BAC" w:rsidRPr="00FF3F12">
        <w:rPr>
          <w:rFonts w:ascii="仿宋" w:hAnsi="仿宋" w:hint="eastAsia"/>
        </w:rPr>
        <w:t>的</w:t>
      </w:r>
      <w:r w:rsidR="009F3C52" w:rsidRPr="00FF3F12">
        <w:rPr>
          <w:rFonts w:ascii="仿宋" w:hAnsi="仿宋" w:hint="eastAsia"/>
        </w:rPr>
        <w:t>增强传输机制和参数</w:t>
      </w:r>
      <w:r w:rsidR="00CE4D22">
        <w:rPr>
          <w:rFonts w:ascii="仿宋" w:hAnsi="仿宋" w:hint="eastAsia"/>
        </w:rPr>
        <w:t>等</w:t>
      </w:r>
      <w:r w:rsidRPr="00FF3F12">
        <w:rPr>
          <w:rFonts w:ascii="仿宋" w:hAnsi="仿宋" w:hint="eastAsia"/>
        </w:rPr>
        <w:t>；</w:t>
      </w:r>
    </w:p>
    <w:p w14:paraId="147D88B8" w14:textId="772BF0F4" w:rsidR="001F21DB" w:rsidRPr="00FF3F12" w:rsidRDefault="00277BAC" w:rsidP="00FD2CFD">
      <w:pPr>
        <w:ind w:firstLineChars="200" w:firstLine="420"/>
        <w:rPr>
          <w:rFonts w:ascii="仿宋" w:hAnsi="仿宋"/>
        </w:rPr>
      </w:pPr>
      <w:r w:rsidRPr="00FF3F12">
        <w:rPr>
          <w:rFonts w:ascii="仿宋" w:hAnsi="仿宋"/>
        </w:rPr>
        <w:t>2</w:t>
      </w:r>
      <w:r w:rsidR="001F21DB" w:rsidRPr="00FF3F12">
        <w:rPr>
          <w:rFonts w:ascii="仿宋" w:hAnsi="仿宋"/>
        </w:rPr>
        <w:t>）网络节点使用相关机制对</w:t>
      </w:r>
      <w:r w:rsidRPr="00FF3F12">
        <w:rPr>
          <w:rFonts w:ascii="仿宋" w:hAnsi="仿宋"/>
        </w:rPr>
        <w:t>SEAUP</w:t>
      </w:r>
      <w:r w:rsidR="001F21DB" w:rsidRPr="00FF3F12">
        <w:rPr>
          <w:rFonts w:ascii="仿宋" w:hAnsi="仿宋"/>
        </w:rPr>
        <w:t>数据包的传输进行增强</w:t>
      </w:r>
      <w:r w:rsidR="001F21DB" w:rsidRPr="00FF3F12">
        <w:rPr>
          <w:rFonts w:ascii="仿宋" w:hAnsi="仿宋" w:hint="eastAsia"/>
        </w:rPr>
        <w:t>；</w:t>
      </w:r>
    </w:p>
    <w:p w14:paraId="4305825D" w14:textId="3E30BAF5" w:rsidR="004A6031" w:rsidRPr="006F72A9" w:rsidRDefault="00277BAC" w:rsidP="006F72A9">
      <w:pPr>
        <w:ind w:firstLineChars="200" w:firstLine="420"/>
        <w:rPr>
          <w:rFonts w:ascii="仿宋" w:hAnsi="仿宋"/>
        </w:rPr>
      </w:pPr>
      <w:r w:rsidRPr="00FF3F12">
        <w:rPr>
          <w:rFonts w:ascii="仿宋" w:hAnsi="仿宋"/>
        </w:rPr>
        <w:t>3</w:t>
      </w:r>
      <w:r w:rsidR="001F21DB" w:rsidRPr="00FF3F12">
        <w:rPr>
          <w:rFonts w:ascii="仿宋" w:hAnsi="仿宋"/>
        </w:rPr>
        <w:t>）接收端接收</w:t>
      </w:r>
      <w:r w:rsidR="009F3C52" w:rsidRPr="00FF3F12">
        <w:rPr>
          <w:rFonts w:ascii="仿宋" w:hAnsi="仿宋" w:hint="eastAsia"/>
        </w:rPr>
        <w:t>到</w:t>
      </w:r>
      <w:r w:rsidR="001F21DB" w:rsidRPr="00FF3F12">
        <w:rPr>
          <w:rFonts w:ascii="仿宋" w:hAnsi="仿宋" w:hint="eastAsia"/>
        </w:rPr>
        <w:t>数据</w:t>
      </w:r>
      <w:r w:rsidR="009F3C52" w:rsidRPr="00FF3F12">
        <w:rPr>
          <w:rFonts w:ascii="仿宋" w:hAnsi="仿宋" w:hint="eastAsia"/>
        </w:rPr>
        <w:t>包后</w:t>
      </w:r>
      <w:r w:rsidR="001F21DB" w:rsidRPr="00FF3F12">
        <w:rPr>
          <w:rFonts w:ascii="仿宋" w:hAnsi="仿宋" w:hint="eastAsia"/>
        </w:rPr>
        <w:t>直接将</w:t>
      </w:r>
      <w:r w:rsidR="009F3C52" w:rsidRPr="00FF3F12">
        <w:rPr>
          <w:rFonts w:ascii="仿宋" w:hAnsi="仿宋" w:hint="eastAsia"/>
        </w:rPr>
        <w:t>其</w:t>
      </w:r>
      <w:r w:rsidR="001F21DB" w:rsidRPr="00FF3F12">
        <w:rPr>
          <w:rFonts w:ascii="仿宋" w:hAnsi="仿宋" w:hint="eastAsia"/>
        </w:rPr>
        <w:t>返回给应用</w:t>
      </w:r>
      <w:r w:rsidR="009F3C52" w:rsidRPr="00FF3F12">
        <w:rPr>
          <w:rFonts w:ascii="仿宋" w:hAnsi="仿宋" w:hint="eastAsia"/>
        </w:rPr>
        <w:t>。</w:t>
      </w:r>
    </w:p>
    <w:p w14:paraId="1CFFE494" w14:textId="1D6FD5EF" w:rsidR="00263492" w:rsidRPr="006F72A9" w:rsidRDefault="009A3BEE" w:rsidP="006F72A9">
      <w:pPr>
        <w:ind w:firstLineChars="200" w:firstLine="420"/>
        <w:rPr>
          <w:rFonts w:ascii="仿宋" w:hAnsi="仿宋" w:cs="Times New Roman"/>
          <w:color w:val="FF0000"/>
          <w:szCs w:val="21"/>
          <w:u w:val="single"/>
        </w:rPr>
      </w:pPr>
      <w:r w:rsidRPr="00FF3F12">
        <w:rPr>
          <w:rFonts w:ascii="仿宋" w:hAnsi="仿宋" w:cs="Times New Roman" w:hint="eastAsia"/>
          <w:color w:val="FF0000"/>
          <w:szCs w:val="21"/>
          <w:u w:val="single"/>
        </w:rPr>
        <w:t>备注：后期</w:t>
      </w:r>
      <w:r w:rsidR="00CE4D22">
        <w:rPr>
          <w:rFonts w:ascii="仿宋" w:hAnsi="仿宋" w:cs="Times New Roman" w:hint="eastAsia"/>
          <w:color w:val="FF0000"/>
          <w:szCs w:val="21"/>
          <w:u w:val="single"/>
        </w:rPr>
        <w:t>可能</w:t>
      </w:r>
      <w:r w:rsidRPr="00FF3F12">
        <w:rPr>
          <w:rFonts w:ascii="仿宋" w:hAnsi="仿宋" w:cs="Times New Roman" w:hint="eastAsia"/>
          <w:color w:val="FF0000"/>
          <w:szCs w:val="21"/>
          <w:u w:val="single"/>
        </w:rPr>
        <w:t>会补充乱序重排机制</w:t>
      </w:r>
    </w:p>
    <w:p w14:paraId="25B96170" w14:textId="79F248BC" w:rsidR="005247AB" w:rsidRPr="00C02908" w:rsidRDefault="006B5715" w:rsidP="005247AB">
      <w:pPr>
        <w:pStyle w:val="3"/>
        <w:numPr>
          <w:ilvl w:val="0"/>
          <w:numId w:val="31"/>
        </w:numPr>
        <w:rPr>
          <w:rFonts w:ascii="仿宋" w:hAnsi="仿宋"/>
          <w:sz w:val="24"/>
        </w:rPr>
      </w:pPr>
      <w:bookmarkStart w:id="714" w:name="_Toc129020846"/>
      <w:bookmarkStart w:id="715" w:name="_Toc129782328"/>
      <w:bookmarkStart w:id="716" w:name="_Toc129800687"/>
      <w:bookmarkStart w:id="717" w:name="_Toc130485981"/>
      <w:bookmarkStart w:id="718" w:name="_Toc130486363"/>
      <w:bookmarkEnd w:id="714"/>
      <w:bookmarkEnd w:id="715"/>
      <w:bookmarkEnd w:id="716"/>
      <w:bookmarkEnd w:id="717"/>
      <w:bookmarkEnd w:id="718"/>
      <w:r w:rsidRPr="00FF3F12">
        <w:rPr>
          <w:rFonts w:ascii="仿宋" w:hAnsi="仿宋"/>
          <w:sz w:val="24"/>
        </w:rPr>
        <w:lastRenderedPageBreak/>
        <w:t xml:space="preserve"> </w:t>
      </w:r>
      <w:bookmarkStart w:id="719" w:name="_Toc135051858"/>
      <w:r w:rsidR="006442C0" w:rsidRPr="00FF3F12">
        <w:rPr>
          <w:rFonts w:ascii="仿宋" w:hAnsi="仿宋"/>
          <w:sz w:val="24"/>
        </w:rPr>
        <w:t>SEAUP</w:t>
      </w:r>
      <w:r w:rsidRPr="00FF3F12">
        <w:rPr>
          <w:rFonts w:ascii="仿宋" w:hAnsi="仿宋" w:hint="eastAsia"/>
          <w:sz w:val="24"/>
        </w:rPr>
        <w:t>报文格式</w:t>
      </w:r>
      <w:bookmarkEnd w:id="719"/>
    </w:p>
    <w:p w14:paraId="53DBDD6D" w14:textId="456E97CA" w:rsidR="00C02908" w:rsidRPr="00FF3F12" w:rsidRDefault="00941C5B" w:rsidP="00C02908">
      <w:pPr>
        <w:spacing w:afterLines="50" w:after="156"/>
        <w:ind w:firstLineChars="200" w:firstLine="420"/>
        <w:rPr>
          <w:rFonts w:ascii="仿宋" w:hAnsi="仿宋" w:cstheme="minorHAnsi"/>
          <w:szCs w:val="21"/>
        </w:rPr>
      </w:pPr>
      <w:r>
        <w:rPr>
          <w:rFonts w:ascii="仿宋" w:hAnsi="仿宋" w:hint="eastAsia"/>
          <w:szCs w:val="21"/>
        </w:rPr>
        <w:t>当公共首部Pu</w:t>
      </w:r>
      <w:r>
        <w:rPr>
          <w:rFonts w:ascii="仿宋" w:hAnsi="仿宋"/>
          <w:szCs w:val="21"/>
        </w:rPr>
        <w:t xml:space="preserve">blic Header </w:t>
      </w:r>
      <w:r>
        <w:rPr>
          <w:rFonts w:ascii="仿宋" w:hAnsi="仿宋" w:hint="eastAsia"/>
          <w:szCs w:val="21"/>
        </w:rPr>
        <w:t>的</w:t>
      </w:r>
      <w:r w:rsidRPr="006F72A9">
        <w:rPr>
          <w:rFonts w:ascii="仿宋" w:hAnsi="仿宋"/>
          <w:szCs w:val="21"/>
        </w:rPr>
        <w:t>Type</w:t>
      </w:r>
      <w:r>
        <w:rPr>
          <w:rFonts w:ascii="仿宋" w:hAnsi="仿宋" w:hint="eastAsia"/>
          <w:szCs w:val="21"/>
        </w:rPr>
        <w:t>字段的高位取值为0</w:t>
      </w:r>
      <w:r>
        <w:rPr>
          <w:rFonts w:ascii="仿宋" w:hAnsi="仿宋"/>
          <w:szCs w:val="21"/>
        </w:rPr>
        <w:t>10</w:t>
      </w:r>
      <w:r>
        <w:rPr>
          <w:rFonts w:ascii="仿宋" w:hAnsi="仿宋" w:hint="eastAsia"/>
          <w:szCs w:val="21"/>
        </w:rPr>
        <w:t>时，表示是</w:t>
      </w:r>
      <w:r w:rsidR="005247AB" w:rsidRPr="00FF3F12">
        <w:rPr>
          <w:rFonts w:ascii="仿宋" w:hAnsi="仿宋" w:cs="Times New Roman"/>
          <w:szCs w:val="21"/>
        </w:rPr>
        <w:t>SEA</w:t>
      </w:r>
      <w:r w:rsidR="00004B65" w:rsidRPr="00FF3F12">
        <w:rPr>
          <w:rFonts w:ascii="仿宋" w:hAnsi="仿宋" w:cs="Times New Roman"/>
          <w:szCs w:val="21"/>
        </w:rPr>
        <w:t>U</w:t>
      </w:r>
      <w:r w:rsidR="005247AB" w:rsidRPr="00FF3F12">
        <w:rPr>
          <w:rFonts w:ascii="仿宋" w:hAnsi="仿宋" w:cs="Times New Roman"/>
          <w:szCs w:val="21"/>
        </w:rPr>
        <w:t>P</w:t>
      </w:r>
      <w:r w:rsidR="00C02908">
        <w:rPr>
          <w:rFonts w:ascii="仿宋" w:hAnsi="仿宋" w:cs="Times New Roman" w:hint="eastAsia"/>
          <w:szCs w:val="21"/>
        </w:rPr>
        <w:t>协议</w:t>
      </w:r>
      <w:r>
        <w:rPr>
          <w:rFonts w:ascii="仿宋" w:hAnsi="仿宋" w:cs="Times New Roman" w:hint="eastAsia"/>
          <w:szCs w:val="21"/>
        </w:rPr>
        <w:t>相关报文</w:t>
      </w:r>
      <w:r w:rsidR="00C02908">
        <w:rPr>
          <w:rFonts w:ascii="仿宋" w:hAnsi="仿宋" w:cs="Times New Roman" w:hint="eastAsia"/>
          <w:szCs w:val="21"/>
        </w:rPr>
        <w:t>：</w:t>
      </w:r>
    </w:p>
    <w:p w14:paraId="7FD4510E" w14:textId="6E6E8810" w:rsidR="00A65DAF" w:rsidRPr="006F72A9" w:rsidRDefault="00941C5B" w:rsidP="006F72A9">
      <w:pPr>
        <w:pStyle w:val="ab"/>
        <w:numPr>
          <w:ilvl w:val="0"/>
          <w:numId w:val="45"/>
        </w:numPr>
        <w:ind w:firstLineChars="0"/>
        <w:rPr>
          <w:rFonts w:ascii="仿宋" w:hAnsi="仿宋"/>
          <w:szCs w:val="21"/>
        </w:rPr>
      </w:pPr>
      <w:r>
        <w:rPr>
          <w:rFonts w:ascii="仿宋" w:hAnsi="仿宋" w:cstheme="minorHAnsi"/>
          <w:sz w:val="21"/>
          <w:szCs w:val="21"/>
        </w:rPr>
        <w:t>T</w:t>
      </w:r>
      <w:r>
        <w:rPr>
          <w:rFonts w:ascii="仿宋" w:hAnsi="仿宋" w:cstheme="minorHAnsi" w:hint="eastAsia"/>
          <w:sz w:val="21"/>
          <w:szCs w:val="21"/>
        </w:rPr>
        <w:t>ype</w:t>
      </w:r>
      <w:r w:rsidRPr="00944DB5">
        <w:rPr>
          <w:rFonts w:ascii="仿宋" w:hAnsi="仿宋" w:cstheme="minorHAnsi" w:hint="eastAsia"/>
          <w:sz w:val="21"/>
          <w:szCs w:val="21"/>
        </w:rPr>
        <w:t>为</w:t>
      </w:r>
      <w:r w:rsidRPr="00944DB5">
        <w:rPr>
          <w:rFonts w:ascii="仿宋" w:hAnsi="仿宋" w:cstheme="minorHAnsi"/>
          <w:sz w:val="21"/>
          <w:szCs w:val="21"/>
        </w:rPr>
        <w:t>0x</w:t>
      </w:r>
      <w:r>
        <w:rPr>
          <w:rFonts w:ascii="仿宋" w:hAnsi="仿宋" w:cstheme="minorHAnsi"/>
          <w:sz w:val="21"/>
          <w:szCs w:val="21"/>
        </w:rPr>
        <w:t>40</w:t>
      </w:r>
      <w:r>
        <w:rPr>
          <w:rFonts w:ascii="仿宋" w:hAnsi="仿宋" w:cstheme="minorHAnsi" w:hint="eastAsia"/>
          <w:sz w:val="21"/>
          <w:szCs w:val="21"/>
        </w:rPr>
        <w:t>（0</w:t>
      </w:r>
      <w:r>
        <w:rPr>
          <w:rFonts w:ascii="仿宋" w:hAnsi="仿宋" w:cstheme="minorHAnsi"/>
          <w:sz w:val="21"/>
          <w:szCs w:val="21"/>
        </w:rPr>
        <w:t>10 00000</w:t>
      </w:r>
      <w:r>
        <w:rPr>
          <w:rFonts w:ascii="仿宋" w:hAnsi="仿宋" w:cstheme="minorHAnsi" w:hint="eastAsia"/>
          <w:sz w:val="21"/>
          <w:szCs w:val="21"/>
        </w:rPr>
        <w:t>）</w:t>
      </w:r>
      <w:r w:rsidRPr="00944DB5">
        <w:rPr>
          <w:rFonts w:ascii="仿宋" w:hAnsi="仿宋" w:cstheme="minorHAnsi" w:hint="eastAsia"/>
          <w:sz w:val="21"/>
          <w:szCs w:val="21"/>
        </w:rPr>
        <w:t>时，报文类型：</w:t>
      </w:r>
      <w:r w:rsidR="00C02908" w:rsidRPr="00C02908">
        <w:rPr>
          <w:rFonts w:ascii="仿宋" w:hAnsi="仿宋" w:cstheme="minorHAnsi"/>
          <w:sz w:val="21"/>
          <w:szCs w:val="21"/>
        </w:rPr>
        <w:t>SEAUP</w:t>
      </w:r>
      <w:r w:rsidR="00004B65" w:rsidRPr="00FF3F12">
        <w:rPr>
          <w:rFonts w:ascii="仿宋" w:hAnsi="仿宋" w:cstheme="minorHAnsi" w:hint="eastAsia"/>
          <w:sz w:val="21"/>
          <w:szCs w:val="21"/>
        </w:rPr>
        <w:t>数据报文（</w:t>
      </w:r>
      <w:r w:rsidR="00004B65" w:rsidRPr="00FF3F12">
        <w:rPr>
          <w:rFonts w:ascii="仿宋" w:hAnsi="仿宋" w:cstheme="minorHAnsi"/>
          <w:sz w:val="21"/>
          <w:szCs w:val="21"/>
        </w:rPr>
        <w:t>UP_DAT</w:t>
      </w:r>
      <w:r w:rsidR="00004B65" w:rsidRPr="00FF3F12">
        <w:rPr>
          <w:rFonts w:ascii="仿宋" w:hAnsi="仿宋" w:cstheme="minorHAnsi" w:hint="eastAsia"/>
          <w:sz w:val="21"/>
          <w:szCs w:val="21"/>
        </w:rPr>
        <w:t>）</w:t>
      </w:r>
    </w:p>
    <w:p w14:paraId="10499E59" w14:textId="3FDB650E" w:rsidR="00E26E25" w:rsidRPr="006F72A9" w:rsidRDefault="00C02908" w:rsidP="006F72A9">
      <w:pPr>
        <w:pStyle w:val="4"/>
        <w:numPr>
          <w:ilvl w:val="0"/>
          <w:numId w:val="76"/>
        </w:numPr>
        <w:rPr>
          <w:rFonts w:ascii="仿宋" w:hAnsi="仿宋"/>
          <w:b w:val="0"/>
          <w:bCs w:val="0"/>
          <w:szCs w:val="21"/>
        </w:rPr>
      </w:pPr>
      <w:r w:rsidRPr="00C02908">
        <w:rPr>
          <w:rFonts w:ascii="仿宋" w:hAnsi="仿宋" w:cstheme="minorHAnsi"/>
          <w:sz w:val="21"/>
          <w:szCs w:val="21"/>
        </w:rPr>
        <w:t>SEAUP</w:t>
      </w:r>
      <w:r w:rsidR="00E26E25" w:rsidRPr="006F72A9">
        <w:rPr>
          <w:rFonts w:ascii="仿宋" w:eastAsia="仿宋" w:hAnsi="仿宋" w:hint="eastAsia"/>
          <w:sz w:val="21"/>
          <w:szCs w:val="21"/>
        </w:rPr>
        <w:t>数据报文（</w:t>
      </w:r>
      <w:r w:rsidR="00004B65" w:rsidRPr="006F72A9">
        <w:rPr>
          <w:rFonts w:ascii="仿宋" w:eastAsia="仿宋" w:hAnsi="仿宋"/>
          <w:sz w:val="21"/>
          <w:szCs w:val="21"/>
        </w:rPr>
        <w:t>UP_</w:t>
      </w:r>
      <w:r w:rsidR="00E26E25" w:rsidRPr="006F72A9">
        <w:rPr>
          <w:rFonts w:ascii="仿宋" w:eastAsia="仿宋" w:hAnsi="仿宋"/>
          <w:sz w:val="21"/>
          <w:szCs w:val="21"/>
        </w:rPr>
        <w:t>DAT</w:t>
      </w:r>
      <w:r w:rsidR="00E26E25" w:rsidRPr="006F72A9">
        <w:rPr>
          <w:rFonts w:ascii="仿宋" w:eastAsia="仿宋" w:hAnsi="仿宋" w:hint="eastAsia"/>
          <w:sz w:val="21"/>
          <w:szCs w:val="21"/>
        </w:rPr>
        <w:t>）</w:t>
      </w:r>
    </w:p>
    <w:p w14:paraId="0AEC5A9A" w14:textId="37C822F4" w:rsidR="00F226A1" w:rsidRPr="00FF3F12" w:rsidDel="00C20222" w:rsidRDefault="006442C0" w:rsidP="00F226A1">
      <w:pPr>
        <w:ind w:firstLine="420"/>
        <w:rPr>
          <w:del w:id="720" w:author="Li Yang" w:date="2023-05-10T14:56:00Z"/>
          <w:rFonts w:ascii="仿宋" w:hAnsi="仿宋" w:cstheme="minorHAnsi"/>
          <w:szCs w:val="21"/>
        </w:rPr>
      </w:pPr>
      <w:r w:rsidRPr="00FF3F12">
        <w:rPr>
          <w:rFonts w:ascii="仿宋" w:hAnsi="仿宋" w:cstheme="minorHAnsi"/>
          <w:szCs w:val="21"/>
        </w:rPr>
        <w:t>SEAUP</w:t>
      </w:r>
      <w:r w:rsidR="00F226A1" w:rsidRPr="00FF3F12">
        <w:rPr>
          <w:rFonts w:ascii="仿宋" w:hAnsi="仿宋" w:cstheme="minorHAnsi" w:hint="eastAsia"/>
          <w:szCs w:val="21"/>
        </w:rPr>
        <w:t>数据报文</w:t>
      </w:r>
      <w:r w:rsidR="00004B65" w:rsidRPr="00FF3F12">
        <w:rPr>
          <w:rFonts w:ascii="仿宋" w:hAnsi="仿宋" w:cstheme="minorHAnsi"/>
          <w:szCs w:val="21"/>
        </w:rPr>
        <w:t>UP_</w:t>
      </w:r>
      <w:r w:rsidR="00AF2B97" w:rsidRPr="006F72A9">
        <w:rPr>
          <w:rFonts w:ascii="仿宋" w:hAnsi="仿宋" w:cstheme="minorHAnsi"/>
          <w:szCs w:val="21"/>
        </w:rPr>
        <w:t>DAT</w:t>
      </w:r>
      <w:r w:rsidR="00C02908">
        <w:rPr>
          <w:rFonts w:ascii="仿宋" w:hAnsi="仿宋" w:hint="eastAsia"/>
        </w:rPr>
        <w:t>支持使用</w:t>
      </w:r>
      <w:r w:rsidR="00004B65" w:rsidRPr="00FF3F12">
        <w:rPr>
          <w:rFonts w:ascii="仿宋" w:hAnsi="仿宋"/>
        </w:rPr>
        <w:t>IDP</w:t>
      </w:r>
      <w:r w:rsidR="00C02908">
        <w:rPr>
          <w:rFonts w:ascii="仿宋" w:hAnsi="仿宋" w:hint="eastAsia"/>
        </w:rPr>
        <w:t>层的</w:t>
      </w:r>
      <w:r w:rsidR="00004B65" w:rsidRPr="00FF3F12">
        <w:rPr>
          <w:rFonts w:ascii="仿宋" w:hAnsi="仿宋" w:hint="eastAsia"/>
        </w:rPr>
        <w:t>即刻重寻址</w:t>
      </w:r>
      <w:r w:rsidR="00C02908">
        <w:rPr>
          <w:rFonts w:ascii="仿宋" w:hAnsi="仿宋" w:hint="eastAsia"/>
        </w:rPr>
        <w:t>等</w:t>
      </w:r>
      <w:r w:rsidR="00004B65" w:rsidRPr="00FF3F12">
        <w:rPr>
          <w:rFonts w:ascii="仿宋" w:hAnsi="仿宋" w:hint="eastAsia"/>
        </w:rPr>
        <w:t>相关机制</w:t>
      </w:r>
      <w:r w:rsidR="00527FFC" w:rsidRPr="00FF3F12">
        <w:rPr>
          <w:rFonts w:ascii="仿宋" w:hAnsi="仿宋" w:hint="eastAsia"/>
        </w:rPr>
        <w:t>，</w:t>
      </w:r>
      <w:r w:rsidR="00AF2B97" w:rsidRPr="006F72A9">
        <w:rPr>
          <w:rFonts w:ascii="仿宋" w:hAnsi="仿宋" w:cstheme="minorHAnsi" w:hint="eastAsia"/>
          <w:szCs w:val="21"/>
        </w:rPr>
        <w:t>格式如下：</w:t>
      </w:r>
    </w:p>
    <w:p w14:paraId="363C70F5" w14:textId="131E2591" w:rsidR="00B92BF6" w:rsidDel="00C20222" w:rsidRDefault="00B92BF6" w:rsidP="00B92BF6">
      <w:pPr>
        <w:pStyle w:val="ac"/>
        <w:jc w:val="center"/>
        <w:rPr>
          <w:del w:id="721" w:author="Li Yang" w:date="2023-05-10T14:56:00Z"/>
          <w:rFonts w:ascii="仿宋" w:eastAsia="仿宋" w:hAnsi="仿宋" w:cstheme="minorHAnsi"/>
          <w:sz w:val="21"/>
          <w:szCs w:val="21"/>
        </w:rPr>
      </w:pPr>
    </w:p>
    <w:p w14:paraId="0D83D6B1" w14:textId="5F584F8A" w:rsidR="000E522E" w:rsidRDefault="00F34BF3">
      <w:pPr>
        <w:ind w:firstLine="420"/>
        <w:rPr>
          <w:rFonts w:ascii="仿宋" w:hAnsi="仿宋" w:cstheme="minorHAnsi"/>
          <w:szCs w:val="21"/>
        </w:rPr>
        <w:pPrChange w:id="722" w:author="Li Yang" w:date="2023-05-10T14:56:00Z">
          <w:pPr>
            <w:pStyle w:val="ac"/>
            <w:jc w:val="center"/>
          </w:pPr>
        </w:pPrChange>
      </w:pPr>
      <w:del w:id="723" w:author="Li Yang" w:date="2023-05-10T14:56:00Z">
        <w:r w:rsidDel="00C20222">
          <w:object w:dxaOrig="6081" w:dyaOrig="1461" w14:anchorId="7F98438A">
            <v:shape id="_x0000_i1051" type="#_x0000_t75" style="width:414.5pt;height:99.5pt" o:ole="">
              <v:imagedata r:id="rId60" o:title=""/>
            </v:shape>
            <o:OLEObject Type="Embed" ProgID="Visio.Drawing.15" ShapeID="_x0000_i1051" DrawAspect="Content" ObjectID="_1745846794" r:id="rId61"/>
          </w:object>
        </w:r>
      </w:del>
    </w:p>
    <w:p w14:paraId="18EB3FE8" w14:textId="6FA484C2" w:rsidR="00C20222" w:rsidRDefault="00C20222">
      <w:pPr>
        <w:pStyle w:val="ac"/>
        <w:rPr>
          <w:ins w:id="724" w:author="Li Yang" w:date="2023-05-10T14:56:00Z"/>
          <w:rFonts w:ascii="仿宋" w:eastAsia="仿宋" w:hAnsi="仿宋" w:cstheme="minorHAnsi"/>
          <w:sz w:val="21"/>
          <w:szCs w:val="21"/>
        </w:rPr>
        <w:pPrChange w:id="725" w:author="Li Yang" w:date="2023-05-10T14:56:00Z">
          <w:pPr>
            <w:pStyle w:val="ac"/>
            <w:ind w:firstLine="420"/>
            <w:jc w:val="center"/>
          </w:pPr>
        </w:pPrChange>
      </w:pPr>
      <w:ins w:id="726" w:author="Li Yang" w:date="2023-05-10T14:56:00Z">
        <w:r>
          <w:object w:dxaOrig="6091" w:dyaOrig="531" w14:anchorId="120AF42B">
            <v:shape id="_x0000_i1052" type="#_x0000_t75" style="width:417pt;height:36.5pt" o:ole="">
              <v:imagedata r:id="rId62" o:title=""/>
            </v:shape>
            <o:OLEObject Type="Embed" ProgID="Visio.Drawing.15" ShapeID="_x0000_i1052" DrawAspect="Content" ObjectID="_1745846795" r:id="rId63"/>
          </w:object>
        </w:r>
      </w:ins>
    </w:p>
    <w:p w14:paraId="7A3C111E" w14:textId="49D4795D" w:rsidR="00AF2B97" w:rsidRPr="006F72A9" w:rsidRDefault="00AF2B97" w:rsidP="00AF2B97">
      <w:pPr>
        <w:pStyle w:val="ac"/>
        <w:ind w:firstLine="420"/>
        <w:jc w:val="center"/>
        <w:rPr>
          <w:rFonts w:ascii="仿宋" w:eastAsia="仿宋" w:hAnsi="仿宋" w:cstheme="minorHAnsi"/>
          <w:sz w:val="21"/>
          <w:szCs w:val="21"/>
        </w:rPr>
      </w:pPr>
      <w:r w:rsidRPr="006F72A9">
        <w:rPr>
          <w:rFonts w:ascii="仿宋" w:eastAsia="仿宋" w:hAnsi="仿宋" w:cstheme="minorHAnsi" w:hint="eastAsia"/>
          <w:sz w:val="21"/>
          <w:szCs w:val="21"/>
        </w:rPr>
        <w:t>图</w:t>
      </w:r>
      <w:r w:rsidRPr="006F72A9">
        <w:rPr>
          <w:rFonts w:ascii="仿宋" w:eastAsia="仿宋" w:hAnsi="仿宋" w:cstheme="minorHAnsi"/>
          <w:sz w:val="21"/>
          <w:szCs w:val="21"/>
        </w:rPr>
        <w:t xml:space="preserve"> </w:t>
      </w:r>
      <w:r w:rsidRPr="006F72A9">
        <w:rPr>
          <w:rFonts w:ascii="仿宋" w:eastAsia="仿宋" w:hAnsi="仿宋" w:cstheme="minorHAnsi"/>
          <w:sz w:val="21"/>
          <w:szCs w:val="21"/>
        </w:rPr>
        <w:fldChar w:fldCharType="begin"/>
      </w:r>
      <w:r w:rsidRPr="006F72A9">
        <w:rPr>
          <w:rFonts w:ascii="仿宋" w:eastAsia="仿宋" w:hAnsi="仿宋" w:cstheme="minorHAnsi"/>
          <w:sz w:val="21"/>
          <w:szCs w:val="21"/>
        </w:rPr>
        <w:instrText xml:space="preserve"> SEQ </w:instrText>
      </w:r>
      <w:r w:rsidRPr="006F72A9">
        <w:rPr>
          <w:rFonts w:ascii="仿宋" w:eastAsia="仿宋" w:hAnsi="仿宋" w:cstheme="minorHAnsi" w:hint="eastAsia"/>
          <w:sz w:val="21"/>
          <w:szCs w:val="21"/>
        </w:rPr>
        <w:instrText>图</w:instrText>
      </w:r>
      <w:r w:rsidRPr="006F72A9">
        <w:rPr>
          <w:rFonts w:ascii="仿宋" w:eastAsia="仿宋" w:hAnsi="仿宋" w:cstheme="minorHAnsi"/>
          <w:sz w:val="21"/>
          <w:szCs w:val="21"/>
        </w:rPr>
        <w:instrText xml:space="preserve"> \* ARABIC </w:instrText>
      </w:r>
      <w:r w:rsidRPr="006F72A9">
        <w:rPr>
          <w:rFonts w:ascii="仿宋" w:eastAsia="仿宋" w:hAnsi="仿宋" w:cstheme="minorHAnsi"/>
          <w:sz w:val="21"/>
          <w:szCs w:val="21"/>
        </w:rPr>
        <w:fldChar w:fldCharType="separate"/>
      </w:r>
      <w:r w:rsidR="0079115A">
        <w:rPr>
          <w:rFonts w:ascii="仿宋" w:eastAsia="仿宋" w:hAnsi="仿宋" w:cstheme="minorHAnsi"/>
          <w:noProof/>
          <w:sz w:val="21"/>
          <w:szCs w:val="21"/>
        </w:rPr>
        <w:t>17</w:t>
      </w:r>
      <w:r w:rsidRPr="006F72A9">
        <w:rPr>
          <w:rFonts w:ascii="仿宋" w:eastAsia="仿宋" w:hAnsi="仿宋" w:cstheme="minorHAnsi"/>
          <w:sz w:val="21"/>
          <w:szCs w:val="21"/>
        </w:rPr>
        <w:fldChar w:fldCharType="end"/>
      </w:r>
      <w:r w:rsidRPr="006F72A9">
        <w:rPr>
          <w:rFonts w:ascii="仿宋" w:eastAsia="仿宋" w:hAnsi="仿宋" w:cstheme="minorHAnsi"/>
          <w:sz w:val="21"/>
          <w:szCs w:val="21"/>
        </w:rPr>
        <w:t xml:space="preserve"> </w:t>
      </w:r>
      <w:r w:rsidR="00703FE4" w:rsidRPr="006F72A9">
        <w:rPr>
          <w:rFonts w:ascii="仿宋" w:eastAsia="仿宋" w:hAnsi="仿宋" w:cstheme="minorHAnsi"/>
          <w:szCs w:val="21"/>
        </w:rPr>
        <w:t>UP_</w:t>
      </w:r>
      <w:r w:rsidRPr="006F72A9">
        <w:rPr>
          <w:rFonts w:ascii="仿宋" w:eastAsia="仿宋" w:hAnsi="仿宋" w:cstheme="minorHAnsi"/>
          <w:sz w:val="21"/>
          <w:szCs w:val="21"/>
        </w:rPr>
        <w:t>DAT</w:t>
      </w:r>
      <w:r w:rsidRPr="006F72A9">
        <w:rPr>
          <w:rFonts w:ascii="仿宋" w:eastAsia="仿宋" w:hAnsi="仿宋" w:cstheme="minorHAnsi" w:hint="eastAsia"/>
          <w:sz w:val="21"/>
          <w:szCs w:val="21"/>
        </w:rPr>
        <w:t>报文格式</w:t>
      </w:r>
    </w:p>
    <w:p w14:paraId="01D09B2B" w14:textId="3AEFC2A5" w:rsidR="00263492" w:rsidRPr="00337447" w:rsidRDefault="00263492" w:rsidP="00337447">
      <w:pPr>
        <w:rPr>
          <w:rFonts w:ascii="仿宋" w:hAnsi="仿宋" w:cstheme="minorHAnsi"/>
          <w:szCs w:val="21"/>
        </w:rPr>
      </w:pPr>
    </w:p>
    <w:p w14:paraId="7DA2FF1B" w14:textId="493F201C" w:rsidR="00BE1829" w:rsidRPr="00BE1829" w:rsidRDefault="00004B65" w:rsidP="00BE1829">
      <w:pPr>
        <w:pStyle w:val="ab"/>
        <w:numPr>
          <w:ilvl w:val="0"/>
          <w:numId w:val="59"/>
        </w:numPr>
        <w:ind w:firstLineChars="0"/>
        <w:rPr>
          <w:rFonts w:ascii="仿宋" w:hAnsi="仿宋" w:cs="Times New Roman"/>
          <w:sz w:val="21"/>
          <w:szCs w:val="21"/>
        </w:rPr>
      </w:pPr>
      <w:r w:rsidRPr="00FF3F12">
        <w:rPr>
          <w:rFonts w:ascii="仿宋" w:hAnsi="仿宋" w:cs="Times New Roman"/>
          <w:b/>
          <w:sz w:val="21"/>
          <w:szCs w:val="21"/>
        </w:rPr>
        <w:t>Flag</w:t>
      </w:r>
      <w:r w:rsidR="00BE1829">
        <w:rPr>
          <w:rFonts w:ascii="仿宋" w:hAnsi="仿宋" w:cs="Times New Roman" w:hint="eastAsia"/>
          <w:b/>
          <w:sz w:val="21"/>
          <w:szCs w:val="21"/>
        </w:rPr>
        <w:t>s</w:t>
      </w:r>
      <w:r w:rsidRPr="00FF3F12">
        <w:rPr>
          <w:rFonts w:ascii="仿宋" w:hAnsi="仿宋" w:cs="Times New Roman" w:hint="eastAsia"/>
          <w:sz w:val="21"/>
          <w:szCs w:val="21"/>
        </w:rPr>
        <w:t>：</w:t>
      </w:r>
      <w:r w:rsidR="00511871">
        <w:rPr>
          <w:rFonts w:ascii="仿宋" w:hAnsi="仿宋" w:cs="Times New Roman"/>
          <w:sz w:val="21"/>
          <w:szCs w:val="21"/>
        </w:rPr>
        <w:t>8</w:t>
      </w:r>
      <w:r w:rsidRPr="00FF3F12">
        <w:rPr>
          <w:rFonts w:ascii="仿宋" w:hAnsi="仿宋" w:cs="Times New Roman"/>
          <w:sz w:val="21"/>
          <w:szCs w:val="21"/>
        </w:rPr>
        <w:t>bits,</w:t>
      </w:r>
      <w:r w:rsidR="00A44DC7">
        <w:rPr>
          <w:rFonts w:ascii="仿宋" w:hAnsi="仿宋" w:cs="Times New Roman" w:hint="eastAsia"/>
          <w:sz w:val="21"/>
          <w:szCs w:val="21"/>
        </w:rPr>
        <w:t>标志位，</w:t>
      </w:r>
      <w:r w:rsidR="00BE1829" w:rsidRPr="00BE1829">
        <w:rPr>
          <w:rFonts w:ascii="仿宋" w:hAnsi="仿宋" w:cs="Times New Roman" w:hint="eastAsia"/>
          <w:sz w:val="21"/>
          <w:szCs w:val="21"/>
        </w:rPr>
        <w:t>如下所示，左边为高位，右边为低位</w:t>
      </w:r>
      <w:r w:rsidR="00BE1829">
        <w:rPr>
          <w:rFonts w:ascii="仿宋" w:hAnsi="仿宋" w:cs="Times New Roman" w:hint="eastAsia"/>
          <w:sz w:val="21"/>
          <w:szCs w:val="21"/>
        </w:rPr>
        <w:t>。</w:t>
      </w:r>
    </w:p>
    <w:p w14:paraId="445DD530" w14:textId="2FC11366" w:rsidR="00C20222" w:rsidRDefault="00C20222">
      <w:pPr>
        <w:ind w:left="420"/>
        <w:rPr>
          <w:ins w:id="727" w:author="Li Yang" w:date="2023-05-10T14:58:00Z"/>
          <w:rFonts w:ascii="仿宋" w:hAnsi="仿宋"/>
        </w:rPr>
      </w:pPr>
      <w:ins w:id="728" w:author="Li Yang" w:date="2023-05-10T14:57:00Z">
        <w:r w:rsidRPr="00915C0F">
          <w:rPr>
            <w:rFonts w:ascii="仿宋" w:hAnsi="仿宋"/>
          </w:rPr>
          <w:object w:dxaOrig="5681" w:dyaOrig="621" w14:anchorId="7E3E320A">
            <v:shape id="_x0000_i1053" type="#_x0000_t75" style="width:248pt;height:27.5pt" o:ole="">
              <v:imagedata r:id="rId37" o:title=""/>
            </v:shape>
            <o:OLEObject Type="Embed" ProgID="Visio.Drawing.15" ShapeID="_x0000_i1053" DrawAspect="Content" ObjectID="_1745846796" r:id="rId64"/>
          </w:object>
        </w:r>
      </w:ins>
      <w:del w:id="729" w:author="Li Yang" w:date="2023-05-10T14:56:00Z">
        <w:r w:rsidR="00BE1829" w:rsidRPr="00915C0F" w:rsidDel="00C20222">
          <w:rPr>
            <w:rFonts w:ascii="仿宋" w:hAnsi="仿宋"/>
          </w:rPr>
          <w:object w:dxaOrig="5681" w:dyaOrig="621" w14:anchorId="3A698869">
            <v:shape id="_x0000_i1054" type="#_x0000_t75" style="width:248pt;height:27.5pt" o:ole="">
              <v:imagedata r:id="rId23" o:title=""/>
            </v:shape>
            <o:OLEObject Type="Embed" ProgID="Visio.Drawing.15" ShapeID="_x0000_i1054" DrawAspect="Content" ObjectID="_1745846797" r:id="rId65"/>
          </w:object>
        </w:r>
      </w:del>
    </w:p>
    <w:tbl>
      <w:tblPr>
        <w:tblStyle w:val="a3"/>
        <w:tblW w:w="7938" w:type="dxa"/>
        <w:tblInd w:w="421" w:type="dxa"/>
        <w:tblLayout w:type="fixed"/>
        <w:tblLook w:val="04A0" w:firstRow="1" w:lastRow="0" w:firstColumn="1" w:lastColumn="0" w:noHBand="0" w:noVBand="1"/>
      </w:tblPr>
      <w:tblGrid>
        <w:gridCol w:w="1275"/>
        <w:gridCol w:w="6663"/>
      </w:tblGrid>
      <w:tr w:rsidR="00C20222" w:rsidRPr="00FF3F12" w14:paraId="5AA2B03D" w14:textId="77777777" w:rsidTr="009A5A43">
        <w:trPr>
          <w:trHeight w:val="276"/>
          <w:ins w:id="730" w:author="Li Yang" w:date="2023-05-10T14:58:00Z"/>
        </w:trPr>
        <w:tc>
          <w:tcPr>
            <w:tcW w:w="1275" w:type="dxa"/>
          </w:tcPr>
          <w:p w14:paraId="5511D43E" w14:textId="77777777" w:rsidR="00C20222" w:rsidRPr="00FF3F12" w:rsidRDefault="00C20222" w:rsidP="009A5A43">
            <w:pPr>
              <w:jc w:val="center"/>
              <w:rPr>
                <w:ins w:id="731" w:author="Li Yang" w:date="2023-05-10T14:58:00Z"/>
                <w:rFonts w:ascii="仿宋" w:hAnsi="仿宋" w:cs="Times New Roman"/>
                <w:b/>
                <w:szCs w:val="21"/>
              </w:rPr>
            </w:pPr>
            <w:ins w:id="732" w:author="Li Yang" w:date="2023-05-10T14:58:00Z">
              <w:r w:rsidRPr="00FF3F12">
                <w:rPr>
                  <w:rFonts w:ascii="仿宋" w:hAnsi="仿宋" w:cs="Times New Roman" w:hint="eastAsia"/>
                  <w:b/>
                  <w:szCs w:val="21"/>
                </w:rPr>
                <w:t>位数</w:t>
              </w:r>
            </w:ins>
          </w:p>
        </w:tc>
        <w:tc>
          <w:tcPr>
            <w:tcW w:w="6663" w:type="dxa"/>
          </w:tcPr>
          <w:p w14:paraId="28081F3A" w14:textId="77777777" w:rsidR="00C20222" w:rsidRPr="00FF3F12" w:rsidRDefault="00C20222" w:rsidP="009A5A43">
            <w:pPr>
              <w:jc w:val="center"/>
              <w:rPr>
                <w:ins w:id="733" w:author="Li Yang" w:date="2023-05-10T14:58:00Z"/>
                <w:rFonts w:ascii="仿宋" w:hAnsi="仿宋" w:cs="Times New Roman"/>
                <w:b/>
                <w:szCs w:val="21"/>
              </w:rPr>
            </w:pPr>
            <w:ins w:id="734" w:author="Li Yang" w:date="2023-05-10T14:58:00Z">
              <w:r w:rsidRPr="00FF3F12">
                <w:rPr>
                  <w:rFonts w:ascii="仿宋" w:hAnsi="仿宋" w:cs="Times New Roman" w:hint="eastAsia"/>
                  <w:b/>
                  <w:szCs w:val="21"/>
                </w:rPr>
                <w:t>含义</w:t>
              </w:r>
            </w:ins>
          </w:p>
        </w:tc>
      </w:tr>
      <w:tr w:rsidR="00C20222" w:rsidRPr="00FF3F12" w14:paraId="68EA02CC" w14:textId="77777777" w:rsidTr="009A5A43">
        <w:trPr>
          <w:trHeight w:val="276"/>
          <w:ins w:id="735" w:author="Li Yang" w:date="2023-05-10T14:58:00Z"/>
        </w:trPr>
        <w:tc>
          <w:tcPr>
            <w:tcW w:w="1275" w:type="dxa"/>
          </w:tcPr>
          <w:p w14:paraId="2E4FE888" w14:textId="1EE71517" w:rsidR="00C20222" w:rsidRPr="00FF3F12" w:rsidRDefault="00C20222" w:rsidP="009A5A43">
            <w:pPr>
              <w:jc w:val="left"/>
              <w:rPr>
                <w:ins w:id="736" w:author="Li Yang" w:date="2023-05-10T14:58:00Z"/>
                <w:rFonts w:ascii="仿宋" w:hAnsi="仿宋" w:cs="Times New Roman"/>
                <w:szCs w:val="21"/>
              </w:rPr>
            </w:pPr>
            <w:ins w:id="737" w:author="Li Yang" w:date="2023-05-10T14:58:00Z">
              <w:r>
                <w:rPr>
                  <w:rFonts w:ascii="仿宋" w:hAnsi="仿宋" w:cs="Times New Roman"/>
                  <w:szCs w:val="21"/>
                </w:rPr>
                <w:t>b</w:t>
              </w:r>
              <w:r w:rsidRPr="00FF3F12">
                <w:rPr>
                  <w:rFonts w:ascii="仿宋" w:hAnsi="仿宋" w:cs="Times New Roman"/>
                  <w:szCs w:val="21"/>
                </w:rPr>
                <w:t>it</w:t>
              </w:r>
              <w:r>
                <w:rPr>
                  <w:rFonts w:ascii="仿宋" w:hAnsi="仿宋" w:cs="Times New Roman"/>
                  <w:szCs w:val="21"/>
                </w:rPr>
                <w:t>7</w:t>
              </w:r>
              <w:r w:rsidRPr="00C20222">
                <w:rPr>
                  <w:rFonts w:cs="Times New Roman"/>
                  <w:szCs w:val="21"/>
                  <w:rPrChange w:id="738" w:author="Li Yang" w:date="2023-05-10T14:58:00Z">
                    <w:rPr>
                      <w:rFonts w:ascii="仿宋" w:hAnsi="仿宋" w:cs="Times New Roman"/>
                      <w:szCs w:val="21"/>
                    </w:rPr>
                  </w:rPrChange>
                </w:rPr>
                <w:t xml:space="preserve">, </w:t>
              </w:r>
              <w:r>
                <w:rPr>
                  <w:rFonts w:ascii="仿宋" w:hAnsi="仿宋" w:cs="Times New Roman"/>
                  <w:szCs w:val="21"/>
                </w:rPr>
                <w:t>bit6</w:t>
              </w:r>
            </w:ins>
          </w:p>
        </w:tc>
        <w:tc>
          <w:tcPr>
            <w:tcW w:w="6663" w:type="dxa"/>
          </w:tcPr>
          <w:p w14:paraId="4A98711D" w14:textId="77777777" w:rsidR="00C20222" w:rsidRDefault="00C20222" w:rsidP="009A5A43">
            <w:pPr>
              <w:jc w:val="left"/>
              <w:rPr>
                <w:ins w:id="739" w:author="Li Yang" w:date="2023-05-10T14:58:00Z"/>
                <w:rFonts w:ascii="仿宋" w:hAnsi="仿宋" w:cs="Times New Roman"/>
                <w:szCs w:val="21"/>
              </w:rPr>
            </w:pPr>
            <w:ins w:id="740" w:author="Li Yang" w:date="2023-05-10T14:58:00Z">
              <w:r>
                <w:rPr>
                  <w:rFonts w:ascii="仿宋" w:hAnsi="仿宋" w:cs="Times New Roman" w:hint="eastAsia"/>
                  <w:szCs w:val="21"/>
                </w:rPr>
                <w:t>标识Pre</w:t>
              </w:r>
              <w:r>
                <w:rPr>
                  <w:rFonts w:ascii="仿宋" w:hAnsi="仿宋" w:cs="Times New Roman"/>
                  <w:szCs w:val="21"/>
                </w:rPr>
                <w:t>ference</w:t>
              </w:r>
              <w:r>
                <w:rPr>
                  <w:rFonts w:ascii="仿宋" w:hAnsi="仿宋" w:cs="Times New Roman" w:hint="eastAsia"/>
                  <w:szCs w:val="21"/>
                </w:rPr>
                <w:t>的长度，未来可用于P</w:t>
              </w:r>
              <w:r>
                <w:rPr>
                  <w:rFonts w:ascii="仿宋" w:hAnsi="仿宋" w:cs="Times New Roman"/>
                  <w:szCs w:val="21"/>
                </w:rPr>
                <w:t>reference</w:t>
              </w:r>
              <w:r>
                <w:rPr>
                  <w:rFonts w:ascii="仿宋" w:hAnsi="仿宋" w:cs="Times New Roman" w:hint="eastAsia"/>
                  <w:szCs w:val="21"/>
                </w:rPr>
                <w:t>长度扩展，其中：</w:t>
              </w:r>
            </w:ins>
          </w:p>
          <w:p w14:paraId="553838DB" w14:textId="77777777" w:rsidR="00C20222" w:rsidRPr="00FF3F12" w:rsidRDefault="00C20222" w:rsidP="009A5A43">
            <w:pPr>
              <w:jc w:val="left"/>
              <w:rPr>
                <w:ins w:id="741" w:author="Li Yang" w:date="2023-05-10T14:58:00Z"/>
                <w:rFonts w:ascii="仿宋" w:hAnsi="仿宋" w:cs="Times New Roman"/>
                <w:szCs w:val="21"/>
              </w:rPr>
            </w:pPr>
            <w:ins w:id="742" w:author="Li Yang" w:date="2023-05-10T14:58:00Z">
              <w:r>
                <w:rPr>
                  <w:rFonts w:ascii="仿宋" w:hAnsi="仿宋" w:cs="Times New Roman" w:hint="eastAsia"/>
                  <w:szCs w:val="21"/>
                </w:rPr>
                <w:t>0</w:t>
              </w:r>
              <w:r>
                <w:rPr>
                  <w:rFonts w:ascii="仿宋" w:hAnsi="仿宋" w:cs="Times New Roman"/>
                  <w:szCs w:val="21"/>
                </w:rPr>
                <w:t>0</w:t>
              </w:r>
              <w:r>
                <w:rPr>
                  <w:rFonts w:ascii="仿宋" w:hAnsi="仿宋" w:cs="Times New Roman" w:hint="eastAsia"/>
                  <w:szCs w:val="21"/>
                </w:rPr>
                <w:t>：8bytes（默认长度）</w:t>
              </w:r>
            </w:ins>
          </w:p>
        </w:tc>
      </w:tr>
      <w:tr w:rsidR="00C20222" w14:paraId="697B43E3" w14:textId="77777777" w:rsidTr="009A5A43">
        <w:trPr>
          <w:trHeight w:val="276"/>
          <w:ins w:id="743" w:author="Li Yang" w:date="2023-05-10T14:58:00Z"/>
        </w:trPr>
        <w:tc>
          <w:tcPr>
            <w:tcW w:w="1275" w:type="dxa"/>
          </w:tcPr>
          <w:p w14:paraId="747A32C2" w14:textId="77777777" w:rsidR="00C20222" w:rsidRPr="00FF3F12" w:rsidRDefault="00C20222" w:rsidP="009A5A43">
            <w:pPr>
              <w:jc w:val="left"/>
              <w:rPr>
                <w:ins w:id="744" w:author="Li Yang" w:date="2023-05-10T14:58:00Z"/>
                <w:rFonts w:ascii="仿宋" w:hAnsi="仿宋" w:cs="Times New Roman"/>
                <w:szCs w:val="21"/>
              </w:rPr>
            </w:pPr>
            <w:ins w:id="745" w:author="Li Yang" w:date="2023-05-10T14:58:00Z">
              <w:r>
                <w:rPr>
                  <w:rFonts w:ascii="仿宋" w:hAnsi="仿宋" w:cs="Times New Roman"/>
                  <w:szCs w:val="21"/>
                </w:rPr>
                <w:t>b</w:t>
              </w:r>
              <w:r w:rsidRPr="00FF3F12">
                <w:rPr>
                  <w:rFonts w:ascii="仿宋" w:hAnsi="仿宋" w:cs="Times New Roman"/>
                  <w:szCs w:val="21"/>
                </w:rPr>
                <w:t>it</w:t>
              </w:r>
              <w:r>
                <w:rPr>
                  <w:rFonts w:ascii="仿宋" w:hAnsi="仿宋" w:cs="Times New Roman"/>
                  <w:szCs w:val="21"/>
                </w:rPr>
                <w:t>5</w:t>
              </w:r>
            </w:ins>
          </w:p>
        </w:tc>
        <w:tc>
          <w:tcPr>
            <w:tcW w:w="6663" w:type="dxa"/>
          </w:tcPr>
          <w:p w14:paraId="0EFA36D6" w14:textId="77777777" w:rsidR="00C20222" w:rsidRDefault="00C20222" w:rsidP="009A5A43">
            <w:pPr>
              <w:jc w:val="left"/>
              <w:rPr>
                <w:ins w:id="746" w:author="Li Yang" w:date="2023-05-10T14:58:00Z"/>
                <w:rFonts w:ascii="仿宋" w:hAnsi="仿宋" w:cs="Times New Roman"/>
                <w:szCs w:val="21"/>
              </w:rPr>
            </w:pPr>
            <w:ins w:id="747" w:author="Li Yang" w:date="2023-05-10T14:58:00Z">
              <w:r>
                <w:rPr>
                  <w:rFonts w:ascii="仿宋" w:hAnsi="仿宋" w:cs="Times New Roman" w:hint="eastAsia"/>
                  <w:szCs w:val="21"/>
                </w:rPr>
                <w:t>用于标识是否存在</w:t>
              </w:r>
              <w:r w:rsidRPr="00F40806">
                <w:rPr>
                  <w:rFonts w:ascii="仿宋" w:hAnsi="仿宋" w:cs="Times New Roman"/>
                  <w:szCs w:val="21"/>
                </w:rPr>
                <w:t>NeT_defined Fields</w:t>
              </w:r>
              <w:r>
                <w:rPr>
                  <w:rFonts w:ascii="仿宋" w:hAnsi="仿宋" w:cs="Times New Roman" w:hint="eastAsia"/>
                  <w:szCs w:val="21"/>
                </w:rPr>
                <w:t>字段</w:t>
              </w:r>
            </w:ins>
          </w:p>
          <w:p w14:paraId="30167B0C" w14:textId="77777777" w:rsidR="00C20222" w:rsidRDefault="00C20222" w:rsidP="009A5A43">
            <w:pPr>
              <w:jc w:val="left"/>
              <w:rPr>
                <w:ins w:id="748" w:author="Li Yang" w:date="2023-05-10T14:58:00Z"/>
                <w:rFonts w:ascii="仿宋" w:hAnsi="仿宋" w:cs="Times New Roman"/>
                <w:szCs w:val="21"/>
              </w:rPr>
            </w:pPr>
            <w:ins w:id="749" w:author="Li Yang" w:date="2023-05-10T14:58:00Z">
              <w:r>
                <w:rPr>
                  <w:rFonts w:ascii="仿宋" w:hAnsi="仿宋" w:cs="Times New Roman" w:hint="eastAsia"/>
                  <w:szCs w:val="21"/>
                </w:rPr>
                <w:t>0：不存在；1：存在</w:t>
              </w:r>
            </w:ins>
          </w:p>
        </w:tc>
      </w:tr>
      <w:tr w:rsidR="00C20222" w:rsidRPr="00FF3F12" w14:paraId="73D59C94" w14:textId="77777777" w:rsidTr="009A5A43">
        <w:trPr>
          <w:trHeight w:val="276"/>
          <w:ins w:id="750" w:author="Li Yang" w:date="2023-05-10T14:58:00Z"/>
        </w:trPr>
        <w:tc>
          <w:tcPr>
            <w:tcW w:w="1275" w:type="dxa"/>
          </w:tcPr>
          <w:p w14:paraId="7908B4C1" w14:textId="081B115F" w:rsidR="00C20222" w:rsidRPr="00FF3F12" w:rsidRDefault="00C20222" w:rsidP="009A5A43">
            <w:pPr>
              <w:jc w:val="left"/>
              <w:rPr>
                <w:ins w:id="751" w:author="Li Yang" w:date="2023-05-10T14:58:00Z"/>
                <w:rFonts w:ascii="仿宋" w:hAnsi="仿宋" w:cs="Times New Roman"/>
                <w:szCs w:val="21"/>
              </w:rPr>
            </w:pPr>
            <w:ins w:id="752" w:author="Li Yang" w:date="2023-05-10T14:59:00Z">
              <w:r>
                <w:rPr>
                  <w:rFonts w:ascii="仿宋" w:hAnsi="仿宋" w:cs="Times New Roman"/>
                  <w:szCs w:val="21"/>
                </w:rPr>
                <w:t>bit4</w:t>
              </w:r>
            </w:ins>
            <w:ins w:id="753" w:author="Li Yang" w:date="2023-05-10T14:58:00Z">
              <w:r w:rsidRPr="00FF3F12">
                <w:rPr>
                  <w:rFonts w:ascii="仿宋" w:hAnsi="仿宋" w:cs="Times New Roman"/>
                  <w:szCs w:val="21"/>
                </w:rPr>
                <w:t>~</w:t>
              </w:r>
              <w:r>
                <w:rPr>
                  <w:rFonts w:ascii="仿宋" w:hAnsi="仿宋" w:cs="Times New Roman"/>
                  <w:szCs w:val="21"/>
                </w:rPr>
                <w:t>b</w:t>
              </w:r>
              <w:r w:rsidRPr="00FF3F12">
                <w:rPr>
                  <w:rFonts w:ascii="仿宋" w:hAnsi="仿宋" w:cs="Times New Roman"/>
                  <w:szCs w:val="21"/>
                </w:rPr>
                <w:t>it0</w:t>
              </w:r>
            </w:ins>
          </w:p>
        </w:tc>
        <w:tc>
          <w:tcPr>
            <w:tcW w:w="6663" w:type="dxa"/>
          </w:tcPr>
          <w:p w14:paraId="5E0B5556" w14:textId="77777777" w:rsidR="00C20222" w:rsidRPr="00FF3F12" w:rsidRDefault="00C20222" w:rsidP="009A5A43">
            <w:pPr>
              <w:jc w:val="left"/>
              <w:rPr>
                <w:ins w:id="754" w:author="Li Yang" w:date="2023-05-10T14:58:00Z"/>
                <w:rFonts w:ascii="仿宋" w:hAnsi="仿宋" w:cs="Times New Roman"/>
                <w:szCs w:val="21"/>
              </w:rPr>
            </w:pPr>
            <w:ins w:id="755" w:author="Li Yang" w:date="2023-05-10T14:58:00Z">
              <w:r w:rsidRPr="00FF3F12">
                <w:rPr>
                  <w:rFonts w:ascii="仿宋" w:hAnsi="仿宋" w:cs="Times New Roman" w:hint="eastAsia"/>
                  <w:szCs w:val="21"/>
                </w:rPr>
                <w:t>预留</w:t>
              </w:r>
              <w:r>
                <w:rPr>
                  <w:rFonts w:ascii="仿宋" w:hAnsi="仿宋" w:cs="Times New Roman" w:hint="eastAsia"/>
                  <w:szCs w:val="21"/>
                </w:rPr>
                <w:t>，现阶段置0，未来可用于扩展可选字段</w:t>
              </w:r>
            </w:ins>
          </w:p>
        </w:tc>
      </w:tr>
    </w:tbl>
    <w:p w14:paraId="03545371" w14:textId="11762C93" w:rsidR="00C20222" w:rsidRPr="00FF3F12" w:rsidDel="00C20222" w:rsidRDefault="00C20222">
      <w:pPr>
        <w:rPr>
          <w:del w:id="756" w:author="Li Yang" w:date="2023-05-10T15:00:00Z"/>
          <w:rFonts w:ascii="仿宋" w:hAnsi="仿宋"/>
        </w:rPr>
        <w:pPrChange w:id="757" w:author="Li Yang" w:date="2023-05-10T15:00:00Z">
          <w:pPr>
            <w:ind w:left="420"/>
          </w:pPr>
        </w:pPrChange>
      </w:pPr>
    </w:p>
    <w:p w14:paraId="4809094B" w14:textId="0AFD6448" w:rsidR="00EC69B4" w:rsidDel="00570287" w:rsidRDefault="00004B65" w:rsidP="006F72A9">
      <w:pPr>
        <w:pStyle w:val="ab"/>
        <w:ind w:left="420" w:firstLineChars="0" w:firstLine="0"/>
        <w:rPr>
          <w:del w:id="758" w:author="Li Yang" w:date="2023-05-15T13:46:00Z"/>
          <w:rFonts w:ascii="仿宋" w:hAnsi="仿宋" w:cs="Times New Roman"/>
          <w:color w:val="FF0000"/>
          <w:sz w:val="21"/>
          <w:szCs w:val="21"/>
          <w:u w:val="single"/>
        </w:rPr>
      </w:pPr>
      <w:r w:rsidRPr="00FF3F12">
        <w:rPr>
          <w:rFonts w:ascii="仿宋" w:hAnsi="仿宋" w:cs="Times New Roman" w:hint="eastAsia"/>
          <w:b/>
          <w:color w:val="FF0000"/>
          <w:sz w:val="21"/>
          <w:szCs w:val="21"/>
          <w:u w:val="single"/>
        </w:rPr>
        <w:t>备注：</w:t>
      </w:r>
      <w:r w:rsidRPr="00FF3F12">
        <w:rPr>
          <w:rFonts w:ascii="仿宋" w:hAnsi="仿宋" w:cs="Times New Roman"/>
          <w:color w:val="FF0000"/>
          <w:sz w:val="21"/>
          <w:szCs w:val="21"/>
          <w:u w:val="single"/>
        </w:rPr>
        <w:t>Flag</w:t>
      </w:r>
      <w:r w:rsidR="00A44DC7">
        <w:rPr>
          <w:rFonts w:ascii="仿宋" w:hAnsi="仿宋" w:cs="Times New Roman" w:hint="eastAsia"/>
          <w:color w:val="FF0000"/>
          <w:sz w:val="21"/>
          <w:szCs w:val="21"/>
          <w:u w:val="single"/>
        </w:rPr>
        <w:t>s</w:t>
      </w:r>
      <w:r w:rsidRPr="00FF3F12">
        <w:rPr>
          <w:rFonts w:ascii="仿宋" w:hAnsi="仿宋" w:cs="Times New Roman"/>
          <w:color w:val="FF0000"/>
          <w:sz w:val="21"/>
          <w:szCs w:val="21"/>
          <w:u w:val="single"/>
        </w:rPr>
        <w:t>=</w:t>
      </w:r>
      <w:del w:id="759" w:author="Li Yang" w:date="2023-05-10T15:00:00Z">
        <w:r w:rsidRPr="00FF3F12" w:rsidDel="00C20222">
          <w:rPr>
            <w:rFonts w:ascii="仿宋" w:hAnsi="仿宋" w:cs="Times New Roman"/>
            <w:color w:val="FF0000"/>
            <w:sz w:val="21"/>
            <w:szCs w:val="21"/>
            <w:u w:val="single"/>
          </w:rPr>
          <w:delText>0</w:delText>
        </w:r>
        <w:r w:rsidR="00A44DC7" w:rsidDel="00C20222">
          <w:rPr>
            <w:rFonts w:ascii="仿宋" w:hAnsi="仿宋" w:cs="Times New Roman"/>
            <w:color w:val="FF0000"/>
            <w:sz w:val="21"/>
            <w:szCs w:val="21"/>
            <w:u w:val="single"/>
          </w:rPr>
          <w:delText>1</w:delText>
        </w:r>
        <w:r w:rsidRPr="00FF3F12" w:rsidDel="00C20222">
          <w:rPr>
            <w:rFonts w:ascii="仿宋" w:hAnsi="仿宋" w:cs="Times New Roman"/>
            <w:color w:val="FF0000"/>
            <w:sz w:val="21"/>
            <w:szCs w:val="21"/>
            <w:u w:val="single"/>
          </w:rPr>
          <w:delText>00</w:delText>
        </w:r>
        <w:r w:rsidR="00A44DC7" w:rsidDel="00C20222">
          <w:rPr>
            <w:rFonts w:ascii="仿宋" w:hAnsi="仿宋" w:cs="Times New Roman"/>
            <w:color w:val="FF0000"/>
            <w:sz w:val="21"/>
            <w:szCs w:val="21"/>
            <w:u w:val="single"/>
          </w:rPr>
          <w:delText>0000</w:delText>
        </w:r>
      </w:del>
      <w:ins w:id="760" w:author="Li Yang" w:date="2023-05-10T15:00:00Z">
        <w:r w:rsidR="00C20222" w:rsidRPr="00FF3F12">
          <w:rPr>
            <w:rFonts w:ascii="仿宋" w:hAnsi="仿宋" w:cs="Times New Roman"/>
            <w:color w:val="FF0000"/>
            <w:sz w:val="21"/>
            <w:szCs w:val="21"/>
            <w:u w:val="single"/>
          </w:rPr>
          <w:t>0</w:t>
        </w:r>
        <w:r w:rsidR="00C20222">
          <w:rPr>
            <w:rFonts w:ascii="仿宋" w:hAnsi="仿宋" w:cs="Times New Roman"/>
            <w:color w:val="FF0000"/>
            <w:sz w:val="21"/>
            <w:szCs w:val="21"/>
            <w:u w:val="single"/>
          </w:rPr>
          <w:t>01</w:t>
        </w:r>
        <w:r w:rsidR="00C20222" w:rsidRPr="00FF3F12">
          <w:rPr>
            <w:rFonts w:ascii="仿宋" w:hAnsi="仿宋" w:cs="Times New Roman"/>
            <w:color w:val="FF0000"/>
            <w:sz w:val="21"/>
            <w:szCs w:val="21"/>
            <w:u w:val="single"/>
          </w:rPr>
          <w:t>0</w:t>
        </w:r>
        <w:r w:rsidR="00C20222">
          <w:rPr>
            <w:rFonts w:ascii="仿宋" w:hAnsi="仿宋" w:cs="Times New Roman"/>
            <w:color w:val="FF0000"/>
            <w:sz w:val="21"/>
            <w:szCs w:val="21"/>
            <w:u w:val="single"/>
          </w:rPr>
          <w:t>0000</w:t>
        </w:r>
      </w:ins>
      <w:r w:rsidRPr="00FF3F12">
        <w:rPr>
          <w:rFonts w:ascii="仿宋" w:hAnsi="仿宋" w:cs="Times New Roman" w:hint="eastAsia"/>
          <w:color w:val="FF0000"/>
          <w:sz w:val="21"/>
          <w:szCs w:val="21"/>
          <w:u w:val="single"/>
        </w:rPr>
        <w:t>时</w:t>
      </w:r>
      <w:r w:rsidR="00A44DC7">
        <w:rPr>
          <w:rFonts w:ascii="仿宋" w:hAnsi="仿宋" w:cs="Times New Roman" w:hint="eastAsia"/>
          <w:color w:val="FF0000"/>
          <w:sz w:val="21"/>
          <w:szCs w:val="21"/>
          <w:u w:val="single"/>
        </w:rPr>
        <w:t>，表示</w:t>
      </w:r>
      <w:r w:rsidRPr="00FF3F12">
        <w:rPr>
          <w:rFonts w:ascii="仿宋" w:hAnsi="仿宋" w:cs="Times New Roman" w:hint="eastAsia"/>
          <w:color w:val="FF0000"/>
          <w:sz w:val="21"/>
          <w:szCs w:val="21"/>
          <w:u w:val="single"/>
        </w:rPr>
        <w:t>存在</w:t>
      </w:r>
      <w:del w:id="761" w:author="Li Yang" w:date="2023-05-10T15:01:00Z">
        <w:r w:rsidRPr="00FF3F12" w:rsidDel="00C20222">
          <w:rPr>
            <w:rFonts w:ascii="仿宋" w:hAnsi="仿宋" w:cs="Times New Roman" w:hint="eastAsia"/>
            <w:color w:val="FF0000"/>
            <w:sz w:val="21"/>
            <w:szCs w:val="21"/>
            <w:u w:val="single"/>
          </w:rPr>
          <w:delText>可选字段</w:delText>
        </w:r>
      </w:del>
      <w:ins w:id="762" w:author="Li Yang" w:date="2023-05-10T15:00:00Z">
        <w:r w:rsidR="00C20222" w:rsidRPr="00C20222">
          <w:rPr>
            <w:rFonts w:ascii="仿宋" w:hAnsi="仿宋" w:cs="Times New Roman"/>
            <w:color w:val="FF0000"/>
            <w:sz w:val="21"/>
            <w:szCs w:val="21"/>
            <w:u w:val="single"/>
          </w:rPr>
          <w:t>NeT_defined Fields</w:t>
        </w:r>
      </w:ins>
      <w:del w:id="763" w:author="Li Yang" w:date="2023-05-10T15:00:00Z">
        <w:r w:rsidRPr="00FF3F12" w:rsidDel="00C20222">
          <w:rPr>
            <w:rFonts w:ascii="仿宋" w:hAnsi="仿宋" w:cs="Times New Roman"/>
            <w:color w:val="FF0000"/>
            <w:sz w:val="21"/>
            <w:szCs w:val="21"/>
            <w:u w:val="single"/>
          </w:rPr>
          <w:delText>PN</w:delText>
        </w:r>
        <w:r w:rsidR="00A44DC7" w:rsidDel="00C20222">
          <w:rPr>
            <w:rFonts w:ascii="仿宋" w:hAnsi="仿宋" w:cs="Times New Roman" w:hint="eastAsia"/>
            <w:color w:val="FF0000"/>
            <w:sz w:val="21"/>
            <w:szCs w:val="21"/>
            <w:u w:val="single"/>
          </w:rPr>
          <w:delText>（4</w:delText>
        </w:r>
        <w:r w:rsidR="00A44DC7" w:rsidDel="00C20222">
          <w:rPr>
            <w:rFonts w:ascii="仿宋" w:hAnsi="仿宋" w:cs="Times New Roman"/>
            <w:color w:val="FF0000"/>
            <w:sz w:val="21"/>
            <w:szCs w:val="21"/>
            <w:u w:val="single"/>
          </w:rPr>
          <w:delText>bytes</w:delText>
        </w:r>
        <w:r w:rsidR="00A44DC7" w:rsidDel="00C20222">
          <w:rPr>
            <w:rFonts w:ascii="仿宋" w:hAnsi="仿宋" w:cs="Times New Roman" w:hint="eastAsia"/>
            <w:color w:val="FF0000"/>
            <w:sz w:val="21"/>
            <w:szCs w:val="21"/>
            <w:u w:val="single"/>
          </w:rPr>
          <w:delText>）</w:delText>
        </w:r>
      </w:del>
      <w:r w:rsidRPr="00FF3F12">
        <w:rPr>
          <w:rFonts w:ascii="仿宋" w:hAnsi="仿宋" w:cs="Times New Roman" w:hint="eastAsia"/>
          <w:color w:val="FF0000"/>
          <w:sz w:val="21"/>
          <w:szCs w:val="21"/>
          <w:u w:val="single"/>
        </w:rPr>
        <w:t>，</w:t>
      </w:r>
      <w:r w:rsidR="00A44DC7">
        <w:rPr>
          <w:rFonts w:ascii="仿宋" w:hAnsi="仿宋" w:cs="Times New Roman" w:hint="eastAsia"/>
          <w:color w:val="FF0000"/>
          <w:sz w:val="21"/>
          <w:szCs w:val="21"/>
          <w:u w:val="single"/>
        </w:rPr>
        <w:t>preference长度为8bytes</w:t>
      </w:r>
      <w:r w:rsidR="009017E9" w:rsidRPr="00FF3F12">
        <w:rPr>
          <w:rFonts w:ascii="仿宋" w:hAnsi="仿宋" w:cs="Times New Roman" w:hint="eastAsia"/>
          <w:color w:val="FF0000"/>
          <w:sz w:val="21"/>
          <w:szCs w:val="21"/>
          <w:u w:val="single"/>
        </w:rPr>
        <w:t>。</w:t>
      </w:r>
    </w:p>
    <w:p w14:paraId="6A0727C5" w14:textId="77777777" w:rsidR="00A44DC7" w:rsidRPr="00A44DC7" w:rsidRDefault="00A44DC7">
      <w:pPr>
        <w:pStyle w:val="ab"/>
        <w:ind w:left="420" w:firstLineChars="0" w:firstLine="0"/>
        <w:pPrChange w:id="764" w:author="Li Yang" w:date="2023-05-15T13:46:00Z">
          <w:pPr/>
        </w:pPrChange>
      </w:pPr>
    </w:p>
    <w:p w14:paraId="6A637666" w14:textId="5946C614" w:rsidR="00263492" w:rsidRPr="008D4063" w:rsidRDefault="00004B65" w:rsidP="008D4063">
      <w:pPr>
        <w:pStyle w:val="ab"/>
        <w:numPr>
          <w:ilvl w:val="0"/>
          <w:numId w:val="59"/>
        </w:numPr>
        <w:ind w:firstLineChars="0"/>
        <w:rPr>
          <w:rFonts w:ascii="仿宋" w:hAnsi="仿宋" w:cstheme="minorHAnsi"/>
          <w:b/>
          <w:sz w:val="21"/>
          <w:szCs w:val="21"/>
        </w:rPr>
      </w:pPr>
      <w:r w:rsidRPr="00FF3F12">
        <w:rPr>
          <w:rFonts w:ascii="仿宋" w:hAnsi="仿宋" w:cstheme="minorHAnsi"/>
          <w:b/>
          <w:sz w:val="21"/>
          <w:szCs w:val="21"/>
        </w:rPr>
        <w:t>Preference</w:t>
      </w:r>
      <w:r w:rsidRPr="00FF3F12">
        <w:rPr>
          <w:rFonts w:ascii="仿宋" w:hAnsi="仿宋" w:cstheme="minorHAnsi" w:hint="eastAsia"/>
          <w:b/>
          <w:sz w:val="21"/>
          <w:szCs w:val="21"/>
        </w:rPr>
        <w:t>：</w:t>
      </w:r>
      <w:r w:rsidR="008D4063" w:rsidRPr="008D4063">
        <w:rPr>
          <w:rFonts w:ascii="仿宋" w:hAnsi="仿宋" w:cstheme="minorHAnsi" w:hint="eastAsia"/>
          <w:sz w:val="21"/>
          <w:szCs w:val="21"/>
        </w:rPr>
        <w:t>Flags的(bit</w:t>
      </w:r>
      <w:ins w:id="765" w:author="Li Yang" w:date="2023-05-10T15:01:00Z">
        <w:r w:rsidR="00C20222">
          <w:rPr>
            <w:rFonts w:ascii="仿宋" w:hAnsi="仿宋" w:cstheme="minorHAnsi"/>
            <w:sz w:val="21"/>
            <w:szCs w:val="21"/>
          </w:rPr>
          <w:t>7</w:t>
        </w:r>
      </w:ins>
      <w:del w:id="766" w:author="Li Yang" w:date="2023-05-10T15:01:00Z">
        <w:r w:rsidR="008D4063" w:rsidRPr="008D4063" w:rsidDel="00C20222">
          <w:rPr>
            <w:rFonts w:ascii="仿宋" w:hAnsi="仿宋" w:cstheme="minorHAnsi" w:hint="eastAsia"/>
            <w:sz w:val="21"/>
            <w:szCs w:val="21"/>
          </w:rPr>
          <w:delText>5</w:delText>
        </w:r>
      </w:del>
      <w:r w:rsidR="008D4063" w:rsidRPr="008D4063">
        <w:rPr>
          <w:rFonts w:ascii="仿宋" w:hAnsi="仿宋" w:cstheme="minorHAnsi" w:hint="eastAsia"/>
          <w:sz w:val="21"/>
          <w:szCs w:val="21"/>
        </w:rPr>
        <w:t>,</w:t>
      </w:r>
      <w:del w:id="767" w:author="Li Yang" w:date="2023-05-10T15:01:00Z">
        <w:r w:rsidR="008D4063" w:rsidRPr="008D4063" w:rsidDel="00C20222">
          <w:rPr>
            <w:rFonts w:ascii="仿宋" w:hAnsi="仿宋" w:cstheme="minorHAnsi" w:hint="eastAsia"/>
            <w:sz w:val="21"/>
            <w:szCs w:val="21"/>
          </w:rPr>
          <w:delText>bit4</w:delText>
        </w:r>
      </w:del>
      <w:ins w:id="768" w:author="Li Yang" w:date="2023-05-10T15:01:00Z">
        <w:r w:rsidR="00C20222" w:rsidRPr="008D4063">
          <w:rPr>
            <w:rFonts w:ascii="仿宋" w:hAnsi="仿宋" w:cstheme="minorHAnsi" w:hint="eastAsia"/>
            <w:sz w:val="21"/>
            <w:szCs w:val="21"/>
          </w:rPr>
          <w:t>bit</w:t>
        </w:r>
        <w:r w:rsidR="00C20222">
          <w:rPr>
            <w:rFonts w:ascii="仿宋" w:hAnsi="仿宋" w:cstheme="minorHAnsi"/>
            <w:sz w:val="21"/>
            <w:szCs w:val="21"/>
          </w:rPr>
          <w:t>6</w:t>
        </w:r>
      </w:ins>
      <w:r w:rsidR="008D4063" w:rsidRPr="008D4063">
        <w:rPr>
          <w:rFonts w:ascii="仿宋" w:hAnsi="仿宋" w:cstheme="minorHAnsi" w:hint="eastAsia"/>
          <w:sz w:val="21"/>
          <w:szCs w:val="21"/>
        </w:rPr>
        <w:t>)=(0,0)时，长度为8bytes</w:t>
      </w:r>
      <w:r w:rsidR="008D4063">
        <w:rPr>
          <w:rFonts w:ascii="仿宋" w:hAnsi="仿宋" w:cstheme="minorHAnsi" w:hint="eastAsia"/>
          <w:sz w:val="21"/>
          <w:szCs w:val="21"/>
        </w:rPr>
        <w:t>，</w:t>
      </w:r>
      <w:r w:rsidR="008D4063" w:rsidRPr="008D4063">
        <w:rPr>
          <w:rFonts w:ascii="仿宋" w:hAnsi="仿宋" w:cstheme="minorHAnsi" w:hint="eastAsia"/>
          <w:sz w:val="21"/>
          <w:szCs w:val="21"/>
        </w:rPr>
        <w:t>未来可通过设置</w:t>
      </w:r>
      <w:r w:rsidR="006C6779">
        <w:rPr>
          <w:rFonts w:ascii="仿宋" w:hAnsi="仿宋" w:cstheme="minorHAnsi" w:hint="eastAsia"/>
          <w:sz w:val="21"/>
          <w:szCs w:val="21"/>
        </w:rPr>
        <w:t>F</w:t>
      </w:r>
      <w:r w:rsidR="008D4063" w:rsidRPr="008D4063">
        <w:rPr>
          <w:rFonts w:ascii="仿宋" w:hAnsi="仿宋" w:cstheme="minorHAnsi" w:hint="eastAsia"/>
          <w:sz w:val="21"/>
          <w:szCs w:val="21"/>
        </w:rPr>
        <w:t>lags，扩展</w:t>
      </w:r>
      <w:del w:id="769" w:author="Li Yang" w:date="2023-05-15T13:42:00Z">
        <w:r w:rsidR="008D4063" w:rsidRPr="008D4063" w:rsidDel="00605280">
          <w:rPr>
            <w:rFonts w:ascii="仿宋" w:hAnsi="仿宋" w:cstheme="minorHAnsi" w:hint="eastAsia"/>
            <w:sz w:val="21"/>
            <w:szCs w:val="21"/>
          </w:rPr>
          <w:delText>preference</w:delText>
        </w:r>
      </w:del>
      <w:ins w:id="770" w:author="Li Yang" w:date="2023-05-15T13:42:00Z">
        <w:r w:rsidR="00605280">
          <w:rPr>
            <w:rFonts w:ascii="仿宋" w:hAnsi="仿宋" w:cstheme="minorHAnsi"/>
            <w:sz w:val="21"/>
            <w:szCs w:val="21"/>
          </w:rPr>
          <w:t>P</w:t>
        </w:r>
        <w:r w:rsidR="00605280" w:rsidRPr="008D4063">
          <w:rPr>
            <w:rFonts w:ascii="仿宋" w:hAnsi="仿宋" w:cstheme="minorHAnsi" w:hint="eastAsia"/>
            <w:sz w:val="21"/>
            <w:szCs w:val="21"/>
          </w:rPr>
          <w:t>reference</w:t>
        </w:r>
      </w:ins>
      <w:r w:rsidR="008D4063" w:rsidRPr="008D4063">
        <w:rPr>
          <w:rFonts w:ascii="仿宋" w:hAnsi="仿宋" w:cstheme="minorHAnsi" w:hint="eastAsia"/>
          <w:sz w:val="21"/>
          <w:szCs w:val="21"/>
        </w:rPr>
        <w:t>长度</w:t>
      </w:r>
      <w:r w:rsidR="008D4063">
        <w:rPr>
          <w:rFonts w:ascii="仿宋" w:hAnsi="仿宋" w:cstheme="minorHAnsi" w:hint="eastAsia"/>
          <w:sz w:val="21"/>
          <w:szCs w:val="21"/>
        </w:rPr>
        <w:t>；</w:t>
      </w:r>
      <w:r w:rsidR="000704D6" w:rsidRPr="00FF3F12">
        <w:rPr>
          <w:rFonts w:ascii="仿宋" w:hAnsi="仿宋" w:cstheme="minorHAnsi" w:hint="eastAsia"/>
          <w:sz w:val="21"/>
          <w:szCs w:val="21"/>
        </w:rPr>
        <w:t>数据报</w:t>
      </w:r>
      <w:r w:rsidR="000704D6" w:rsidRPr="00FF3F12">
        <w:rPr>
          <w:rFonts w:ascii="仿宋" w:hAnsi="仿宋" w:cs="Times New Roman" w:hint="eastAsia"/>
          <w:sz w:val="21"/>
          <w:szCs w:val="21"/>
        </w:rPr>
        <w:t>的传输偏好，</w:t>
      </w:r>
      <w:r w:rsidR="00773C2F" w:rsidRPr="00FF3F12">
        <w:rPr>
          <w:rFonts w:ascii="仿宋" w:hAnsi="仿宋" w:cs="Times New Roman" w:hint="eastAsia"/>
          <w:sz w:val="21"/>
          <w:szCs w:val="21"/>
        </w:rPr>
        <w:t>用于标识对传输、</w:t>
      </w:r>
      <w:proofErr w:type="gramStart"/>
      <w:r w:rsidR="00773C2F" w:rsidRPr="00FF3F12">
        <w:rPr>
          <w:rFonts w:ascii="仿宋" w:hAnsi="仿宋" w:cs="Times New Roman" w:hint="eastAsia"/>
          <w:sz w:val="21"/>
          <w:szCs w:val="21"/>
        </w:rPr>
        <w:t>算力</w:t>
      </w:r>
      <w:r w:rsidR="00A44DC7">
        <w:rPr>
          <w:rFonts w:ascii="仿宋" w:hAnsi="仿宋" w:cs="Times New Roman" w:hint="eastAsia"/>
          <w:sz w:val="21"/>
          <w:szCs w:val="21"/>
        </w:rPr>
        <w:t>等</w:t>
      </w:r>
      <w:proofErr w:type="gramEnd"/>
      <w:r w:rsidR="00773C2F" w:rsidRPr="00FF3F12">
        <w:rPr>
          <w:rFonts w:ascii="仿宋" w:hAnsi="仿宋" w:cs="Times New Roman" w:hint="eastAsia"/>
          <w:sz w:val="21"/>
          <w:szCs w:val="21"/>
        </w:rPr>
        <w:t>需求</w:t>
      </w:r>
      <w:r w:rsidR="00895912" w:rsidRPr="00FF3F12">
        <w:rPr>
          <w:rFonts w:ascii="仿宋" w:hAnsi="仿宋" w:cs="Times New Roman" w:hint="eastAsia"/>
          <w:sz w:val="21"/>
          <w:szCs w:val="21"/>
        </w:rPr>
        <w:t>、资源选择意向</w:t>
      </w:r>
      <w:r w:rsidR="00773C2F" w:rsidRPr="00FF3F12">
        <w:rPr>
          <w:rFonts w:ascii="仿宋" w:hAnsi="仿宋" w:cs="Times New Roman" w:hint="eastAsia"/>
          <w:sz w:val="21"/>
          <w:szCs w:val="21"/>
        </w:rPr>
        <w:t>、</w:t>
      </w:r>
      <w:r w:rsidR="00A44DC7">
        <w:rPr>
          <w:rFonts w:ascii="仿宋" w:hAnsi="仿宋" w:cs="Times New Roman" w:hint="eastAsia"/>
          <w:sz w:val="21"/>
          <w:szCs w:val="21"/>
        </w:rPr>
        <w:t>使用</w:t>
      </w:r>
      <w:r w:rsidR="00895912">
        <w:rPr>
          <w:rFonts w:ascii="仿宋" w:hAnsi="仿宋" w:cs="Times New Roman" w:hint="eastAsia"/>
          <w:sz w:val="21"/>
          <w:szCs w:val="21"/>
        </w:rPr>
        <w:t>的</w:t>
      </w:r>
      <w:r w:rsidR="00A44DC7">
        <w:rPr>
          <w:rFonts w:ascii="仿宋" w:hAnsi="仿宋" w:cs="Times New Roman" w:hint="eastAsia"/>
          <w:sz w:val="21"/>
          <w:szCs w:val="21"/>
        </w:rPr>
        <w:t>增强机制、相关</w:t>
      </w:r>
      <w:r w:rsidR="00773C2F" w:rsidRPr="00FF3F12">
        <w:rPr>
          <w:rFonts w:ascii="仿宋" w:hAnsi="仿宋" w:cs="Times New Roman" w:hint="eastAsia"/>
          <w:sz w:val="21"/>
          <w:szCs w:val="21"/>
        </w:rPr>
        <w:t>参数等，</w:t>
      </w:r>
      <w:r w:rsidR="000704D6" w:rsidRPr="00FF3F12">
        <w:rPr>
          <w:rFonts w:ascii="仿宋" w:hAnsi="仿宋" w:cs="Times New Roman" w:hint="eastAsia"/>
          <w:sz w:val="21"/>
          <w:szCs w:val="21"/>
        </w:rPr>
        <w:t>用于指导</w:t>
      </w:r>
      <w:r w:rsidR="000A078B" w:rsidRPr="00FF3F12">
        <w:rPr>
          <w:rFonts w:ascii="仿宋" w:hAnsi="仿宋" w:cs="Times New Roman" w:hint="eastAsia"/>
          <w:sz w:val="21"/>
          <w:szCs w:val="21"/>
        </w:rPr>
        <w:t>数据报</w:t>
      </w:r>
      <w:r w:rsidR="000704D6" w:rsidRPr="00FF3F12">
        <w:rPr>
          <w:rFonts w:ascii="仿宋" w:hAnsi="仿宋" w:cs="Times New Roman" w:hint="eastAsia"/>
          <w:sz w:val="21"/>
          <w:szCs w:val="21"/>
        </w:rPr>
        <w:t>在传输过程中的网内处理操作。</w:t>
      </w:r>
    </w:p>
    <w:p w14:paraId="1DEA65D4" w14:textId="502AD8F3" w:rsidR="008D4063" w:rsidRDefault="00605280" w:rsidP="00EC69B4">
      <w:pPr>
        <w:jc w:val="center"/>
        <w:rPr>
          <w:rFonts w:ascii="仿宋" w:hAnsi="仿宋" w:cstheme="minorHAnsi"/>
          <w:szCs w:val="21"/>
        </w:rPr>
      </w:pPr>
      <w:ins w:id="771" w:author="Li Yang" w:date="2023-05-15T13:42:00Z">
        <w:r>
          <w:object w:dxaOrig="6961" w:dyaOrig="1591" w14:anchorId="52638D26">
            <v:shape id="_x0000_i1055" type="#_x0000_t75" style="width:403pt;height:92.5pt" o:ole="">
              <v:imagedata r:id="rId66" o:title=""/>
            </v:shape>
            <o:OLEObject Type="Embed" ProgID="Visio.Drawing.15" ShapeID="_x0000_i1055" DrawAspect="Content" ObjectID="_1745846798" r:id="rId67"/>
          </w:object>
        </w:r>
      </w:ins>
      <w:del w:id="772" w:author="Li Yang" w:date="2023-05-15T13:41:00Z">
        <w:r w:rsidR="008871F2" w:rsidDel="00605280">
          <w:object w:dxaOrig="6961" w:dyaOrig="1141" w14:anchorId="30E2B5C0">
            <v:shape id="_x0000_i1056" type="#_x0000_t75" style="width:402.5pt;height:66pt" o:ole="">
              <v:imagedata r:id="rId68" o:title=""/>
            </v:shape>
            <o:OLEObject Type="Embed" ProgID="Visio.Drawing.15" ShapeID="_x0000_i1056" DrawAspect="Content" ObjectID="_1745846799" r:id="rId69"/>
          </w:object>
        </w:r>
      </w:del>
    </w:p>
    <w:p w14:paraId="05CC986E" w14:textId="53FEFBC4" w:rsidR="009017E9" w:rsidRPr="006F72A9" w:rsidRDefault="009017E9" w:rsidP="00EC69B4">
      <w:pPr>
        <w:jc w:val="center"/>
        <w:rPr>
          <w:rFonts w:ascii="仿宋" w:hAnsi="仿宋"/>
        </w:rPr>
      </w:pPr>
      <w:r w:rsidRPr="00FF3F12">
        <w:rPr>
          <w:rFonts w:ascii="仿宋" w:hAnsi="仿宋" w:cstheme="minorHAnsi" w:hint="eastAsia"/>
          <w:szCs w:val="21"/>
        </w:rPr>
        <w:t>图</w:t>
      </w:r>
      <w:r w:rsidRPr="00FF3F12">
        <w:rPr>
          <w:rFonts w:ascii="仿宋" w:hAnsi="仿宋" w:cstheme="minorHAnsi"/>
          <w:szCs w:val="21"/>
        </w:rPr>
        <w:t xml:space="preserve"> </w:t>
      </w:r>
      <w:r w:rsidRPr="006F72A9">
        <w:rPr>
          <w:rFonts w:ascii="仿宋" w:hAnsi="仿宋" w:cstheme="minorHAnsi"/>
          <w:szCs w:val="21"/>
        </w:rPr>
        <w:fldChar w:fldCharType="begin"/>
      </w:r>
      <w:r w:rsidRPr="00FF3F12">
        <w:rPr>
          <w:rFonts w:ascii="仿宋" w:hAnsi="仿宋" w:cstheme="minorHAnsi"/>
          <w:szCs w:val="21"/>
        </w:rPr>
        <w:instrText xml:space="preserve"> SEQ </w:instrText>
      </w:r>
      <w:r w:rsidRPr="00FF3F12">
        <w:rPr>
          <w:rFonts w:ascii="仿宋" w:hAnsi="仿宋" w:cstheme="minorHAnsi" w:hint="eastAsia"/>
          <w:szCs w:val="21"/>
        </w:rPr>
        <w:instrText>图</w:instrText>
      </w:r>
      <w:r w:rsidRPr="00FF3F12">
        <w:rPr>
          <w:rFonts w:ascii="仿宋" w:hAnsi="仿宋" w:cstheme="minorHAnsi"/>
          <w:szCs w:val="21"/>
        </w:rPr>
        <w:instrText xml:space="preserve"> \* ARABIC </w:instrText>
      </w:r>
      <w:r w:rsidRPr="006F72A9">
        <w:rPr>
          <w:rFonts w:ascii="仿宋" w:hAnsi="仿宋" w:cstheme="minorHAnsi"/>
          <w:szCs w:val="21"/>
        </w:rPr>
        <w:fldChar w:fldCharType="separate"/>
      </w:r>
      <w:r w:rsidR="0079115A">
        <w:rPr>
          <w:rFonts w:ascii="仿宋" w:hAnsi="仿宋" w:cstheme="minorHAnsi"/>
          <w:noProof/>
          <w:szCs w:val="21"/>
        </w:rPr>
        <w:t>18</w:t>
      </w:r>
      <w:r w:rsidRPr="006F72A9">
        <w:rPr>
          <w:rFonts w:ascii="仿宋" w:hAnsi="仿宋" w:cstheme="minorHAnsi"/>
          <w:szCs w:val="21"/>
        </w:rPr>
        <w:fldChar w:fldCharType="end"/>
      </w:r>
      <w:r w:rsidRPr="00FF3F12">
        <w:rPr>
          <w:rFonts w:ascii="仿宋" w:hAnsi="仿宋" w:cstheme="minorHAnsi"/>
          <w:szCs w:val="21"/>
        </w:rPr>
        <w:t xml:space="preserve"> </w:t>
      </w:r>
      <w:bookmarkStart w:id="773" w:name="_Hlk130458319"/>
      <w:r w:rsidRPr="00FF3F12">
        <w:rPr>
          <w:rFonts w:ascii="仿宋" w:hAnsi="仿宋" w:cstheme="minorHAnsi"/>
          <w:szCs w:val="21"/>
        </w:rPr>
        <w:t>UP_DAT</w:t>
      </w:r>
      <w:bookmarkEnd w:id="773"/>
      <w:r w:rsidRPr="00FF3F12">
        <w:rPr>
          <w:rFonts w:ascii="仿宋" w:hAnsi="仿宋" w:cstheme="minorHAnsi" w:hint="eastAsia"/>
          <w:szCs w:val="21"/>
        </w:rPr>
        <w:t>报文中</w:t>
      </w:r>
      <w:r w:rsidRPr="00FF3F12">
        <w:rPr>
          <w:rFonts w:ascii="仿宋" w:hAnsi="仿宋" w:cstheme="minorHAnsi"/>
          <w:szCs w:val="21"/>
        </w:rPr>
        <w:t>preference字段格式</w:t>
      </w:r>
    </w:p>
    <w:p w14:paraId="0321D94B" w14:textId="77777777" w:rsidR="00EC69B4" w:rsidRPr="006F72A9" w:rsidRDefault="00AF2B97" w:rsidP="00EC69B4">
      <w:pPr>
        <w:pStyle w:val="ab"/>
        <w:numPr>
          <w:ilvl w:val="0"/>
          <w:numId w:val="45"/>
        </w:numPr>
        <w:ind w:firstLineChars="0"/>
        <w:rPr>
          <w:rFonts w:ascii="仿宋" w:hAnsi="仿宋" w:cstheme="minorHAnsi"/>
          <w:b/>
          <w:sz w:val="21"/>
          <w:szCs w:val="21"/>
        </w:rPr>
      </w:pPr>
      <w:r w:rsidRPr="006F72A9">
        <w:rPr>
          <w:rFonts w:ascii="仿宋" w:hAnsi="仿宋" w:cstheme="minorHAnsi" w:hint="eastAsia"/>
          <w:b/>
          <w:sz w:val="21"/>
          <w:szCs w:val="21"/>
        </w:rPr>
        <w:t>传输优先级（</w:t>
      </w:r>
      <w:r w:rsidRPr="00944DB5">
        <w:rPr>
          <w:rFonts w:ascii="仿宋" w:hAnsi="仿宋" w:cstheme="minorHAnsi"/>
          <w:b/>
          <w:sz w:val="21"/>
          <w:szCs w:val="21"/>
        </w:rPr>
        <w:t>Transport Priority, TP</w:t>
      </w:r>
      <w:r w:rsidRPr="006F72A9">
        <w:rPr>
          <w:rFonts w:ascii="仿宋" w:hAnsi="仿宋" w:cstheme="minorHAnsi" w:hint="eastAsia"/>
          <w:b/>
          <w:sz w:val="21"/>
          <w:szCs w:val="21"/>
        </w:rPr>
        <w:t>）</w:t>
      </w:r>
      <w:r w:rsidRPr="006F72A9">
        <w:rPr>
          <w:rFonts w:ascii="仿宋" w:hAnsi="仿宋" w:cstheme="minorHAnsi"/>
          <w:b/>
          <w:sz w:val="21"/>
          <w:szCs w:val="21"/>
        </w:rPr>
        <w:t>:</w:t>
      </w:r>
      <w:r w:rsidRPr="006F72A9">
        <w:rPr>
          <w:rFonts w:ascii="仿宋" w:hAnsi="仿宋" w:cstheme="minorHAnsi"/>
          <w:sz w:val="21"/>
          <w:szCs w:val="21"/>
        </w:rPr>
        <w:t xml:space="preserve"> 8bits</w:t>
      </w:r>
      <w:r w:rsidRPr="006F72A9">
        <w:rPr>
          <w:rFonts w:ascii="仿宋" w:hAnsi="仿宋" w:cstheme="minorHAnsi" w:hint="eastAsia"/>
          <w:sz w:val="21"/>
          <w:szCs w:val="21"/>
        </w:rPr>
        <w:t>，用于标识应用对网络提出的传输优先级需求，可在应用识别后根据应用的类型填写。网络服务商可以将优先级需求映射为可满足上述需求的一个</w:t>
      </w:r>
      <w:r w:rsidRPr="006F72A9">
        <w:rPr>
          <w:rFonts w:ascii="仿宋" w:hAnsi="仿宋" w:cstheme="minorHAnsi"/>
          <w:sz w:val="21"/>
          <w:szCs w:val="21"/>
        </w:rPr>
        <w:t>/</w:t>
      </w:r>
      <w:r w:rsidRPr="006F72A9">
        <w:rPr>
          <w:rFonts w:ascii="仿宋" w:hAnsi="仿宋" w:cstheme="minorHAnsi" w:hint="eastAsia"/>
          <w:sz w:val="21"/>
          <w:szCs w:val="21"/>
        </w:rPr>
        <w:t>组业务逻辑拓扑（业务标识）、及每个拓扑下对应路由策略和队列转发优先级（优先级标识）。</w:t>
      </w:r>
    </w:p>
    <w:p w14:paraId="5F3D74B2" w14:textId="11D8B2B2" w:rsidR="00EC69B4" w:rsidRPr="00944DB5" w:rsidRDefault="00AF2B97" w:rsidP="00944DB5">
      <w:pPr>
        <w:pStyle w:val="ab"/>
        <w:ind w:left="840" w:firstLineChars="0" w:firstLine="0"/>
        <w:rPr>
          <w:rFonts w:ascii="仿宋" w:hAnsi="仿宋" w:cstheme="minorHAnsi"/>
          <w:color w:val="FF0000"/>
          <w:sz w:val="21"/>
          <w:szCs w:val="21"/>
          <w:u w:val="single"/>
        </w:rPr>
      </w:pPr>
      <w:r w:rsidRPr="00944DB5">
        <w:rPr>
          <w:rFonts w:ascii="仿宋" w:hAnsi="仿宋" w:cstheme="minorHAnsi" w:hint="eastAsia"/>
          <w:color w:val="FF0000"/>
          <w:sz w:val="21"/>
          <w:szCs w:val="21"/>
          <w:u w:val="single"/>
        </w:rPr>
        <w:t>备注：由端节点（</w:t>
      </w:r>
      <w:r w:rsidRPr="00944DB5">
        <w:rPr>
          <w:rFonts w:ascii="仿宋" w:hAnsi="仿宋" w:cstheme="minorHAnsi"/>
          <w:color w:val="FF0000"/>
          <w:sz w:val="21"/>
          <w:szCs w:val="21"/>
          <w:u w:val="single"/>
        </w:rPr>
        <w:t>SEANet协议起点）填写，网络中间节点可以查看、不能修改。</w:t>
      </w:r>
    </w:p>
    <w:p w14:paraId="49C0B25D" w14:textId="0A5F5E2E" w:rsidR="00AF2B97" w:rsidRPr="00944DB5" w:rsidDel="00605280" w:rsidRDefault="00AF2B97" w:rsidP="00EC69B4">
      <w:pPr>
        <w:pStyle w:val="ab"/>
        <w:numPr>
          <w:ilvl w:val="0"/>
          <w:numId w:val="45"/>
        </w:numPr>
        <w:ind w:firstLineChars="0"/>
        <w:rPr>
          <w:moveFrom w:id="774" w:author="Li Yang" w:date="2023-05-15T13:41:00Z"/>
          <w:rFonts w:ascii="仿宋" w:hAnsi="仿宋" w:cstheme="minorHAnsi"/>
          <w:b/>
          <w:sz w:val="21"/>
          <w:szCs w:val="21"/>
        </w:rPr>
      </w:pPr>
      <w:moveFromRangeStart w:id="775" w:author="Li Yang" w:date="2023-05-15T13:41:00Z" w:name="move135050490"/>
      <w:moveFrom w:id="776" w:author="Li Yang" w:date="2023-05-15T13:41:00Z">
        <w:r w:rsidRPr="00944DB5" w:rsidDel="00605280">
          <w:rPr>
            <w:rFonts w:ascii="仿宋" w:hAnsi="仿宋" w:cstheme="minorHAnsi" w:hint="eastAsia"/>
            <w:b/>
            <w:sz w:val="21"/>
            <w:szCs w:val="21"/>
          </w:rPr>
          <w:t>传输意向（</w:t>
        </w:r>
        <w:r w:rsidRPr="00944DB5" w:rsidDel="00605280">
          <w:rPr>
            <w:rFonts w:ascii="仿宋" w:hAnsi="仿宋" w:cstheme="minorHAnsi"/>
            <w:b/>
            <w:sz w:val="21"/>
            <w:szCs w:val="21"/>
          </w:rPr>
          <w:t>Transport Intent, TI</w:t>
        </w:r>
        <w:r w:rsidRPr="00944DB5" w:rsidDel="00605280">
          <w:rPr>
            <w:rFonts w:ascii="仿宋" w:hAnsi="仿宋" w:cstheme="minorHAnsi" w:hint="eastAsia"/>
            <w:b/>
            <w:sz w:val="21"/>
            <w:szCs w:val="21"/>
          </w:rPr>
          <w:t>）：</w:t>
        </w:r>
        <w:r w:rsidR="008D4063" w:rsidDel="00605280">
          <w:rPr>
            <w:rFonts w:ascii="仿宋" w:hAnsi="仿宋"/>
            <w:sz w:val="21"/>
            <w:szCs w:val="21"/>
          </w:rPr>
          <w:t>8</w:t>
        </w:r>
        <w:r w:rsidRPr="00944DB5" w:rsidDel="00605280">
          <w:rPr>
            <w:rFonts w:ascii="仿宋" w:hAnsi="仿宋"/>
            <w:sz w:val="21"/>
            <w:szCs w:val="21"/>
          </w:rPr>
          <w:t>bits</w:t>
        </w:r>
        <w:r w:rsidRPr="00944DB5" w:rsidDel="00605280">
          <w:rPr>
            <w:rFonts w:ascii="仿宋" w:hAnsi="仿宋" w:hint="eastAsia"/>
            <w:sz w:val="21"/>
            <w:szCs w:val="21"/>
          </w:rPr>
          <w:t>，</w:t>
        </w:r>
        <w:r w:rsidRPr="00944DB5" w:rsidDel="00605280">
          <w:rPr>
            <w:rFonts w:ascii="仿宋" w:hAnsi="仿宋" w:cstheme="minorHAnsi" w:hint="eastAsia"/>
            <w:sz w:val="21"/>
            <w:szCs w:val="21"/>
          </w:rPr>
          <w:t>标识对网络传输资源选择时的意向需求，包括：资源位置（</w:t>
        </w:r>
        <w:r w:rsidRPr="00944DB5" w:rsidDel="00605280">
          <w:rPr>
            <w:rFonts w:ascii="仿宋" w:hAnsi="仿宋" w:cstheme="minorHAnsi"/>
            <w:sz w:val="21"/>
            <w:szCs w:val="21"/>
          </w:rPr>
          <w:t>Location）、可选资源范围（Range）等。通过此字段可以确定</w:t>
        </w:r>
        <w:r w:rsidRPr="00944DB5" w:rsidDel="00605280">
          <w:rPr>
            <w:rFonts w:ascii="仿宋" w:hAnsi="仿宋" w:cstheme="minorHAnsi" w:hint="eastAsia"/>
            <w:sz w:val="21"/>
            <w:szCs w:val="21"/>
          </w:rPr>
          <w:t>即刻重寻址时可用的网络节点范围。</w:t>
        </w:r>
        <w:r w:rsidRPr="00944DB5" w:rsidDel="00605280">
          <w:rPr>
            <w:rFonts w:ascii="仿宋" w:hAnsi="仿宋"/>
            <w:sz w:val="21"/>
            <w:szCs w:val="21"/>
          </w:rPr>
          <w:t>TI</w:t>
        </w:r>
        <w:r w:rsidRPr="00944DB5" w:rsidDel="00605280">
          <w:rPr>
            <w:rFonts w:ascii="仿宋" w:hAnsi="仿宋" w:hint="eastAsia"/>
            <w:sz w:val="21"/>
            <w:szCs w:val="21"/>
          </w:rPr>
          <w:t>字段表示成如下形式：</w:t>
        </w:r>
      </w:moveFrom>
    </w:p>
    <w:p w14:paraId="01B6A0EE" w14:textId="29F8556A" w:rsidR="00052E80" w:rsidRPr="00E33040" w:rsidDel="00605280" w:rsidRDefault="00EC69B4" w:rsidP="00E33040">
      <w:pPr>
        <w:pStyle w:val="ab"/>
        <w:ind w:left="840" w:firstLineChars="0" w:firstLine="0"/>
        <w:rPr>
          <w:moveFrom w:id="777" w:author="Li Yang" w:date="2023-05-15T13:41:00Z"/>
          <w:rFonts w:ascii="仿宋" w:hAnsi="仿宋" w:cstheme="minorHAnsi"/>
          <w:color w:val="FF0000"/>
          <w:sz w:val="21"/>
          <w:szCs w:val="21"/>
          <w:u w:val="single"/>
        </w:rPr>
      </w:pPr>
      <w:moveFrom w:id="778" w:author="Li Yang" w:date="2023-05-15T13:41:00Z">
        <w:r w:rsidRPr="00944DB5" w:rsidDel="00605280">
          <w:rPr>
            <w:rFonts w:ascii="仿宋" w:hAnsi="仿宋" w:cstheme="minorHAnsi" w:hint="eastAsia"/>
            <w:color w:val="FF0000"/>
            <w:sz w:val="21"/>
            <w:szCs w:val="21"/>
            <w:u w:val="single"/>
          </w:rPr>
          <w:t>备注：由端节点（</w:t>
        </w:r>
        <w:r w:rsidRPr="00944DB5" w:rsidDel="00605280">
          <w:rPr>
            <w:rFonts w:ascii="仿宋" w:hAnsi="仿宋" w:cstheme="minorHAnsi"/>
            <w:color w:val="FF0000"/>
            <w:sz w:val="21"/>
            <w:szCs w:val="21"/>
            <w:u w:val="single"/>
          </w:rPr>
          <w:t>SEANet协议起点）填写，网络中间节点可以查看、不能修改。</w:t>
        </w:r>
      </w:moveFrom>
    </w:p>
    <w:p w14:paraId="400D46ED" w14:textId="1151082C" w:rsidR="00E33040" w:rsidRPr="00944DB5" w:rsidDel="00605280" w:rsidRDefault="00E33040" w:rsidP="00052E80">
      <w:pPr>
        <w:pStyle w:val="ab"/>
        <w:ind w:left="840" w:firstLineChars="0" w:firstLine="0"/>
        <w:rPr>
          <w:moveFrom w:id="779" w:author="Li Yang" w:date="2023-05-15T13:41:00Z"/>
          <w:rFonts w:ascii="仿宋" w:hAnsi="仿宋" w:cstheme="minorHAnsi"/>
          <w:color w:val="FF0000"/>
          <w:sz w:val="21"/>
          <w:szCs w:val="21"/>
          <w:u w:val="single"/>
        </w:rPr>
      </w:pPr>
      <w:moveFrom w:id="780" w:author="Li Yang" w:date="2023-05-15T13:41:00Z">
        <w:r w:rsidDel="00605280">
          <w:object w:dxaOrig="5821" w:dyaOrig="801" w14:anchorId="5866C80A">
            <v:shape id="_x0000_i1057" type="#_x0000_t75" style="width:261pt;height:36.5pt" o:ole="">
              <v:imagedata r:id="rId70" o:title=""/>
            </v:shape>
            <o:OLEObject Type="Embed" ProgID="Visio.Drawing.15" ShapeID="_x0000_i1057" DrawAspect="Content" ObjectID="_1745846800" r:id="rId71"/>
          </w:object>
        </w:r>
      </w:moveFrom>
    </w:p>
    <w:p w14:paraId="1F5854E7" w14:textId="582C02FC" w:rsidR="008871F2" w:rsidRPr="008871F2" w:rsidDel="00605280" w:rsidRDefault="00052E80">
      <w:pPr>
        <w:pStyle w:val="ab"/>
        <w:ind w:left="840" w:firstLineChars="0" w:firstLine="0"/>
        <w:rPr>
          <w:moveFrom w:id="781" w:author="Li Yang" w:date="2023-05-15T13:41:00Z"/>
          <w:rFonts w:ascii="仿宋" w:hAnsi="仿宋" w:cstheme="minorHAnsi"/>
          <w:sz w:val="21"/>
          <w:szCs w:val="21"/>
          <w:rPrChange w:id="782" w:author="Li Yang" w:date="2023-05-10T15:02:00Z">
            <w:rPr>
              <w:moveFrom w:id="783" w:author="Li Yang" w:date="2023-05-15T13:41:00Z"/>
            </w:rPr>
          </w:rPrChange>
        </w:rPr>
      </w:pPr>
      <w:moveFrom w:id="784" w:author="Li Yang" w:date="2023-05-15T13:41:00Z">
        <w:r w:rsidRPr="00052E80" w:rsidDel="00605280">
          <w:rPr>
            <w:rFonts w:ascii="仿宋" w:hAnsi="仿宋" w:cstheme="minorHAnsi" w:hint="eastAsia"/>
            <w:sz w:val="21"/>
            <w:szCs w:val="21"/>
          </w:rPr>
          <w:t>示例</w:t>
        </w:r>
        <w:r w:rsidRPr="00944DB5" w:rsidDel="00605280">
          <w:rPr>
            <w:rFonts w:ascii="仿宋" w:hAnsi="仿宋" w:cstheme="minorHAnsi" w:hint="eastAsia"/>
            <w:sz w:val="21"/>
            <w:szCs w:val="21"/>
          </w:rPr>
          <w:t>：多路径传输的机制是基于多路径服务</w:t>
        </w:r>
        <w:r w:rsidRPr="00944DB5" w:rsidDel="00605280">
          <w:rPr>
            <w:rFonts w:ascii="仿宋" w:hAnsi="仿宋" w:cstheme="minorHAnsi"/>
            <w:sz w:val="21"/>
            <w:szCs w:val="21"/>
          </w:rPr>
          <w:t>ID</w:t>
        </w:r>
        <w:r w:rsidRPr="00944DB5" w:rsidDel="00605280">
          <w:rPr>
            <w:rFonts w:ascii="仿宋" w:hAnsi="仿宋" w:cstheme="minorHAnsi" w:hint="eastAsia"/>
            <w:sz w:val="21"/>
            <w:szCs w:val="21"/>
          </w:rPr>
          <w:t>查询解析系统获得可选的中间节点集范围；其中：</w:t>
        </w:r>
        <w:r w:rsidRPr="00944DB5" w:rsidDel="00605280">
          <w:rPr>
            <w:rFonts w:ascii="仿宋" w:hAnsi="仿宋" w:cstheme="minorHAnsi"/>
            <w:sz w:val="21"/>
            <w:szCs w:val="21"/>
          </w:rPr>
          <w:t>Location字段用于确定使用哪个位置/区域内的解析服务，Range字段用于确定使用该区域内哪个等级的解析服务。</w:t>
        </w:r>
      </w:moveFrom>
    </w:p>
    <w:moveFromRangeEnd w:id="775"/>
    <w:p w14:paraId="058F50D4" w14:textId="7B615677" w:rsidR="008D4063" w:rsidRPr="008D4063" w:rsidRDefault="008D4063">
      <w:pPr>
        <w:pStyle w:val="ab"/>
        <w:numPr>
          <w:ilvl w:val="0"/>
          <w:numId w:val="45"/>
        </w:numPr>
        <w:ind w:firstLineChars="0"/>
        <w:rPr>
          <w:rFonts w:ascii="仿宋" w:hAnsi="仿宋" w:cstheme="minorHAnsi"/>
          <w:b/>
          <w:sz w:val="21"/>
          <w:szCs w:val="21"/>
        </w:rPr>
      </w:pPr>
      <w:r w:rsidRPr="00FF3F12">
        <w:rPr>
          <w:rFonts w:ascii="仿宋" w:hAnsi="仿宋" w:cstheme="minorHAnsi" w:hint="eastAsia"/>
          <w:b/>
          <w:sz w:val="21"/>
          <w:szCs w:val="21"/>
        </w:rPr>
        <w:t>网络增强传输标志（</w:t>
      </w:r>
      <w:r w:rsidRPr="00FF3F12">
        <w:rPr>
          <w:rFonts w:ascii="仿宋" w:hAnsi="仿宋" w:cstheme="minorHAnsi"/>
          <w:b/>
          <w:sz w:val="21"/>
          <w:szCs w:val="21"/>
        </w:rPr>
        <w:t>Network Enhanced Transport Flag, NeT Flag</w:t>
      </w:r>
      <w:r w:rsidRPr="00FF3F12">
        <w:rPr>
          <w:rFonts w:ascii="仿宋" w:hAnsi="仿宋" w:cstheme="minorHAnsi" w:hint="eastAsia"/>
          <w:b/>
          <w:sz w:val="21"/>
          <w:szCs w:val="21"/>
        </w:rPr>
        <w:t>）：</w:t>
      </w:r>
      <w:r w:rsidRPr="00FF3F12">
        <w:rPr>
          <w:rFonts w:ascii="仿宋" w:hAnsi="仿宋"/>
          <w:sz w:val="21"/>
          <w:szCs w:val="21"/>
        </w:rPr>
        <w:t>8bits</w:t>
      </w:r>
      <w:r w:rsidRPr="00FF3F12">
        <w:rPr>
          <w:rFonts w:ascii="仿宋" w:hAnsi="仿宋" w:hint="eastAsia"/>
          <w:sz w:val="21"/>
          <w:szCs w:val="21"/>
        </w:rPr>
        <w:t>，</w:t>
      </w:r>
      <w:r w:rsidRPr="00FF3F12">
        <w:rPr>
          <w:rFonts w:ascii="仿宋" w:hAnsi="仿宋" w:cstheme="minorHAnsi" w:hint="eastAsia"/>
          <w:sz w:val="21"/>
          <w:szCs w:val="21"/>
        </w:rPr>
        <w:t>用于标识当前生效的网络传输增强机制，</w:t>
      </w:r>
      <w:r w:rsidRPr="00FF3F12">
        <w:rPr>
          <w:rFonts w:ascii="仿宋" w:hAnsi="仿宋" w:hint="eastAsia"/>
          <w:sz w:val="21"/>
          <w:szCs w:val="21"/>
        </w:rPr>
        <w:t>每个</w:t>
      </w:r>
      <w:r w:rsidRPr="00FF3F12">
        <w:rPr>
          <w:rFonts w:ascii="仿宋" w:hAnsi="仿宋"/>
          <w:sz w:val="21"/>
          <w:szCs w:val="21"/>
        </w:rPr>
        <w:t>bit</w:t>
      </w:r>
      <w:r w:rsidRPr="00FF3F12">
        <w:rPr>
          <w:rFonts w:ascii="仿宋" w:hAnsi="仿宋" w:hint="eastAsia"/>
          <w:sz w:val="21"/>
          <w:szCs w:val="21"/>
        </w:rPr>
        <w:t>标识一种增强机制，支持多个</w:t>
      </w:r>
      <w:r w:rsidRPr="00FF3F12">
        <w:rPr>
          <w:rFonts w:ascii="仿宋" w:hAnsi="仿宋"/>
          <w:sz w:val="21"/>
          <w:szCs w:val="21"/>
        </w:rPr>
        <w:t>bit</w:t>
      </w:r>
      <w:r w:rsidRPr="00FF3F12">
        <w:rPr>
          <w:rFonts w:ascii="仿宋" w:hAnsi="仿宋" w:hint="eastAsia"/>
          <w:sz w:val="21"/>
          <w:szCs w:val="21"/>
        </w:rPr>
        <w:t>同时置</w:t>
      </w:r>
      <w:r w:rsidRPr="00FF3F12">
        <w:rPr>
          <w:rFonts w:ascii="仿宋" w:hAnsi="仿宋"/>
          <w:sz w:val="21"/>
          <w:szCs w:val="21"/>
        </w:rPr>
        <w:t>1</w:t>
      </w:r>
      <w:r w:rsidRPr="00FF3F12">
        <w:rPr>
          <w:rFonts w:ascii="仿宋" w:hAnsi="仿宋" w:hint="eastAsia"/>
          <w:sz w:val="21"/>
          <w:szCs w:val="21"/>
        </w:rPr>
        <w:t>情况。</w:t>
      </w:r>
      <w:r w:rsidRPr="00FF3F12">
        <w:rPr>
          <w:rFonts w:ascii="仿宋" w:hAnsi="仿宋"/>
          <w:sz w:val="21"/>
          <w:szCs w:val="21"/>
        </w:rPr>
        <w:t>NeT Flag</w:t>
      </w:r>
      <w:r w:rsidRPr="00FF3F12">
        <w:rPr>
          <w:rFonts w:ascii="仿宋" w:hAnsi="仿宋" w:hint="eastAsia"/>
          <w:sz w:val="21"/>
          <w:szCs w:val="21"/>
        </w:rPr>
        <w:t>字段表示成如下形式：</w:t>
      </w:r>
    </w:p>
    <w:p w14:paraId="6D93E57A" w14:textId="16252E40" w:rsidR="008D4063" w:rsidRDefault="008D4063" w:rsidP="008D4063">
      <w:pPr>
        <w:pStyle w:val="ab"/>
        <w:ind w:left="840" w:firstLineChars="0" w:firstLine="0"/>
        <w:rPr>
          <w:rFonts w:ascii="仿宋" w:hAnsi="仿宋" w:cstheme="minorHAnsi"/>
          <w:color w:val="FF0000"/>
          <w:sz w:val="21"/>
          <w:szCs w:val="21"/>
          <w:u w:val="single"/>
        </w:rPr>
      </w:pPr>
      <w:r w:rsidRPr="00FF3F12">
        <w:rPr>
          <w:rFonts w:ascii="仿宋" w:hAnsi="仿宋" w:cstheme="minorHAnsi" w:hint="eastAsia"/>
          <w:color w:val="FF0000"/>
          <w:sz w:val="21"/>
          <w:szCs w:val="21"/>
          <w:u w:val="single"/>
        </w:rPr>
        <w:t>备注：端节点（</w:t>
      </w:r>
      <w:r w:rsidRPr="00FF3F12">
        <w:rPr>
          <w:rFonts w:ascii="仿宋" w:hAnsi="仿宋" w:cstheme="minorHAnsi"/>
          <w:color w:val="FF0000"/>
          <w:sz w:val="21"/>
          <w:szCs w:val="21"/>
          <w:u w:val="single"/>
        </w:rPr>
        <w:t>SEANet</w:t>
      </w:r>
      <w:r w:rsidRPr="00FF3F12">
        <w:rPr>
          <w:rFonts w:ascii="仿宋" w:hAnsi="仿宋" w:cstheme="minorHAnsi" w:hint="eastAsia"/>
          <w:color w:val="FF0000"/>
          <w:sz w:val="21"/>
          <w:szCs w:val="21"/>
          <w:u w:val="single"/>
        </w:rPr>
        <w:t>协议起点）填写，网络中间节点可以查看、不能修改。</w:t>
      </w:r>
    </w:p>
    <w:p w14:paraId="2B6C0440" w14:textId="77DA1358" w:rsidR="008D4063" w:rsidRDefault="008871F2" w:rsidP="008D4063">
      <w:pPr>
        <w:pStyle w:val="ab"/>
        <w:ind w:left="840" w:firstLineChars="0" w:firstLine="0"/>
        <w:rPr>
          <w:rFonts w:ascii="仿宋" w:hAnsi="仿宋"/>
        </w:rPr>
      </w:pPr>
      <w:ins w:id="785" w:author="Li Yang" w:date="2023-05-10T15:02:00Z">
        <w:r w:rsidRPr="00915C0F">
          <w:rPr>
            <w:rFonts w:ascii="仿宋" w:hAnsi="仿宋"/>
          </w:rPr>
          <w:object w:dxaOrig="5681" w:dyaOrig="621" w14:anchorId="0A519BFE">
            <v:shape id="_x0000_i1058" type="#_x0000_t75" style="width:248pt;height:27.5pt" o:ole="">
              <v:imagedata r:id="rId37" o:title=""/>
            </v:shape>
            <o:OLEObject Type="Embed" ProgID="Visio.Drawing.15" ShapeID="_x0000_i1058" DrawAspect="Content" ObjectID="_1745846801" r:id="rId72"/>
          </w:object>
        </w:r>
      </w:ins>
      <w:del w:id="786" w:author="Li Yang" w:date="2023-05-10T15:02:00Z">
        <w:r w:rsidR="008D4063" w:rsidRPr="00915C0F" w:rsidDel="008871F2">
          <w:rPr>
            <w:rFonts w:ascii="仿宋" w:hAnsi="仿宋"/>
          </w:rPr>
          <w:object w:dxaOrig="5681" w:dyaOrig="621" w14:anchorId="69EBCB29">
            <v:shape id="_x0000_i1059" type="#_x0000_t75" style="width:248pt;height:24.5pt" o:ole="">
              <v:imagedata r:id="rId23" o:title=""/>
            </v:shape>
            <o:OLEObject Type="Embed" ProgID="Visio.Drawing.15" ShapeID="_x0000_i1059" DrawAspect="Content" ObjectID="_1745846802" r:id="rId73"/>
          </w:object>
        </w:r>
      </w:del>
    </w:p>
    <w:tbl>
      <w:tblPr>
        <w:tblStyle w:val="a3"/>
        <w:tblW w:w="4961" w:type="dxa"/>
        <w:tblInd w:w="846" w:type="dxa"/>
        <w:tblLook w:val="04A0" w:firstRow="1" w:lastRow="0" w:firstColumn="1" w:lastColumn="0" w:noHBand="0" w:noVBand="1"/>
      </w:tblPr>
      <w:tblGrid>
        <w:gridCol w:w="1686"/>
        <w:gridCol w:w="830"/>
        <w:gridCol w:w="2445"/>
      </w:tblGrid>
      <w:tr w:rsidR="008D4063" w:rsidRPr="00FF3F12" w14:paraId="00358582" w14:textId="77777777" w:rsidTr="008D4063">
        <w:trPr>
          <w:trHeight w:val="281"/>
        </w:trPr>
        <w:tc>
          <w:tcPr>
            <w:tcW w:w="1559" w:type="dxa"/>
          </w:tcPr>
          <w:p w14:paraId="53FA1FFF" w14:textId="77777777" w:rsidR="008D4063" w:rsidRPr="00FF3F12" w:rsidRDefault="008D4063" w:rsidP="00286318">
            <w:pPr>
              <w:jc w:val="left"/>
              <w:rPr>
                <w:rFonts w:ascii="仿宋" w:hAnsi="仿宋" w:cs="Times New Roman"/>
                <w:b/>
                <w:szCs w:val="21"/>
              </w:rPr>
            </w:pPr>
            <w:r w:rsidRPr="00FF3F12">
              <w:rPr>
                <w:rFonts w:ascii="仿宋" w:hAnsi="仿宋" w:cs="Times New Roman" w:hint="eastAsia"/>
                <w:b/>
                <w:szCs w:val="21"/>
              </w:rPr>
              <w:t>位数</w:t>
            </w:r>
          </w:p>
        </w:tc>
        <w:tc>
          <w:tcPr>
            <w:tcW w:w="851" w:type="dxa"/>
          </w:tcPr>
          <w:p w14:paraId="3DAA6DA0" w14:textId="77777777" w:rsidR="008D4063" w:rsidRPr="00FF3F12" w:rsidRDefault="008D4063" w:rsidP="00286318">
            <w:pPr>
              <w:jc w:val="left"/>
              <w:rPr>
                <w:rFonts w:ascii="仿宋" w:hAnsi="仿宋" w:cs="Times New Roman"/>
                <w:b/>
                <w:szCs w:val="21"/>
              </w:rPr>
            </w:pPr>
            <w:r w:rsidRPr="00FF3F12">
              <w:rPr>
                <w:rFonts w:ascii="仿宋" w:hAnsi="仿宋" w:cs="Times New Roman" w:hint="eastAsia"/>
                <w:b/>
                <w:szCs w:val="21"/>
              </w:rPr>
              <w:t>值</w:t>
            </w:r>
          </w:p>
        </w:tc>
        <w:tc>
          <w:tcPr>
            <w:tcW w:w="2551" w:type="dxa"/>
          </w:tcPr>
          <w:p w14:paraId="4E3C73DB" w14:textId="77777777" w:rsidR="008D4063" w:rsidRPr="00FF3F12" w:rsidRDefault="008D4063" w:rsidP="00286318">
            <w:pPr>
              <w:jc w:val="left"/>
              <w:rPr>
                <w:rFonts w:ascii="仿宋" w:hAnsi="仿宋" w:cs="Times New Roman"/>
                <w:b/>
                <w:szCs w:val="21"/>
              </w:rPr>
            </w:pPr>
            <w:r w:rsidRPr="00FF3F12">
              <w:rPr>
                <w:rFonts w:ascii="仿宋" w:hAnsi="仿宋" w:cs="Times New Roman" w:hint="eastAsia"/>
                <w:b/>
                <w:szCs w:val="21"/>
              </w:rPr>
              <w:t>含义</w:t>
            </w:r>
          </w:p>
        </w:tc>
      </w:tr>
      <w:tr w:rsidR="008D4063" w:rsidRPr="00FF3F12" w14:paraId="791C2C3B" w14:textId="77777777" w:rsidTr="008D4063">
        <w:trPr>
          <w:trHeight w:val="287"/>
        </w:trPr>
        <w:tc>
          <w:tcPr>
            <w:tcW w:w="1559" w:type="dxa"/>
          </w:tcPr>
          <w:p w14:paraId="204F83C0" w14:textId="6A0E8358" w:rsidR="008D4063" w:rsidRPr="00FF3F12" w:rsidRDefault="008871F2" w:rsidP="00286318">
            <w:pPr>
              <w:jc w:val="left"/>
              <w:rPr>
                <w:rFonts w:ascii="仿宋" w:hAnsi="仿宋" w:cs="Times New Roman"/>
                <w:szCs w:val="21"/>
              </w:rPr>
            </w:pPr>
            <w:ins w:id="787" w:author="Li Yang" w:date="2023-05-10T15:02:00Z">
              <w:r>
                <w:rPr>
                  <w:rFonts w:ascii="仿宋" w:hAnsi="仿宋" w:cs="Times New Roman"/>
                  <w:szCs w:val="21"/>
                </w:rPr>
                <w:t>b</w:t>
              </w:r>
            </w:ins>
            <w:del w:id="788" w:author="Li Yang" w:date="2023-05-10T15:02:00Z">
              <w:r w:rsidR="008D4063" w:rsidRPr="00FF3F12" w:rsidDel="008871F2">
                <w:rPr>
                  <w:rFonts w:ascii="仿宋" w:hAnsi="仿宋" w:cs="Times New Roman"/>
                  <w:szCs w:val="21"/>
                </w:rPr>
                <w:delText>B</w:delText>
              </w:r>
            </w:del>
            <w:r w:rsidR="008D4063" w:rsidRPr="00FF3F12">
              <w:rPr>
                <w:rFonts w:ascii="仿宋" w:hAnsi="仿宋" w:cs="Times New Roman"/>
                <w:szCs w:val="21"/>
              </w:rPr>
              <w:t>it7 (RFlag)</w:t>
            </w:r>
          </w:p>
        </w:tc>
        <w:tc>
          <w:tcPr>
            <w:tcW w:w="851" w:type="dxa"/>
          </w:tcPr>
          <w:p w14:paraId="257E2715" w14:textId="77777777" w:rsidR="008D4063" w:rsidRPr="00FF3F12" w:rsidRDefault="008D4063" w:rsidP="00286318">
            <w:pPr>
              <w:jc w:val="left"/>
              <w:rPr>
                <w:rFonts w:ascii="仿宋" w:hAnsi="仿宋" w:cs="Times New Roman"/>
                <w:szCs w:val="21"/>
              </w:rPr>
            </w:pPr>
            <w:r w:rsidRPr="00FF3F12">
              <w:rPr>
                <w:rFonts w:ascii="仿宋" w:hAnsi="仿宋" w:cs="Times New Roman"/>
                <w:szCs w:val="21"/>
              </w:rPr>
              <w:t>1</w:t>
            </w:r>
          </w:p>
        </w:tc>
        <w:tc>
          <w:tcPr>
            <w:tcW w:w="2551" w:type="dxa"/>
          </w:tcPr>
          <w:p w14:paraId="73AE19AE" w14:textId="77777777" w:rsidR="008D4063" w:rsidRPr="00FF3F12" w:rsidRDefault="008D4063" w:rsidP="00286318">
            <w:pPr>
              <w:jc w:val="left"/>
              <w:rPr>
                <w:rFonts w:ascii="仿宋" w:hAnsi="仿宋" w:cs="Times New Roman"/>
                <w:szCs w:val="21"/>
              </w:rPr>
            </w:pPr>
            <w:r w:rsidRPr="00FF3F12">
              <w:rPr>
                <w:rFonts w:ascii="仿宋" w:hAnsi="仿宋" w:cstheme="minorHAnsi" w:hint="eastAsia"/>
                <w:szCs w:val="21"/>
              </w:rPr>
              <w:t>高可靠增强传输机制</w:t>
            </w:r>
          </w:p>
        </w:tc>
      </w:tr>
      <w:tr w:rsidR="008D4063" w:rsidRPr="00FF3F12" w14:paraId="4DBDE55A" w14:textId="77777777" w:rsidTr="008D4063">
        <w:trPr>
          <w:trHeight w:val="281"/>
        </w:trPr>
        <w:tc>
          <w:tcPr>
            <w:tcW w:w="1559" w:type="dxa"/>
          </w:tcPr>
          <w:p w14:paraId="48D9D5BC" w14:textId="5886A896" w:rsidR="008D4063" w:rsidRPr="00FF3F12" w:rsidRDefault="008D4063" w:rsidP="00286318">
            <w:pPr>
              <w:jc w:val="left"/>
              <w:rPr>
                <w:rFonts w:ascii="仿宋" w:hAnsi="仿宋" w:cs="Times New Roman"/>
                <w:szCs w:val="21"/>
              </w:rPr>
            </w:pPr>
            <w:del w:id="789" w:author="Li Yang" w:date="2023-05-10T15:02:00Z">
              <w:r w:rsidRPr="00FF3F12" w:rsidDel="008871F2">
                <w:rPr>
                  <w:rFonts w:ascii="仿宋" w:hAnsi="仿宋" w:cs="Times New Roman"/>
                  <w:szCs w:val="21"/>
                </w:rPr>
                <w:delText>Bit6</w:delText>
              </w:r>
            </w:del>
            <w:ins w:id="790" w:author="Li Yang" w:date="2023-05-10T15:02:00Z">
              <w:r w:rsidR="008871F2">
                <w:rPr>
                  <w:rFonts w:ascii="仿宋" w:hAnsi="仿宋" w:cs="Times New Roman"/>
                  <w:szCs w:val="21"/>
                </w:rPr>
                <w:t>b</w:t>
              </w:r>
              <w:r w:rsidR="008871F2" w:rsidRPr="00FF3F12">
                <w:rPr>
                  <w:rFonts w:ascii="仿宋" w:hAnsi="仿宋" w:cs="Times New Roman"/>
                  <w:szCs w:val="21"/>
                </w:rPr>
                <w:t>it6</w:t>
              </w:r>
            </w:ins>
            <w:r w:rsidRPr="00FF3F12">
              <w:rPr>
                <w:rFonts w:ascii="仿宋" w:hAnsi="仿宋" w:cs="Times New Roman"/>
                <w:szCs w:val="21"/>
              </w:rPr>
              <w:t>~</w:t>
            </w:r>
            <w:del w:id="791" w:author="Li Yang" w:date="2023-05-10T15:02:00Z">
              <w:r w:rsidRPr="00FF3F12" w:rsidDel="008871F2">
                <w:rPr>
                  <w:rFonts w:ascii="仿宋" w:hAnsi="仿宋" w:cs="Times New Roman"/>
                  <w:szCs w:val="21"/>
                </w:rPr>
                <w:delText>B</w:delText>
              </w:r>
            </w:del>
            <w:ins w:id="792" w:author="Li Yang" w:date="2023-05-10T15:02:00Z">
              <w:r w:rsidR="008871F2">
                <w:rPr>
                  <w:rFonts w:ascii="仿宋" w:hAnsi="仿宋" w:cs="Times New Roman"/>
                  <w:szCs w:val="21"/>
                </w:rPr>
                <w:t>b</w:t>
              </w:r>
            </w:ins>
            <w:r w:rsidRPr="00FF3F12">
              <w:rPr>
                <w:rFonts w:ascii="仿宋" w:hAnsi="仿宋" w:cs="Times New Roman"/>
                <w:szCs w:val="21"/>
              </w:rPr>
              <w:t>it0</w:t>
            </w:r>
          </w:p>
        </w:tc>
        <w:tc>
          <w:tcPr>
            <w:tcW w:w="851" w:type="dxa"/>
          </w:tcPr>
          <w:p w14:paraId="67E96257" w14:textId="77777777" w:rsidR="008D4063" w:rsidRPr="00FF3F12" w:rsidRDefault="008D4063" w:rsidP="00286318">
            <w:pPr>
              <w:jc w:val="left"/>
              <w:rPr>
                <w:rFonts w:ascii="仿宋" w:hAnsi="仿宋" w:cs="Times New Roman"/>
                <w:szCs w:val="21"/>
              </w:rPr>
            </w:pPr>
            <w:r w:rsidRPr="00FF3F12">
              <w:rPr>
                <w:rFonts w:ascii="仿宋" w:hAnsi="仿宋" w:cs="Times New Roman" w:hint="eastAsia"/>
                <w:szCs w:val="21"/>
              </w:rPr>
              <w:t>预留</w:t>
            </w:r>
          </w:p>
        </w:tc>
        <w:tc>
          <w:tcPr>
            <w:tcW w:w="2551" w:type="dxa"/>
          </w:tcPr>
          <w:p w14:paraId="7F6E83A9" w14:textId="77777777" w:rsidR="008D4063" w:rsidRPr="00FF3F12" w:rsidRDefault="008D4063" w:rsidP="00286318">
            <w:pPr>
              <w:jc w:val="left"/>
              <w:rPr>
                <w:rFonts w:ascii="仿宋" w:hAnsi="仿宋" w:cs="Times New Roman"/>
                <w:szCs w:val="21"/>
              </w:rPr>
            </w:pPr>
            <w:r w:rsidRPr="00FF3F12">
              <w:rPr>
                <w:rFonts w:ascii="仿宋" w:hAnsi="仿宋" w:cs="Times New Roman" w:hint="eastAsia"/>
                <w:szCs w:val="21"/>
              </w:rPr>
              <w:t>用于冗余传输等</w:t>
            </w:r>
          </w:p>
        </w:tc>
      </w:tr>
    </w:tbl>
    <w:p w14:paraId="4CCC185D" w14:textId="4270902A" w:rsidR="008D4063" w:rsidRPr="00255FBD" w:rsidRDefault="008D4063" w:rsidP="00255FBD">
      <w:pPr>
        <w:pStyle w:val="ab"/>
        <w:ind w:left="840" w:firstLineChars="0" w:firstLine="0"/>
        <w:rPr>
          <w:rFonts w:ascii="仿宋" w:hAnsi="仿宋" w:cstheme="minorHAnsi"/>
          <w:color w:val="FF0000"/>
          <w:sz w:val="21"/>
          <w:szCs w:val="21"/>
          <w:u w:val="single"/>
        </w:rPr>
      </w:pPr>
      <w:r w:rsidRPr="00FF3F12">
        <w:rPr>
          <w:rFonts w:ascii="仿宋" w:hAnsi="仿宋" w:hint="eastAsia"/>
          <w:sz w:val="21"/>
          <w:szCs w:val="21"/>
        </w:rPr>
        <w:t>示例：当只有</w:t>
      </w:r>
      <w:r w:rsidRPr="00FF3F12">
        <w:rPr>
          <w:rFonts w:ascii="仿宋" w:hAnsi="仿宋" w:cstheme="minorHAnsi" w:hint="eastAsia"/>
          <w:sz w:val="21"/>
          <w:szCs w:val="21"/>
        </w:rPr>
        <w:t>高可靠增强传输</w:t>
      </w:r>
      <w:r w:rsidRPr="00FF3F12">
        <w:rPr>
          <w:rFonts w:ascii="仿宋" w:hAnsi="仿宋" w:hint="eastAsia"/>
          <w:sz w:val="21"/>
          <w:szCs w:val="21"/>
        </w:rPr>
        <w:t>一种机制生效时，</w:t>
      </w:r>
      <w:r w:rsidRPr="00FF3F12">
        <w:rPr>
          <w:rFonts w:ascii="仿宋" w:hAnsi="仿宋"/>
          <w:sz w:val="21"/>
          <w:szCs w:val="21"/>
        </w:rPr>
        <w:t>NeT Flag=10000000=0x80</w:t>
      </w:r>
      <w:r w:rsidRPr="00FF3F12">
        <w:rPr>
          <w:rFonts w:ascii="仿宋" w:hAnsi="仿宋" w:hint="eastAsia"/>
          <w:sz w:val="21"/>
          <w:szCs w:val="21"/>
        </w:rPr>
        <w:t>。</w:t>
      </w:r>
    </w:p>
    <w:p w14:paraId="28A1DF0D" w14:textId="732083AB" w:rsidR="008D4063" w:rsidRPr="002440B5" w:rsidRDefault="008D4063">
      <w:pPr>
        <w:pStyle w:val="ab"/>
        <w:numPr>
          <w:ilvl w:val="0"/>
          <w:numId w:val="45"/>
        </w:numPr>
        <w:ind w:firstLineChars="0"/>
        <w:rPr>
          <w:rFonts w:ascii="仿宋" w:hAnsi="仿宋" w:cstheme="minorHAnsi"/>
          <w:b/>
          <w:sz w:val="21"/>
          <w:szCs w:val="21"/>
        </w:rPr>
      </w:pPr>
      <w:r w:rsidRPr="00FF3F12">
        <w:rPr>
          <w:rFonts w:ascii="仿宋" w:hAnsi="仿宋" w:cstheme="minorHAnsi" w:hint="eastAsia"/>
          <w:b/>
          <w:sz w:val="21"/>
          <w:szCs w:val="21"/>
        </w:rPr>
        <w:t>网络增强传输参数（</w:t>
      </w:r>
      <w:r w:rsidRPr="00FF3F12">
        <w:rPr>
          <w:rFonts w:ascii="仿宋" w:hAnsi="仿宋" w:cstheme="minorHAnsi"/>
          <w:b/>
          <w:sz w:val="21"/>
          <w:szCs w:val="21"/>
        </w:rPr>
        <w:t>NeT Para</w:t>
      </w:r>
      <w:r w:rsidRPr="00FF3F12">
        <w:rPr>
          <w:rFonts w:ascii="仿宋" w:hAnsi="仿宋" w:cstheme="minorHAnsi" w:hint="eastAsia"/>
          <w:b/>
          <w:sz w:val="21"/>
          <w:szCs w:val="21"/>
        </w:rPr>
        <w:t>）：</w:t>
      </w:r>
      <w:r>
        <w:rPr>
          <w:rFonts w:ascii="仿宋" w:hAnsi="仿宋" w:cstheme="minorHAnsi"/>
          <w:sz w:val="21"/>
          <w:szCs w:val="21"/>
        </w:rPr>
        <w:t>16</w:t>
      </w:r>
      <w:r w:rsidRPr="008D4063">
        <w:rPr>
          <w:rFonts w:ascii="仿宋" w:hAnsi="仿宋" w:cstheme="minorHAnsi"/>
          <w:sz w:val="21"/>
          <w:szCs w:val="21"/>
        </w:rPr>
        <w:t>bits</w:t>
      </w:r>
    </w:p>
    <w:p w14:paraId="41683693" w14:textId="56027E31" w:rsidR="002440B5" w:rsidRPr="00052E80" w:rsidRDefault="002440B5" w:rsidP="002440B5">
      <w:pPr>
        <w:pStyle w:val="ab"/>
        <w:ind w:left="840" w:firstLineChars="0" w:firstLine="0"/>
        <w:rPr>
          <w:rFonts w:ascii="仿宋" w:hAnsi="仿宋" w:cstheme="minorHAnsi"/>
          <w:b/>
          <w:sz w:val="21"/>
          <w:szCs w:val="21"/>
        </w:rPr>
      </w:pPr>
      <w:r w:rsidRPr="00FF3F12">
        <w:rPr>
          <w:rFonts w:ascii="仿宋" w:hAnsi="仿宋" w:cstheme="minorHAnsi" w:hint="eastAsia"/>
          <w:color w:val="FF0000"/>
          <w:sz w:val="21"/>
          <w:szCs w:val="21"/>
          <w:u w:val="single"/>
        </w:rPr>
        <w:t>备注：网络中间节点可以查看、修改此字段。</w:t>
      </w:r>
    </w:p>
    <w:p w14:paraId="527BD311" w14:textId="37D6935A" w:rsidR="00052E80" w:rsidRPr="00052E80" w:rsidRDefault="00052E80" w:rsidP="00052E80">
      <w:pPr>
        <w:pStyle w:val="ab"/>
        <w:ind w:left="840" w:firstLineChars="0" w:firstLine="0"/>
        <w:rPr>
          <w:rFonts w:ascii="仿宋" w:hAnsi="仿宋" w:cstheme="minorHAnsi"/>
          <w:b/>
          <w:sz w:val="21"/>
          <w:szCs w:val="21"/>
        </w:rPr>
      </w:pPr>
      <w:r>
        <w:object w:dxaOrig="5821" w:dyaOrig="801" w14:anchorId="6274D87A">
          <v:shape id="_x0000_i1060" type="#_x0000_t75" style="width:261pt;height:36.5pt" o:ole="">
            <v:imagedata r:id="rId47" o:title=""/>
          </v:shape>
          <o:OLEObject Type="Embed" ProgID="Visio.Drawing.15" ShapeID="_x0000_i1060" DrawAspect="Content" ObjectID="_1745846803" r:id="rId74"/>
        </w:object>
      </w:r>
    </w:p>
    <w:p w14:paraId="5DFFBDF6" w14:textId="38525BB5" w:rsidR="008D4063" w:rsidRPr="00FF3F12" w:rsidRDefault="00052E80" w:rsidP="008D4063">
      <w:pPr>
        <w:pStyle w:val="ab"/>
        <w:ind w:left="840" w:firstLineChars="0" w:firstLine="0"/>
        <w:rPr>
          <w:rFonts w:ascii="仿宋" w:hAnsi="仿宋" w:cstheme="minorHAnsi"/>
          <w:sz w:val="21"/>
          <w:szCs w:val="21"/>
        </w:rPr>
      </w:pPr>
      <w:r w:rsidRPr="00052E80">
        <w:rPr>
          <w:rFonts w:ascii="仿宋" w:hAnsi="仿宋" w:cstheme="minorHAnsi"/>
          <w:b/>
          <w:sz w:val="21"/>
          <w:szCs w:val="21"/>
        </w:rPr>
        <w:t>NeT Para</w:t>
      </w:r>
      <w:r w:rsidRPr="00052E80">
        <w:rPr>
          <w:rFonts w:ascii="仿宋" w:hAnsi="仿宋"/>
          <w:b/>
          <w:sz w:val="21"/>
          <w:szCs w:val="21"/>
        </w:rPr>
        <w:t xml:space="preserve"> 1</w:t>
      </w:r>
      <w:r w:rsidRPr="00052E80">
        <w:rPr>
          <w:rFonts w:ascii="仿宋" w:hAnsi="仿宋" w:hint="eastAsia"/>
          <w:b/>
          <w:sz w:val="21"/>
          <w:szCs w:val="21"/>
        </w:rPr>
        <w:t>（R</w:t>
      </w:r>
      <w:r w:rsidRPr="00052E80">
        <w:rPr>
          <w:rFonts w:ascii="仿宋" w:hAnsi="仿宋"/>
          <w:b/>
          <w:sz w:val="21"/>
          <w:szCs w:val="21"/>
        </w:rPr>
        <w:t>P</w:t>
      </w:r>
      <w:r w:rsidRPr="00052E80">
        <w:rPr>
          <w:rFonts w:ascii="仿宋" w:hAnsi="仿宋" w:hint="eastAsia"/>
          <w:b/>
          <w:sz w:val="21"/>
          <w:szCs w:val="21"/>
        </w:rPr>
        <w:t>a</w:t>
      </w:r>
      <w:r w:rsidRPr="00052E80">
        <w:rPr>
          <w:rFonts w:ascii="仿宋" w:hAnsi="仿宋"/>
          <w:b/>
          <w:sz w:val="21"/>
          <w:szCs w:val="21"/>
        </w:rPr>
        <w:t>ra</w:t>
      </w:r>
      <w:r w:rsidRPr="00052E80">
        <w:rPr>
          <w:rFonts w:ascii="仿宋" w:hAnsi="仿宋" w:hint="eastAsia"/>
          <w:b/>
          <w:sz w:val="21"/>
          <w:szCs w:val="21"/>
        </w:rPr>
        <w:t>）</w:t>
      </w:r>
      <w:r w:rsidR="008D4063" w:rsidRPr="00FF3F12">
        <w:rPr>
          <w:rFonts w:ascii="仿宋" w:hAnsi="仿宋"/>
          <w:sz w:val="21"/>
          <w:szCs w:val="21"/>
        </w:rPr>
        <w:t>：4bits，携带高</w:t>
      </w:r>
      <w:r w:rsidR="008D4063" w:rsidRPr="00FF3F12">
        <w:rPr>
          <w:rFonts w:ascii="仿宋" w:hAnsi="仿宋" w:hint="eastAsia"/>
          <w:sz w:val="21"/>
          <w:szCs w:val="21"/>
        </w:rPr>
        <w:t>可靠增强传输参数；</w:t>
      </w:r>
    </w:p>
    <w:p w14:paraId="09669596" w14:textId="6FFBB47A" w:rsidR="00052E80" w:rsidRPr="00255FBD" w:rsidRDefault="00052E80" w:rsidP="00255FBD">
      <w:pPr>
        <w:pStyle w:val="ab"/>
        <w:ind w:left="840" w:firstLineChars="0" w:firstLine="0"/>
        <w:rPr>
          <w:rFonts w:ascii="仿宋" w:hAnsi="仿宋"/>
          <w:sz w:val="21"/>
          <w:szCs w:val="21"/>
        </w:rPr>
      </w:pPr>
      <w:r w:rsidRPr="00052E80">
        <w:rPr>
          <w:rFonts w:ascii="仿宋" w:hAnsi="仿宋" w:cstheme="minorHAnsi"/>
          <w:b/>
          <w:sz w:val="21"/>
          <w:szCs w:val="21"/>
        </w:rPr>
        <w:t>NeT Para</w:t>
      </w:r>
      <w:r w:rsidRPr="00052E80">
        <w:rPr>
          <w:rFonts w:ascii="仿宋" w:hAnsi="仿宋"/>
          <w:b/>
          <w:sz w:val="21"/>
          <w:szCs w:val="21"/>
        </w:rPr>
        <w:t xml:space="preserve"> </w:t>
      </w:r>
      <w:r w:rsidR="008D4063" w:rsidRPr="00052E80">
        <w:rPr>
          <w:rFonts w:ascii="仿宋" w:hAnsi="仿宋"/>
          <w:b/>
          <w:sz w:val="21"/>
          <w:szCs w:val="21"/>
        </w:rPr>
        <w:t>2~8</w:t>
      </w:r>
      <w:r w:rsidR="008D4063" w:rsidRPr="00FF3F12">
        <w:rPr>
          <w:rFonts w:ascii="仿宋" w:hAnsi="仿宋" w:hint="eastAsia"/>
          <w:sz w:val="21"/>
          <w:szCs w:val="21"/>
        </w:rPr>
        <w:t>：待定义。</w:t>
      </w:r>
    </w:p>
    <w:p w14:paraId="07A7ADCA" w14:textId="77777777" w:rsidR="00605280" w:rsidRPr="00944DB5" w:rsidRDefault="00605280" w:rsidP="00605280">
      <w:pPr>
        <w:pStyle w:val="ab"/>
        <w:numPr>
          <w:ilvl w:val="0"/>
          <w:numId w:val="45"/>
        </w:numPr>
        <w:ind w:firstLineChars="0"/>
        <w:rPr>
          <w:moveTo w:id="793" w:author="Li Yang" w:date="2023-05-15T13:41:00Z"/>
          <w:rFonts w:ascii="仿宋" w:hAnsi="仿宋" w:cstheme="minorHAnsi"/>
          <w:b/>
          <w:sz w:val="21"/>
          <w:szCs w:val="21"/>
        </w:rPr>
      </w:pPr>
      <w:moveToRangeStart w:id="794" w:author="Li Yang" w:date="2023-05-15T13:41:00Z" w:name="move135050490"/>
      <w:moveTo w:id="795" w:author="Li Yang" w:date="2023-05-15T13:41:00Z">
        <w:r w:rsidRPr="00944DB5">
          <w:rPr>
            <w:rFonts w:ascii="仿宋" w:hAnsi="仿宋" w:cstheme="minorHAnsi" w:hint="eastAsia"/>
            <w:b/>
            <w:sz w:val="21"/>
            <w:szCs w:val="21"/>
          </w:rPr>
          <w:t>传输意向（</w:t>
        </w:r>
        <w:r w:rsidRPr="00944DB5">
          <w:rPr>
            <w:rFonts w:ascii="仿宋" w:hAnsi="仿宋" w:cstheme="minorHAnsi"/>
            <w:b/>
            <w:sz w:val="21"/>
            <w:szCs w:val="21"/>
          </w:rPr>
          <w:t>Transport Intent, TI</w:t>
        </w:r>
        <w:r w:rsidRPr="00944DB5">
          <w:rPr>
            <w:rFonts w:ascii="仿宋" w:hAnsi="仿宋" w:cstheme="minorHAnsi" w:hint="eastAsia"/>
            <w:b/>
            <w:sz w:val="21"/>
            <w:szCs w:val="21"/>
          </w:rPr>
          <w:t>）：</w:t>
        </w:r>
        <w:r>
          <w:rPr>
            <w:rFonts w:ascii="仿宋" w:hAnsi="仿宋"/>
            <w:sz w:val="21"/>
            <w:szCs w:val="21"/>
          </w:rPr>
          <w:t>8</w:t>
        </w:r>
        <w:r w:rsidRPr="00944DB5">
          <w:rPr>
            <w:rFonts w:ascii="仿宋" w:hAnsi="仿宋"/>
            <w:sz w:val="21"/>
            <w:szCs w:val="21"/>
          </w:rPr>
          <w:t>bits</w:t>
        </w:r>
        <w:r w:rsidRPr="00944DB5">
          <w:rPr>
            <w:rFonts w:ascii="仿宋" w:hAnsi="仿宋" w:hint="eastAsia"/>
            <w:sz w:val="21"/>
            <w:szCs w:val="21"/>
          </w:rPr>
          <w:t>，</w:t>
        </w:r>
        <w:r w:rsidRPr="00944DB5">
          <w:rPr>
            <w:rFonts w:ascii="仿宋" w:hAnsi="仿宋" w:cstheme="minorHAnsi" w:hint="eastAsia"/>
            <w:sz w:val="21"/>
            <w:szCs w:val="21"/>
          </w:rPr>
          <w:t>标识对网络传输资源选择时的意向需求，包括：资源位置（</w:t>
        </w:r>
        <w:r w:rsidRPr="00944DB5">
          <w:rPr>
            <w:rFonts w:ascii="仿宋" w:hAnsi="仿宋" w:cstheme="minorHAnsi"/>
            <w:sz w:val="21"/>
            <w:szCs w:val="21"/>
          </w:rPr>
          <w:t>Location）、可选资源范围（Range）等。通过此字段可以确定</w:t>
        </w:r>
        <w:proofErr w:type="gramStart"/>
        <w:r w:rsidRPr="00944DB5">
          <w:rPr>
            <w:rFonts w:ascii="仿宋" w:hAnsi="仿宋" w:cstheme="minorHAnsi" w:hint="eastAsia"/>
            <w:sz w:val="21"/>
            <w:szCs w:val="21"/>
          </w:rPr>
          <w:t>即刻重寻址</w:t>
        </w:r>
        <w:proofErr w:type="gramEnd"/>
        <w:r w:rsidRPr="00944DB5">
          <w:rPr>
            <w:rFonts w:ascii="仿宋" w:hAnsi="仿宋" w:cstheme="minorHAnsi" w:hint="eastAsia"/>
            <w:sz w:val="21"/>
            <w:szCs w:val="21"/>
          </w:rPr>
          <w:t>时可用的网络节点范围。</w:t>
        </w:r>
        <w:r w:rsidRPr="00944DB5">
          <w:rPr>
            <w:rFonts w:ascii="仿宋" w:hAnsi="仿宋"/>
            <w:sz w:val="21"/>
            <w:szCs w:val="21"/>
          </w:rPr>
          <w:t>TI</w:t>
        </w:r>
        <w:r w:rsidRPr="00944DB5">
          <w:rPr>
            <w:rFonts w:ascii="仿宋" w:hAnsi="仿宋" w:hint="eastAsia"/>
            <w:sz w:val="21"/>
            <w:szCs w:val="21"/>
          </w:rPr>
          <w:t>字段表示成如下形式：</w:t>
        </w:r>
      </w:moveTo>
    </w:p>
    <w:p w14:paraId="46C2E4F7" w14:textId="77777777" w:rsidR="00605280" w:rsidRPr="00E33040" w:rsidRDefault="00605280" w:rsidP="00605280">
      <w:pPr>
        <w:pStyle w:val="ab"/>
        <w:ind w:left="840" w:firstLineChars="0" w:firstLine="0"/>
        <w:rPr>
          <w:moveTo w:id="796" w:author="Li Yang" w:date="2023-05-15T13:41:00Z"/>
          <w:rFonts w:ascii="仿宋" w:hAnsi="仿宋" w:cstheme="minorHAnsi"/>
          <w:color w:val="FF0000"/>
          <w:sz w:val="21"/>
          <w:szCs w:val="21"/>
          <w:u w:val="single"/>
        </w:rPr>
      </w:pPr>
      <w:moveTo w:id="797" w:author="Li Yang" w:date="2023-05-15T13:41:00Z">
        <w:r w:rsidRPr="00944DB5">
          <w:rPr>
            <w:rFonts w:ascii="仿宋" w:hAnsi="仿宋" w:cstheme="minorHAnsi" w:hint="eastAsia"/>
            <w:color w:val="FF0000"/>
            <w:sz w:val="21"/>
            <w:szCs w:val="21"/>
            <w:u w:val="single"/>
          </w:rPr>
          <w:t>备注：由端节点（</w:t>
        </w:r>
        <w:r w:rsidRPr="00944DB5">
          <w:rPr>
            <w:rFonts w:ascii="仿宋" w:hAnsi="仿宋" w:cstheme="minorHAnsi"/>
            <w:color w:val="FF0000"/>
            <w:sz w:val="21"/>
            <w:szCs w:val="21"/>
            <w:u w:val="single"/>
          </w:rPr>
          <w:t>SEANet协议起点）填写，网络中间节点可以查看、不能修改。</w:t>
        </w:r>
      </w:moveTo>
    </w:p>
    <w:p w14:paraId="3DD6B59E" w14:textId="77777777" w:rsidR="00605280" w:rsidRPr="00944DB5" w:rsidRDefault="00605280" w:rsidP="00605280">
      <w:pPr>
        <w:pStyle w:val="ab"/>
        <w:ind w:left="840" w:firstLineChars="0" w:firstLine="0"/>
        <w:rPr>
          <w:moveTo w:id="798" w:author="Li Yang" w:date="2023-05-15T13:41:00Z"/>
          <w:rFonts w:ascii="仿宋" w:hAnsi="仿宋" w:cstheme="minorHAnsi"/>
          <w:color w:val="FF0000"/>
          <w:sz w:val="21"/>
          <w:szCs w:val="21"/>
          <w:u w:val="single"/>
        </w:rPr>
      </w:pPr>
      <w:moveTo w:id="799" w:author="Li Yang" w:date="2023-05-15T13:41:00Z">
        <w:r>
          <w:object w:dxaOrig="5821" w:dyaOrig="801" w14:anchorId="56795466">
            <v:shape id="_x0000_i1061" type="#_x0000_t75" style="width:261pt;height:36.5pt" o:ole="">
              <v:imagedata r:id="rId70" o:title=""/>
            </v:shape>
            <o:OLEObject Type="Embed" ProgID="Visio.Drawing.15" ShapeID="_x0000_i1061" DrawAspect="Content" ObjectID="_1745846804" r:id="rId75"/>
          </w:object>
        </w:r>
      </w:moveTo>
    </w:p>
    <w:tbl>
      <w:tblPr>
        <w:tblStyle w:val="a3"/>
        <w:tblW w:w="7387" w:type="dxa"/>
        <w:tblInd w:w="846" w:type="dxa"/>
        <w:tblLook w:val="04A0" w:firstRow="1" w:lastRow="0" w:firstColumn="1" w:lastColumn="0" w:noHBand="0" w:noVBand="1"/>
      </w:tblPr>
      <w:tblGrid>
        <w:gridCol w:w="1276"/>
        <w:gridCol w:w="1842"/>
        <w:gridCol w:w="4269"/>
      </w:tblGrid>
      <w:tr w:rsidR="00605280" w:rsidRPr="00FF3F12" w14:paraId="0F3D52C5" w14:textId="77777777" w:rsidTr="0040509E">
        <w:trPr>
          <w:trHeight w:val="274"/>
        </w:trPr>
        <w:tc>
          <w:tcPr>
            <w:tcW w:w="1276" w:type="dxa"/>
          </w:tcPr>
          <w:p w14:paraId="710238BA" w14:textId="77777777" w:rsidR="00605280" w:rsidRPr="00FF3F12" w:rsidRDefault="00605280" w:rsidP="0040509E">
            <w:pPr>
              <w:jc w:val="left"/>
              <w:rPr>
                <w:moveTo w:id="800" w:author="Li Yang" w:date="2023-05-15T13:41:00Z"/>
                <w:rFonts w:ascii="仿宋" w:hAnsi="仿宋" w:cs="Times New Roman"/>
                <w:b/>
                <w:szCs w:val="21"/>
              </w:rPr>
            </w:pPr>
            <w:moveTo w:id="801" w:author="Li Yang" w:date="2023-05-15T13:41:00Z">
              <w:r w:rsidRPr="00FF3F12">
                <w:rPr>
                  <w:rFonts w:ascii="仿宋" w:hAnsi="仿宋" w:cs="Times New Roman" w:hint="eastAsia"/>
                  <w:b/>
                  <w:szCs w:val="21"/>
                </w:rPr>
                <w:t>位数</w:t>
              </w:r>
            </w:moveTo>
          </w:p>
        </w:tc>
        <w:tc>
          <w:tcPr>
            <w:tcW w:w="1842" w:type="dxa"/>
          </w:tcPr>
          <w:p w14:paraId="7D471899" w14:textId="77777777" w:rsidR="00605280" w:rsidRPr="00FF3F12" w:rsidRDefault="00605280" w:rsidP="0040509E">
            <w:pPr>
              <w:jc w:val="left"/>
              <w:rPr>
                <w:moveTo w:id="802" w:author="Li Yang" w:date="2023-05-15T13:41:00Z"/>
                <w:rFonts w:ascii="仿宋" w:hAnsi="仿宋" w:cs="Times New Roman"/>
                <w:b/>
                <w:szCs w:val="21"/>
              </w:rPr>
            </w:pPr>
            <w:moveTo w:id="803" w:author="Li Yang" w:date="2023-05-15T13:41:00Z">
              <w:r w:rsidRPr="00FF3F12">
                <w:rPr>
                  <w:rFonts w:ascii="仿宋" w:hAnsi="仿宋" w:cs="Times New Roman" w:hint="eastAsia"/>
                  <w:b/>
                  <w:szCs w:val="21"/>
                </w:rPr>
                <w:t>含义</w:t>
              </w:r>
            </w:moveTo>
          </w:p>
        </w:tc>
        <w:tc>
          <w:tcPr>
            <w:tcW w:w="4269" w:type="dxa"/>
          </w:tcPr>
          <w:p w14:paraId="2B87AE7A" w14:textId="77777777" w:rsidR="00605280" w:rsidRPr="00FF3F12" w:rsidRDefault="00605280" w:rsidP="0040509E">
            <w:pPr>
              <w:jc w:val="left"/>
              <w:rPr>
                <w:moveTo w:id="804" w:author="Li Yang" w:date="2023-05-15T13:41:00Z"/>
                <w:rFonts w:ascii="仿宋" w:hAnsi="仿宋" w:cs="Times New Roman"/>
                <w:b/>
                <w:szCs w:val="21"/>
              </w:rPr>
            </w:pPr>
            <w:moveTo w:id="805" w:author="Li Yang" w:date="2023-05-15T13:41:00Z">
              <w:r w:rsidRPr="00FF3F12">
                <w:rPr>
                  <w:rFonts w:ascii="仿宋" w:hAnsi="仿宋" w:cs="Times New Roman" w:hint="eastAsia"/>
                  <w:b/>
                  <w:szCs w:val="21"/>
                </w:rPr>
                <w:t>取值</w:t>
              </w:r>
            </w:moveTo>
          </w:p>
        </w:tc>
      </w:tr>
      <w:tr w:rsidR="00605280" w:rsidRPr="00FF3F12" w14:paraId="11446D62" w14:textId="77777777" w:rsidTr="0040509E">
        <w:trPr>
          <w:trHeight w:val="280"/>
        </w:trPr>
        <w:tc>
          <w:tcPr>
            <w:tcW w:w="1276" w:type="dxa"/>
          </w:tcPr>
          <w:p w14:paraId="3E9CF7E1" w14:textId="77777777" w:rsidR="00605280" w:rsidRPr="00FF3F12" w:rsidRDefault="00605280" w:rsidP="0040509E">
            <w:pPr>
              <w:jc w:val="left"/>
              <w:rPr>
                <w:moveTo w:id="806" w:author="Li Yang" w:date="2023-05-15T13:41:00Z"/>
                <w:rFonts w:ascii="仿宋" w:hAnsi="仿宋" w:cs="Times New Roman"/>
                <w:szCs w:val="21"/>
              </w:rPr>
            </w:pPr>
            <w:moveTo w:id="807" w:author="Li Yang" w:date="2023-05-15T13:41:00Z">
              <w:r>
                <w:rPr>
                  <w:rFonts w:ascii="仿宋" w:hAnsi="仿宋" w:cs="Times New Roman"/>
                  <w:szCs w:val="21"/>
                </w:rPr>
                <w:t>bit7</w:t>
              </w:r>
              <w:r w:rsidRPr="00FF3F12">
                <w:rPr>
                  <w:rFonts w:ascii="仿宋" w:hAnsi="仿宋" w:cs="Times New Roman"/>
                  <w:szCs w:val="21"/>
                </w:rPr>
                <w:t>-bit</w:t>
              </w:r>
              <w:r>
                <w:rPr>
                  <w:rFonts w:ascii="仿宋" w:hAnsi="仿宋" w:cs="Times New Roman"/>
                  <w:szCs w:val="21"/>
                </w:rPr>
                <w:t>5</w:t>
              </w:r>
              <w:r w:rsidRPr="00FF3F12">
                <w:rPr>
                  <w:rFonts w:ascii="仿宋" w:hAnsi="仿宋" w:cstheme="minorHAnsi" w:hint="eastAsia"/>
                  <w:szCs w:val="21"/>
                </w:rPr>
                <w:t>（</w:t>
              </w:r>
              <w:r w:rsidRPr="00FF3F12">
                <w:rPr>
                  <w:rFonts w:ascii="仿宋" w:hAnsi="仿宋" w:cstheme="minorHAnsi"/>
                  <w:szCs w:val="21"/>
                </w:rPr>
                <w:t>3bits）</w:t>
              </w:r>
            </w:moveTo>
          </w:p>
        </w:tc>
        <w:tc>
          <w:tcPr>
            <w:tcW w:w="1842" w:type="dxa"/>
          </w:tcPr>
          <w:p w14:paraId="26DE41F0" w14:textId="77777777" w:rsidR="00605280" w:rsidRPr="00FF3F12" w:rsidRDefault="00605280" w:rsidP="0040509E">
            <w:pPr>
              <w:jc w:val="left"/>
              <w:rPr>
                <w:moveTo w:id="808" w:author="Li Yang" w:date="2023-05-15T13:41:00Z"/>
                <w:rFonts w:ascii="仿宋" w:hAnsi="仿宋" w:cs="Times New Roman"/>
                <w:szCs w:val="21"/>
              </w:rPr>
            </w:pPr>
            <w:moveTo w:id="809" w:author="Li Yang" w:date="2023-05-15T13:41:00Z">
              <w:r w:rsidRPr="00FF3F12">
                <w:rPr>
                  <w:rFonts w:ascii="仿宋" w:hAnsi="仿宋" w:cstheme="minorHAnsi" w:hint="eastAsia"/>
                  <w:szCs w:val="21"/>
                </w:rPr>
                <w:t>位置</w:t>
              </w:r>
              <w:r w:rsidRPr="00FF3F12">
                <w:rPr>
                  <w:rFonts w:ascii="仿宋" w:hAnsi="仿宋" w:cstheme="minorHAnsi"/>
                  <w:szCs w:val="21"/>
                </w:rPr>
                <w:t>, Location</w:t>
              </w:r>
            </w:moveTo>
          </w:p>
        </w:tc>
        <w:tc>
          <w:tcPr>
            <w:tcW w:w="4269" w:type="dxa"/>
          </w:tcPr>
          <w:p w14:paraId="37946DCD" w14:textId="77777777" w:rsidR="00605280" w:rsidRPr="00FF3F12" w:rsidRDefault="00605280" w:rsidP="0040509E">
            <w:pPr>
              <w:jc w:val="left"/>
              <w:rPr>
                <w:moveTo w:id="810" w:author="Li Yang" w:date="2023-05-15T13:41:00Z"/>
                <w:rFonts w:ascii="仿宋" w:hAnsi="仿宋" w:cs="Times New Roman"/>
                <w:szCs w:val="21"/>
              </w:rPr>
            </w:pPr>
            <w:moveTo w:id="811" w:author="Li Yang" w:date="2023-05-15T13:41:00Z">
              <w:r w:rsidRPr="00FF3F12">
                <w:rPr>
                  <w:rFonts w:ascii="仿宋" w:hAnsi="仿宋" w:cs="Times New Roman" w:hint="eastAsia"/>
                  <w:szCs w:val="21"/>
                </w:rPr>
                <w:t>标识传输过程中选择中间节点的位置偏好</w:t>
              </w:r>
            </w:moveTo>
          </w:p>
          <w:p w14:paraId="5445349A" w14:textId="77777777" w:rsidR="00605280" w:rsidRPr="00FF3F12" w:rsidRDefault="00605280" w:rsidP="0040509E">
            <w:pPr>
              <w:jc w:val="left"/>
              <w:rPr>
                <w:moveTo w:id="812" w:author="Li Yang" w:date="2023-05-15T13:41:00Z"/>
                <w:rFonts w:ascii="仿宋" w:hAnsi="仿宋" w:cs="Times New Roman"/>
                <w:szCs w:val="21"/>
              </w:rPr>
            </w:pPr>
            <w:moveTo w:id="813" w:author="Li Yang" w:date="2023-05-15T13:41:00Z">
              <w:r w:rsidRPr="00FF3F12">
                <w:rPr>
                  <w:rFonts w:ascii="仿宋" w:hAnsi="仿宋" w:cs="Times New Roman"/>
                  <w:szCs w:val="21"/>
                </w:rPr>
                <w:t>0：默认</w:t>
              </w:r>
            </w:moveTo>
          </w:p>
          <w:p w14:paraId="7DFFDDB2" w14:textId="77777777" w:rsidR="00605280" w:rsidRPr="00FF3F12" w:rsidRDefault="00605280" w:rsidP="0040509E">
            <w:pPr>
              <w:jc w:val="left"/>
              <w:rPr>
                <w:moveTo w:id="814" w:author="Li Yang" w:date="2023-05-15T13:41:00Z"/>
                <w:rFonts w:ascii="仿宋" w:hAnsi="仿宋" w:cs="Times New Roman"/>
                <w:szCs w:val="21"/>
              </w:rPr>
            </w:pPr>
            <w:moveTo w:id="815" w:author="Li Yang" w:date="2023-05-15T13:41:00Z">
              <w:r w:rsidRPr="00FF3F12">
                <w:rPr>
                  <w:rFonts w:ascii="仿宋" w:hAnsi="仿宋" w:cs="Times New Roman"/>
                  <w:szCs w:val="21"/>
                </w:rPr>
                <w:t>1：发端附近</w:t>
              </w:r>
            </w:moveTo>
          </w:p>
          <w:p w14:paraId="5BE8E921" w14:textId="77777777" w:rsidR="00605280" w:rsidRPr="00FF3F12" w:rsidRDefault="00605280" w:rsidP="0040509E">
            <w:pPr>
              <w:jc w:val="left"/>
              <w:rPr>
                <w:moveTo w:id="816" w:author="Li Yang" w:date="2023-05-15T13:41:00Z"/>
                <w:rFonts w:ascii="仿宋" w:hAnsi="仿宋" w:cs="Times New Roman"/>
                <w:szCs w:val="21"/>
              </w:rPr>
            </w:pPr>
            <w:moveTo w:id="817" w:author="Li Yang" w:date="2023-05-15T13:41:00Z">
              <w:r w:rsidRPr="00FF3F12">
                <w:rPr>
                  <w:rFonts w:ascii="仿宋" w:hAnsi="仿宋" w:cs="Times New Roman"/>
                  <w:szCs w:val="21"/>
                </w:rPr>
                <w:t>2：</w:t>
              </w:r>
              <w:proofErr w:type="gramStart"/>
              <w:r w:rsidRPr="00FF3F12">
                <w:rPr>
                  <w:rFonts w:ascii="仿宋" w:hAnsi="仿宋" w:cs="Times New Roman" w:hint="eastAsia"/>
                  <w:szCs w:val="21"/>
                </w:rPr>
                <w:t>收端附近</w:t>
              </w:r>
              <w:proofErr w:type="gramEnd"/>
              <w:r w:rsidRPr="00FF3F12">
                <w:rPr>
                  <w:rFonts w:ascii="仿宋" w:hAnsi="仿宋" w:cs="Times New Roman"/>
                  <w:szCs w:val="21"/>
                </w:rPr>
                <w:t xml:space="preserve"> </w:t>
              </w:r>
            </w:moveTo>
          </w:p>
        </w:tc>
      </w:tr>
      <w:tr w:rsidR="00605280" w:rsidRPr="00FF3F12" w14:paraId="0D1FB7E3" w14:textId="77777777" w:rsidTr="0040509E">
        <w:trPr>
          <w:trHeight w:val="274"/>
        </w:trPr>
        <w:tc>
          <w:tcPr>
            <w:tcW w:w="1276" w:type="dxa"/>
          </w:tcPr>
          <w:p w14:paraId="09250CA4" w14:textId="77777777" w:rsidR="00605280" w:rsidRPr="00FF3F12" w:rsidRDefault="00605280" w:rsidP="0040509E">
            <w:pPr>
              <w:jc w:val="left"/>
              <w:rPr>
                <w:moveTo w:id="818" w:author="Li Yang" w:date="2023-05-15T13:41:00Z"/>
                <w:rFonts w:ascii="仿宋" w:hAnsi="仿宋" w:cs="Times New Roman"/>
                <w:szCs w:val="21"/>
              </w:rPr>
            </w:pPr>
            <w:moveTo w:id="819" w:author="Li Yang" w:date="2023-05-15T13:41:00Z">
              <w:r>
                <w:rPr>
                  <w:rFonts w:ascii="仿宋" w:hAnsi="仿宋" w:cs="Times New Roman"/>
                  <w:szCs w:val="21"/>
                </w:rPr>
                <w:t>bit4</w:t>
              </w:r>
              <w:r w:rsidRPr="00FF3F12">
                <w:rPr>
                  <w:rFonts w:ascii="仿宋" w:hAnsi="仿宋" w:cs="Times New Roman"/>
                  <w:szCs w:val="21"/>
                </w:rPr>
                <w:t>-bit</w:t>
              </w:r>
              <w:r>
                <w:rPr>
                  <w:rFonts w:ascii="仿宋" w:hAnsi="仿宋" w:cs="Times New Roman"/>
                  <w:szCs w:val="21"/>
                </w:rPr>
                <w:t>2</w:t>
              </w:r>
              <w:r w:rsidRPr="00FF3F12">
                <w:rPr>
                  <w:rFonts w:ascii="仿宋" w:hAnsi="仿宋" w:cstheme="minorHAnsi" w:hint="eastAsia"/>
                  <w:szCs w:val="21"/>
                </w:rPr>
                <w:t>（</w:t>
              </w:r>
              <w:r w:rsidRPr="00FF3F12">
                <w:rPr>
                  <w:rFonts w:ascii="仿宋" w:hAnsi="仿宋" w:cstheme="minorHAnsi"/>
                  <w:szCs w:val="21"/>
                </w:rPr>
                <w:t>3bits）</w:t>
              </w:r>
            </w:moveTo>
          </w:p>
        </w:tc>
        <w:tc>
          <w:tcPr>
            <w:tcW w:w="1842" w:type="dxa"/>
          </w:tcPr>
          <w:p w14:paraId="6D62A05B" w14:textId="77777777" w:rsidR="00605280" w:rsidRPr="00FF3F12" w:rsidRDefault="00605280" w:rsidP="0040509E">
            <w:pPr>
              <w:jc w:val="left"/>
              <w:rPr>
                <w:moveTo w:id="820" w:author="Li Yang" w:date="2023-05-15T13:41:00Z"/>
                <w:rFonts w:ascii="仿宋" w:hAnsi="仿宋" w:cs="Times New Roman"/>
                <w:szCs w:val="21"/>
              </w:rPr>
            </w:pPr>
            <w:moveTo w:id="821" w:author="Li Yang" w:date="2023-05-15T13:41:00Z">
              <w:r w:rsidRPr="00FF3F12">
                <w:rPr>
                  <w:rFonts w:ascii="仿宋" w:hAnsi="仿宋" w:cstheme="minorHAnsi" w:hint="eastAsia"/>
                  <w:szCs w:val="21"/>
                </w:rPr>
                <w:t>范围</w:t>
              </w:r>
              <w:r w:rsidRPr="00FF3F12">
                <w:rPr>
                  <w:rFonts w:ascii="仿宋" w:hAnsi="仿宋" w:cstheme="minorHAnsi"/>
                  <w:szCs w:val="21"/>
                </w:rPr>
                <w:t>, Range</w:t>
              </w:r>
            </w:moveTo>
          </w:p>
        </w:tc>
        <w:tc>
          <w:tcPr>
            <w:tcW w:w="4269" w:type="dxa"/>
          </w:tcPr>
          <w:p w14:paraId="7BAEA669" w14:textId="77777777" w:rsidR="00605280" w:rsidRPr="00FF3F12" w:rsidRDefault="00605280" w:rsidP="0040509E">
            <w:pPr>
              <w:jc w:val="left"/>
              <w:rPr>
                <w:moveTo w:id="822" w:author="Li Yang" w:date="2023-05-15T13:41:00Z"/>
                <w:rFonts w:ascii="仿宋" w:hAnsi="仿宋" w:cs="Times New Roman"/>
                <w:szCs w:val="21"/>
              </w:rPr>
            </w:pPr>
            <w:moveTo w:id="823" w:author="Li Yang" w:date="2023-05-15T13:41:00Z">
              <w:r w:rsidRPr="00FF3F12">
                <w:rPr>
                  <w:rFonts w:ascii="仿宋" w:hAnsi="仿宋" w:cs="Times New Roman" w:hint="eastAsia"/>
                  <w:szCs w:val="21"/>
                </w:rPr>
                <w:t>标识传输过程中选择中间节点集的范围偏好</w:t>
              </w:r>
            </w:moveTo>
          </w:p>
          <w:p w14:paraId="763304F3" w14:textId="77777777" w:rsidR="00605280" w:rsidRPr="00FF3F12" w:rsidRDefault="00605280" w:rsidP="0040509E">
            <w:pPr>
              <w:jc w:val="left"/>
              <w:rPr>
                <w:moveTo w:id="824" w:author="Li Yang" w:date="2023-05-15T13:41:00Z"/>
                <w:rFonts w:ascii="仿宋" w:hAnsi="仿宋" w:cs="Times New Roman"/>
                <w:szCs w:val="21"/>
              </w:rPr>
            </w:pPr>
            <w:moveTo w:id="825" w:author="Li Yang" w:date="2023-05-15T13:41:00Z">
              <w:r w:rsidRPr="00FF3F12">
                <w:rPr>
                  <w:rFonts w:ascii="仿宋" w:hAnsi="仿宋" w:cs="Times New Roman"/>
                  <w:szCs w:val="21"/>
                </w:rPr>
                <w:t>0：全局解析域</w:t>
              </w:r>
            </w:moveTo>
          </w:p>
          <w:p w14:paraId="1E51D365" w14:textId="77777777" w:rsidR="00605280" w:rsidRPr="00FF3F12" w:rsidRDefault="00605280" w:rsidP="0040509E">
            <w:pPr>
              <w:jc w:val="left"/>
              <w:rPr>
                <w:moveTo w:id="826" w:author="Li Yang" w:date="2023-05-15T13:41:00Z"/>
                <w:rFonts w:ascii="仿宋" w:hAnsi="仿宋" w:cs="Times New Roman"/>
                <w:szCs w:val="21"/>
              </w:rPr>
            </w:pPr>
            <w:moveTo w:id="827" w:author="Li Yang" w:date="2023-05-15T13:41:00Z">
              <w:r w:rsidRPr="00FF3F12">
                <w:rPr>
                  <w:rFonts w:ascii="仿宋" w:hAnsi="仿宋" w:cs="Times New Roman"/>
                  <w:szCs w:val="21"/>
                </w:rPr>
                <w:t>1：C1</w:t>
              </w:r>
              <w:r w:rsidRPr="00FF3F12">
                <w:rPr>
                  <w:rFonts w:ascii="仿宋" w:hAnsi="仿宋" w:cs="Times New Roman" w:hint="eastAsia"/>
                  <w:szCs w:val="21"/>
                </w:rPr>
                <w:t>解析域</w:t>
              </w:r>
            </w:moveTo>
          </w:p>
          <w:p w14:paraId="44277992" w14:textId="77777777" w:rsidR="00605280" w:rsidRPr="00FF3F12" w:rsidRDefault="00605280" w:rsidP="0040509E">
            <w:pPr>
              <w:jc w:val="left"/>
              <w:rPr>
                <w:moveTo w:id="828" w:author="Li Yang" w:date="2023-05-15T13:41:00Z"/>
                <w:rFonts w:ascii="仿宋" w:hAnsi="仿宋" w:cs="Times New Roman"/>
                <w:szCs w:val="21"/>
              </w:rPr>
            </w:pPr>
            <w:moveTo w:id="829" w:author="Li Yang" w:date="2023-05-15T13:41:00Z">
              <w:r w:rsidRPr="00FF3F12">
                <w:rPr>
                  <w:rFonts w:ascii="仿宋" w:hAnsi="仿宋" w:cs="Times New Roman"/>
                  <w:szCs w:val="21"/>
                </w:rPr>
                <w:t>2：C2</w:t>
              </w:r>
              <w:r w:rsidRPr="00FF3F12">
                <w:rPr>
                  <w:rFonts w:ascii="仿宋" w:hAnsi="仿宋" w:cs="Times New Roman" w:hint="eastAsia"/>
                  <w:szCs w:val="21"/>
                </w:rPr>
                <w:t>解析域</w:t>
              </w:r>
            </w:moveTo>
          </w:p>
          <w:p w14:paraId="396FB280" w14:textId="77777777" w:rsidR="00605280" w:rsidRPr="00FF3F12" w:rsidRDefault="00605280" w:rsidP="0040509E">
            <w:pPr>
              <w:jc w:val="left"/>
              <w:rPr>
                <w:moveTo w:id="830" w:author="Li Yang" w:date="2023-05-15T13:41:00Z"/>
                <w:rFonts w:ascii="仿宋" w:hAnsi="仿宋" w:cs="Times New Roman"/>
                <w:szCs w:val="21"/>
              </w:rPr>
            </w:pPr>
            <w:moveTo w:id="831" w:author="Li Yang" w:date="2023-05-15T13:41:00Z">
              <w:r w:rsidRPr="00FF3F12">
                <w:rPr>
                  <w:rFonts w:ascii="仿宋" w:hAnsi="仿宋" w:cs="Times New Roman"/>
                  <w:szCs w:val="21"/>
                </w:rPr>
                <w:t>3：C3</w:t>
              </w:r>
              <w:r w:rsidRPr="00FF3F12">
                <w:rPr>
                  <w:rFonts w:ascii="仿宋" w:hAnsi="仿宋" w:cs="Times New Roman" w:hint="eastAsia"/>
                  <w:szCs w:val="21"/>
                </w:rPr>
                <w:t>解析域</w:t>
              </w:r>
            </w:moveTo>
          </w:p>
        </w:tc>
      </w:tr>
      <w:tr w:rsidR="00605280" w:rsidRPr="00FF3F12" w14:paraId="20D42A08" w14:textId="77777777" w:rsidTr="0040509E">
        <w:trPr>
          <w:trHeight w:val="274"/>
        </w:trPr>
        <w:tc>
          <w:tcPr>
            <w:tcW w:w="1276" w:type="dxa"/>
          </w:tcPr>
          <w:p w14:paraId="14DE3BB6" w14:textId="77777777" w:rsidR="00605280" w:rsidRDefault="00605280" w:rsidP="0040509E">
            <w:pPr>
              <w:jc w:val="left"/>
              <w:rPr>
                <w:moveTo w:id="832" w:author="Li Yang" w:date="2023-05-15T13:41:00Z"/>
                <w:rFonts w:ascii="仿宋" w:hAnsi="仿宋" w:cs="Times New Roman"/>
                <w:szCs w:val="21"/>
              </w:rPr>
            </w:pPr>
            <w:moveTo w:id="833" w:author="Li Yang" w:date="2023-05-15T13:41:00Z">
              <w:r>
                <w:rPr>
                  <w:rFonts w:ascii="仿宋" w:hAnsi="仿宋" w:cs="Times New Roman"/>
                  <w:szCs w:val="21"/>
                </w:rPr>
                <w:t>bit1</w:t>
              </w:r>
              <w:r w:rsidRPr="00FF3F12">
                <w:rPr>
                  <w:rFonts w:ascii="仿宋" w:hAnsi="仿宋" w:cs="Times New Roman"/>
                  <w:szCs w:val="21"/>
                </w:rPr>
                <w:t>-bit</w:t>
              </w:r>
              <w:r>
                <w:rPr>
                  <w:rFonts w:ascii="仿宋" w:hAnsi="仿宋" w:cs="Times New Roman"/>
                  <w:szCs w:val="21"/>
                </w:rPr>
                <w:t>0</w:t>
              </w:r>
            </w:moveTo>
          </w:p>
        </w:tc>
        <w:tc>
          <w:tcPr>
            <w:tcW w:w="1842" w:type="dxa"/>
          </w:tcPr>
          <w:p w14:paraId="2CA56A18" w14:textId="77777777" w:rsidR="00605280" w:rsidRPr="00FF3F12" w:rsidRDefault="00605280" w:rsidP="0040509E">
            <w:pPr>
              <w:jc w:val="left"/>
              <w:rPr>
                <w:moveTo w:id="834" w:author="Li Yang" w:date="2023-05-15T13:41:00Z"/>
                <w:rFonts w:ascii="仿宋" w:hAnsi="仿宋" w:cstheme="minorHAnsi"/>
                <w:szCs w:val="21"/>
              </w:rPr>
            </w:pPr>
            <w:moveTo w:id="835" w:author="Li Yang" w:date="2023-05-15T13:41:00Z">
              <w:r>
                <w:rPr>
                  <w:rFonts w:ascii="仿宋" w:hAnsi="仿宋" w:cstheme="minorHAnsi" w:hint="eastAsia"/>
                  <w:szCs w:val="21"/>
                </w:rPr>
                <w:t>预留，Reserved</w:t>
              </w:r>
            </w:moveTo>
          </w:p>
        </w:tc>
        <w:tc>
          <w:tcPr>
            <w:tcW w:w="4269" w:type="dxa"/>
          </w:tcPr>
          <w:p w14:paraId="60E3DE4D" w14:textId="77777777" w:rsidR="00605280" w:rsidRPr="00FF3F12" w:rsidRDefault="00605280" w:rsidP="0040509E">
            <w:pPr>
              <w:jc w:val="left"/>
              <w:rPr>
                <w:moveTo w:id="836" w:author="Li Yang" w:date="2023-05-15T13:41:00Z"/>
                <w:rFonts w:ascii="仿宋" w:hAnsi="仿宋" w:cs="Times New Roman"/>
                <w:szCs w:val="21"/>
              </w:rPr>
            </w:pPr>
            <w:proofErr w:type="gramStart"/>
            <w:moveTo w:id="837" w:author="Li Yang" w:date="2023-05-15T13:41:00Z">
              <w:r>
                <w:rPr>
                  <w:rFonts w:ascii="仿宋" w:hAnsi="仿宋" w:cs="Times New Roman" w:hint="eastAsia"/>
                  <w:szCs w:val="21"/>
                </w:rPr>
                <w:t>现阶段置零</w:t>
              </w:r>
              <w:proofErr w:type="gramEnd"/>
            </w:moveTo>
          </w:p>
        </w:tc>
      </w:tr>
    </w:tbl>
    <w:p w14:paraId="065D4AA1" w14:textId="77777777" w:rsidR="00605280" w:rsidRPr="00EF6BBE" w:rsidDel="00605280" w:rsidRDefault="00605280" w:rsidP="00605280">
      <w:pPr>
        <w:pStyle w:val="ab"/>
        <w:ind w:left="840" w:firstLineChars="0" w:firstLine="0"/>
        <w:rPr>
          <w:del w:id="838" w:author="Li Yang" w:date="2023-05-15T13:41:00Z"/>
          <w:moveTo w:id="839" w:author="Li Yang" w:date="2023-05-15T13:41:00Z"/>
          <w:rFonts w:ascii="仿宋" w:hAnsi="仿宋" w:cstheme="minorHAnsi"/>
          <w:sz w:val="21"/>
          <w:szCs w:val="21"/>
        </w:rPr>
      </w:pPr>
      <w:moveTo w:id="840" w:author="Li Yang" w:date="2023-05-15T13:41:00Z">
        <w:r w:rsidRPr="00052E80">
          <w:rPr>
            <w:rFonts w:ascii="仿宋" w:hAnsi="仿宋" w:cstheme="minorHAnsi" w:hint="eastAsia"/>
            <w:sz w:val="21"/>
            <w:szCs w:val="21"/>
          </w:rPr>
          <w:t>示例</w:t>
        </w:r>
        <w:r w:rsidRPr="00944DB5">
          <w:rPr>
            <w:rFonts w:ascii="仿宋" w:hAnsi="仿宋" w:cstheme="minorHAnsi" w:hint="eastAsia"/>
            <w:sz w:val="21"/>
            <w:szCs w:val="21"/>
          </w:rPr>
          <w:t>：多路径传输的机制是基于多路径服务</w:t>
        </w:r>
        <w:r w:rsidRPr="00944DB5">
          <w:rPr>
            <w:rFonts w:ascii="仿宋" w:hAnsi="仿宋" w:cstheme="minorHAnsi"/>
            <w:sz w:val="21"/>
            <w:szCs w:val="21"/>
          </w:rPr>
          <w:t>ID</w:t>
        </w:r>
        <w:r w:rsidRPr="00944DB5">
          <w:rPr>
            <w:rFonts w:ascii="仿宋" w:hAnsi="仿宋" w:cstheme="minorHAnsi" w:hint="eastAsia"/>
            <w:sz w:val="21"/>
            <w:szCs w:val="21"/>
          </w:rPr>
          <w:t>查询解析系统获得可选的中间节点集范围；其中：</w:t>
        </w:r>
        <w:r w:rsidRPr="00944DB5">
          <w:rPr>
            <w:rFonts w:ascii="仿宋" w:hAnsi="仿宋" w:cstheme="minorHAnsi"/>
            <w:sz w:val="21"/>
            <w:szCs w:val="21"/>
          </w:rPr>
          <w:t>Location字段用于确定使用哪个位置/区域内的解析服务，Range字段用于确定使用该区域内哪个等级的解析服务。</w:t>
        </w:r>
      </w:moveTo>
    </w:p>
    <w:moveToRangeEnd w:id="794"/>
    <w:p w14:paraId="353BE97E" w14:textId="77777777" w:rsidR="00605280" w:rsidRPr="00605280" w:rsidRDefault="00605280">
      <w:pPr>
        <w:pStyle w:val="ab"/>
        <w:ind w:left="840" w:firstLineChars="0" w:firstLine="0"/>
        <w:rPr>
          <w:ins w:id="841" w:author="Li Yang" w:date="2023-05-15T13:41:00Z"/>
        </w:rPr>
        <w:pPrChange w:id="842" w:author="Li Yang" w:date="2023-05-15T13:41:00Z">
          <w:pPr>
            <w:pStyle w:val="ab"/>
            <w:numPr>
              <w:numId w:val="45"/>
            </w:numPr>
            <w:ind w:left="840" w:firstLineChars="0" w:hanging="420"/>
          </w:pPr>
        </w:pPrChange>
      </w:pPr>
    </w:p>
    <w:p w14:paraId="1E61E2A1" w14:textId="2B7B536B" w:rsidR="00E56A24" w:rsidRPr="00EE490F" w:rsidRDefault="00EC69B4" w:rsidP="00EE490F">
      <w:pPr>
        <w:pStyle w:val="ab"/>
        <w:numPr>
          <w:ilvl w:val="0"/>
          <w:numId w:val="45"/>
        </w:numPr>
        <w:ind w:firstLineChars="0"/>
        <w:rPr>
          <w:rFonts w:ascii="仿宋" w:hAnsi="仿宋" w:cstheme="minorHAnsi"/>
          <w:b/>
          <w:sz w:val="21"/>
          <w:szCs w:val="21"/>
        </w:rPr>
      </w:pPr>
      <w:r w:rsidRPr="00FF3F12">
        <w:rPr>
          <w:rFonts w:ascii="仿宋" w:hAnsi="仿宋" w:cstheme="minorHAnsi" w:hint="eastAsia"/>
          <w:b/>
          <w:sz w:val="21"/>
          <w:szCs w:val="21"/>
        </w:rPr>
        <w:t>预留：</w:t>
      </w:r>
      <w:r w:rsidR="002440B5">
        <w:rPr>
          <w:rFonts w:ascii="仿宋" w:hAnsi="仿宋" w:hint="eastAsia"/>
          <w:sz w:val="21"/>
          <w:szCs w:val="21"/>
        </w:rPr>
        <w:t>2</w:t>
      </w:r>
      <w:r w:rsidR="002440B5">
        <w:rPr>
          <w:rFonts w:ascii="仿宋" w:hAnsi="仿宋"/>
          <w:sz w:val="21"/>
          <w:szCs w:val="21"/>
        </w:rPr>
        <w:t>4</w:t>
      </w:r>
      <w:r w:rsidRPr="00FF3F12">
        <w:rPr>
          <w:rFonts w:ascii="仿宋" w:hAnsi="仿宋"/>
          <w:sz w:val="21"/>
          <w:szCs w:val="21"/>
        </w:rPr>
        <w:t>bits</w:t>
      </w:r>
      <w:r w:rsidRPr="00FF3F12">
        <w:rPr>
          <w:rFonts w:ascii="仿宋" w:hAnsi="仿宋" w:hint="eastAsia"/>
          <w:sz w:val="21"/>
          <w:szCs w:val="21"/>
        </w:rPr>
        <w:t>，</w:t>
      </w:r>
      <w:r w:rsidRPr="00FF3F12">
        <w:rPr>
          <w:rFonts w:ascii="仿宋" w:hAnsi="仿宋" w:cs="Times New Roman" w:hint="eastAsia"/>
          <w:sz w:val="21"/>
          <w:szCs w:val="21"/>
        </w:rPr>
        <w:t>后续用于</w:t>
      </w:r>
      <w:proofErr w:type="gramStart"/>
      <w:r w:rsidRPr="00FF3F12">
        <w:rPr>
          <w:rFonts w:ascii="仿宋" w:hAnsi="仿宋" w:cs="Times New Roman" w:hint="eastAsia"/>
          <w:sz w:val="21"/>
          <w:szCs w:val="21"/>
        </w:rPr>
        <w:t>支持算力服务</w:t>
      </w:r>
      <w:proofErr w:type="gramEnd"/>
      <w:r w:rsidRPr="00FF3F12">
        <w:rPr>
          <w:rFonts w:ascii="仿宋" w:hAnsi="仿宋" w:cs="Times New Roman" w:hint="eastAsia"/>
          <w:sz w:val="21"/>
          <w:szCs w:val="21"/>
        </w:rPr>
        <w:t>等偏好设置，</w:t>
      </w:r>
      <w:r w:rsidRPr="00FF3F12">
        <w:rPr>
          <w:rFonts w:ascii="仿宋" w:hAnsi="仿宋" w:hint="eastAsia"/>
          <w:sz w:val="21"/>
          <w:szCs w:val="21"/>
        </w:rPr>
        <w:t>现阶段置</w:t>
      </w:r>
      <w:r w:rsidRPr="00FF3F12">
        <w:rPr>
          <w:rFonts w:ascii="仿宋" w:hAnsi="仿宋"/>
          <w:sz w:val="21"/>
          <w:szCs w:val="21"/>
        </w:rPr>
        <w:t>0</w:t>
      </w:r>
      <w:r w:rsidRPr="00FF3F12">
        <w:rPr>
          <w:rFonts w:ascii="仿宋" w:hAnsi="仿宋" w:hint="eastAsia"/>
          <w:sz w:val="21"/>
          <w:szCs w:val="21"/>
        </w:rPr>
        <w:t>。</w:t>
      </w:r>
    </w:p>
    <w:p w14:paraId="38DDE27A" w14:textId="3A549E6D" w:rsidR="009A42DA" w:rsidRPr="00E56A24" w:rsidDel="00570287" w:rsidRDefault="009A42DA">
      <w:pPr>
        <w:pStyle w:val="ab"/>
        <w:numPr>
          <w:ilvl w:val="0"/>
          <w:numId w:val="59"/>
        </w:numPr>
        <w:spacing w:beforeLines="50" w:before="156" w:afterLines="50" w:after="156"/>
        <w:ind w:firstLineChars="0"/>
        <w:rPr>
          <w:del w:id="843" w:author="Li Yang" w:date="2023-05-15T13:47:00Z"/>
          <w:rFonts w:ascii="仿宋" w:hAnsi="仿宋" w:cstheme="minorHAnsi"/>
          <w:b/>
          <w:sz w:val="18"/>
          <w:szCs w:val="21"/>
        </w:rPr>
        <w:pPrChange w:id="844" w:author="Li Yang" w:date="2023-05-15T13:47:00Z">
          <w:pPr>
            <w:pStyle w:val="ab"/>
            <w:numPr>
              <w:numId w:val="59"/>
            </w:numPr>
            <w:ind w:left="420" w:firstLineChars="0" w:hanging="420"/>
          </w:pPr>
        </w:pPrChange>
      </w:pPr>
      <w:r w:rsidRPr="003B72F7">
        <w:rPr>
          <w:rFonts w:ascii="仿宋" w:hAnsi="仿宋" w:cstheme="minorHAnsi" w:hint="eastAsia"/>
          <w:b/>
          <w:sz w:val="21"/>
          <w:szCs w:val="21"/>
        </w:rPr>
        <w:t>网络增强传输定义字段（</w:t>
      </w:r>
      <w:bookmarkStart w:id="845" w:name="_Hlk129785976"/>
      <w:r w:rsidRPr="003B72F7">
        <w:rPr>
          <w:rFonts w:ascii="仿宋" w:hAnsi="仿宋" w:cstheme="minorHAnsi"/>
          <w:b/>
          <w:sz w:val="21"/>
          <w:szCs w:val="21"/>
        </w:rPr>
        <w:t xml:space="preserve">NeT_defined </w:t>
      </w:r>
      <w:r>
        <w:rPr>
          <w:rFonts w:ascii="仿宋" w:hAnsi="仿宋" w:cstheme="minorHAnsi"/>
          <w:b/>
          <w:sz w:val="21"/>
          <w:szCs w:val="21"/>
        </w:rPr>
        <w:t>F</w:t>
      </w:r>
      <w:r w:rsidRPr="003B72F7">
        <w:rPr>
          <w:rFonts w:ascii="仿宋" w:hAnsi="仿宋" w:cstheme="minorHAnsi"/>
          <w:b/>
          <w:sz w:val="21"/>
          <w:szCs w:val="21"/>
        </w:rPr>
        <w:t>ield</w:t>
      </w:r>
      <w:bookmarkEnd w:id="845"/>
      <w:r>
        <w:rPr>
          <w:rFonts w:ascii="仿宋" w:hAnsi="仿宋" w:cstheme="minorHAnsi" w:hint="eastAsia"/>
          <w:b/>
          <w:sz w:val="21"/>
          <w:szCs w:val="21"/>
        </w:rPr>
        <w:t>s</w:t>
      </w:r>
      <w:r w:rsidRPr="003B72F7">
        <w:rPr>
          <w:rFonts w:ascii="仿宋" w:hAnsi="仿宋" w:cstheme="minorHAnsi" w:hint="eastAsia"/>
          <w:b/>
          <w:sz w:val="21"/>
          <w:szCs w:val="21"/>
        </w:rPr>
        <w:t>）</w:t>
      </w:r>
      <w:r w:rsidRPr="003B72F7">
        <w:rPr>
          <w:rFonts w:ascii="仿宋" w:hAnsi="仿宋" w:cstheme="minorHAnsi"/>
          <w:b/>
          <w:sz w:val="21"/>
          <w:szCs w:val="21"/>
        </w:rPr>
        <w:t>:</w:t>
      </w:r>
      <w:r w:rsidRPr="00715169">
        <w:rPr>
          <w:rFonts w:ascii="仿宋" w:hAnsi="仿宋" w:cstheme="minorHAnsi"/>
          <w:sz w:val="21"/>
          <w:szCs w:val="21"/>
        </w:rPr>
        <w:t xml:space="preserve"> </w:t>
      </w:r>
      <w:r w:rsidRPr="00944DB5">
        <w:rPr>
          <w:rFonts w:ascii="仿宋" w:hAnsi="仿宋" w:cstheme="minorHAnsi" w:hint="eastAsia"/>
          <w:sz w:val="21"/>
          <w:szCs w:val="21"/>
        </w:rPr>
        <w:t>可选字段，</w:t>
      </w:r>
      <w:r w:rsidRPr="003B72F7">
        <w:rPr>
          <w:rFonts w:ascii="仿宋" w:hAnsi="仿宋" w:cstheme="minorHAnsi" w:hint="eastAsia"/>
          <w:sz w:val="21"/>
          <w:szCs w:val="21"/>
        </w:rPr>
        <w:t>变长</w:t>
      </w:r>
      <w:r>
        <w:rPr>
          <w:rFonts w:ascii="仿宋" w:hAnsi="仿宋" w:cstheme="minorHAnsi" w:hint="eastAsia"/>
          <w:sz w:val="21"/>
          <w:szCs w:val="21"/>
        </w:rPr>
        <w:t>，</w:t>
      </w:r>
      <w:r w:rsidRPr="003B72F7">
        <w:rPr>
          <w:rFonts w:ascii="仿宋" w:hAnsi="仿宋" w:cstheme="minorHAnsi" w:hint="eastAsia"/>
          <w:sz w:val="21"/>
          <w:szCs w:val="21"/>
        </w:rPr>
        <w:t>用于携带网络增强传输所需要的相关字段，不同机制生效时，携带字段的长度和含义不同。</w:t>
      </w:r>
      <w:r>
        <w:rPr>
          <w:rFonts w:ascii="仿宋" w:hAnsi="仿宋" w:cstheme="minorHAnsi" w:hint="eastAsia"/>
          <w:sz w:val="21"/>
          <w:szCs w:val="21"/>
        </w:rPr>
        <w:t>当F</w:t>
      </w:r>
      <w:r>
        <w:rPr>
          <w:rFonts w:ascii="仿宋" w:hAnsi="仿宋" w:cstheme="minorHAnsi"/>
          <w:sz w:val="21"/>
          <w:szCs w:val="21"/>
        </w:rPr>
        <w:t>lags</w:t>
      </w:r>
      <w:r>
        <w:rPr>
          <w:rFonts w:ascii="仿宋" w:hAnsi="仿宋" w:cstheme="minorHAnsi" w:hint="eastAsia"/>
          <w:sz w:val="21"/>
          <w:szCs w:val="21"/>
        </w:rPr>
        <w:t>字段的</w:t>
      </w:r>
      <w:del w:id="846" w:author="Li Yang" w:date="2023-05-10T15:03:00Z">
        <w:r w:rsidDel="008871F2">
          <w:rPr>
            <w:rFonts w:ascii="仿宋" w:hAnsi="仿宋" w:cstheme="minorHAnsi" w:hint="eastAsia"/>
            <w:sz w:val="21"/>
            <w:szCs w:val="21"/>
          </w:rPr>
          <w:delText>bit</w:delText>
        </w:r>
        <w:r w:rsidDel="008871F2">
          <w:rPr>
            <w:rFonts w:ascii="仿宋" w:hAnsi="仿宋" w:cstheme="minorHAnsi"/>
            <w:sz w:val="21"/>
            <w:szCs w:val="21"/>
          </w:rPr>
          <w:delText>3</w:delText>
        </w:r>
      </w:del>
      <w:ins w:id="847" w:author="Li Yang" w:date="2023-05-10T15:03:00Z">
        <w:r w:rsidR="008871F2">
          <w:rPr>
            <w:rFonts w:ascii="仿宋" w:hAnsi="仿宋" w:cstheme="minorHAnsi" w:hint="eastAsia"/>
            <w:sz w:val="21"/>
            <w:szCs w:val="21"/>
          </w:rPr>
          <w:t>bit</w:t>
        </w:r>
        <w:r w:rsidR="008871F2">
          <w:rPr>
            <w:rFonts w:ascii="仿宋" w:hAnsi="仿宋" w:cstheme="minorHAnsi"/>
            <w:sz w:val="21"/>
            <w:szCs w:val="21"/>
          </w:rPr>
          <w:t>5</w:t>
        </w:r>
      </w:ins>
      <w:r>
        <w:rPr>
          <w:rFonts w:ascii="仿宋" w:hAnsi="仿宋" w:cstheme="minorHAnsi"/>
          <w:sz w:val="21"/>
          <w:szCs w:val="21"/>
        </w:rPr>
        <w:t>=1</w:t>
      </w:r>
      <w:r>
        <w:rPr>
          <w:rFonts w:ascii="仿宋" w:hAnsi="仿宋" w:cstheme="minorHAnsi" w:hint="eastAsia"/>
          <w:sz w:val="21"/>
          <w:szCs w:val="21"/>
        </w:rPr>
        <w:t>时，存在该字段；</w:t>
      </w:r>
      <w:r w:rsidRPr="003B72F7">
        <w:rPr>
          <w:rFonts w:ascii="仿宋" w:hAnsi="仿宋" w:hint="eastAsia"/>
          <w:sz w:val="21"/>
          <w:szCs w:val="21"/>
        </w:rPr>
        <w:t>每个</w:t>
      </w:r>
      <w:r w:rsidRPr="003B72F7">
        <w:rPr>
          <w:rFonts w:ascii="仿宋" w:hAnsi="仿宋" w:cstheme="minorHAnsi"/>
          <w:b/>
          <w:sz w:val="21"/>
          <w:szCs w:val="21"/>
        </w:rPr>
        <w:t>NeT Flag</w:t>
      </w:r>
      <w:r w:rsidRPr="003B72F7">
        <w:rPr>
          <w:rFonts w:ascii="仿宋" w:hAnsi="仿宋" w:hint="eastAsia"/>
          <w:sz w:val="21"/>
          <w:szCs w:val="21"/>
        </w:rPr>
        <w:t>取值对应一种增强传输机制的组合，组合情况决定</w:t>
      </w:r>
      <w:r w:rsidRPr="003B72F7">
        <w:rPr>
          <w:rFonts w:ascii="仿宋" w:hAnsi="仿宋" w:cstheme="minorHAnsi"/>
          <w:b/>
          <w:sz w:val="21"/>
          <w:szCs w:val="21"/>
        </w:rPr>
        <w:t xml:space="preserve">NeT_defined </w:t>
      </w:r>
      <w:r>
        <w:rPr>
          <w:rFonts w:ascii="仿宋" w:hAnsi="仿宋" w:cstheme="minorHAnsi"/>
          <w:b/>
          <w:sz w:val="21"/>
          <w:szCs w:val="21"/>
        </w:rPr>
        <w:t>F</w:t>
      </w:r>
      <w:r w:rsidRPr="003B72F7">
        <w:rPr>
          <w:rFonts w:ascii="仿宋" w:hAnsi="仿宋" w:cstheme="minorHAnsi"/>
          <w:b/>
          <w:sz w:val="21"/>
          <w:szCs w:val="21"/>
        </w:rPr>
        <w:t>ield</w:t>
      </w:r>
      <w:r>
        <w:rPr>
          <w:rFonts w:ascii="仿宋" w:hAnsi="仿宋" w:cstheme="minorHAnsi" w:hint="eastAsia"/>
          <w:b/>
          <w:sz w:val="21"/>
          <w:szCs w:val="21"/>
        </w:rPr>
        <w:t>s</w:t>
      </w:r>
      <w:r w:rsidRPr="003B72F7">
        <w:rPr>
          <w:rFonts w:ascii="仿宋" w:hAnsi="仿宋" w:hint="eastAsia"/>
          <w:sz w:val="21"/>
          <w:szCs w:val="21"/>
        </w:rPr>
        <w:t>字段的长度和含义。具体取值和分配情况见</w:t>
      </w:r>
      <w:r w:rsidRPr="003B72F7">
        <w:rPr>
          <w:rFonts w:ascii="仿宋" w:hAnsi="仿宋" w:hint="eastAsia"/>
          <w:b/>
          <w:color w:val="FF0000"/>
          <w:sz w:val="21"/>
          <w:szCs w:val="21"/>
        </w:rPr>
        <w:t>附录</w:t>
      </w:r>
      <w:r w:rsidRPr="003B72F7">
        <w:rPr>
          <w:rFonts w:ascii="仿宋" w:hAnsi="仿宋"/>
          <w:b/>
          <w:color w:val="FF0000"/>
          <w:sz w:val="21"/>
          <w:szCs w:val="21"/>
        </w:rPr>
        <w:t>9.3</w:t>
      </w:r>
      <w:r w:rsidRPr="003B72F7">
        <w:rPr>
          <w:rFonts w:ascii="仿宋" w:hAnsi="仿宋" w:hint="eastAsia"/>
          <w:sz w:val="21"/>
          <w:szCs w:val="21"/>
        </w:rPr>
        <w:t>所示。</w:t>
      </w:r>
    </w:p>
    <w:p w14:paraId="438DFADE" w14:textId="77777777" w:rsidR="009A42DA" w:rsidRPr="00570287" w:rsidDel="002D5114" w:rsidRDefault="009A42DA">
      <w:pPr>
        <w:pStyle w:val="ab"/>
        <w:numPr>
          <w:ilvl w:val="0"/>
          <w:numId w:val="59"/>
        </w:numPr>
        <w:spacing w:beforeLines="50" w:before="156" w:afterLines="50" w:after="156"/>
        <w:ind w:firstLineChars="0"/>
        <w:rPr>
          <w:del w:id="848" w:author="Li Yang" w:date="2023-05-08T18:08:00Z"/>
          <w:rFonts w:ascii="仿宋" w:hAnsi="仿宋" w:cstheme="minorHAnsi"/>
          <w:b/>
          <w:szCs w:val="21"/>
          <w:rPrChange w:id="849" w:author="Li Yang" w:date="2023-05-15T13:47:00Z">
            <w:rPr>
              <w:del w:id="850" w:author="Li Yang" w:date="2023-05-08T18:08:00Z"/>
            </w:rPr>
          </w:rPrChange>
        </w:rPr>
        <w:pPrChange w:id="851" w:author="Li Yang" w:date="2023-05-15T13:47:00Z">
          <w:pPr>
            <w:pStyle w:val="ab"/>
            <w:ind w:left="420" w:firstLineChars="0" w:firstLine="0"/>
          </w:pPr>
        </w:pPrChange>
      </w:pPr>
    </w:p>
    <w:p w14:paraId="51D5A728" w14:textId="079D2BCB" w:rsidR="00E56A24" w:rsidRPr="002D5114" w:rsidDel="002D5114" w:rsidRDefault="00E56A24">
      <w:pPr>
        <w:pStyle w:val="ab"/>
        <w:spacing w:beforeLines="50" w:before="156" w:afterLines="50" w:after="156"/>
        <w:ind w:firstLineChars="0" w:firstLine="480"/>
        <w:rPr>
          <w:del w:id="852" w:author="Li Yang" w:date="2023-05-08T18:08:00Z"/>
          <w:rPrChange w:id="853" w:author="Li Yang" w:date="2023-05-08T18:08:00Z">
            <w:rPr>
              <w:del w:id="854" w:author="Li Yang" w:date="2023-05-08T18:08:00Z"/>
              <w:b/>
            </w:rPr>
          </w:rPrChange>
        </w:rPr>
        <w:pPrChange w:id="855" w:author="Li Yang" w:date="2023-05-15T13:47:00Z">
          <w:pPr>
            <w:pStyle w:val="ab"/>
            <w:numPr>
              <w:numId w:val="59"/>
            </w:numPr>
            <w:ind w:left="420" w:firstLineChars="0" w:hanging="420"/>
          </w:pPr>
        </w:pPrChange>
      </w:pPr>
      <w:del w:id="856" w:author="Li Yang" w:date="2023-05-08T18:08:00Z">
        <w:r w:rsidRPr="002D5114" w:rsidDel="002D5114">
          <w:rPr>
            <w:rPrChange w:id="857" w:author="Li Yang" w:date="2023-05-08T18:08:00Z">
              <w:rPr>
                <w:b/>
              </w:rPr>
            </w:rPrChange>
          </w:rPr>
          <w:delText>Packet Number</w:delText>
        </w:r>
        <w:r w:rsidRPr="002D5114" w:rsidDel="002D5114">
          <w:rPr>
            <w:rFonts w:hint="eastAsia"/>
            <w:rPrChange w:id="858" w:author="Li Yang" w:date="2023-05-08T18:08:00Z">
              <w:rPr>
                <w:rFonts w:hint="eastAsia"/>
                <w:b/>
              </w:rPr>
            </w:rPrChange>
          </w:rPr>
          <w:delText>（</w:delText>
        </w:r>
        <w:r w:rsidRPr="002D5114" w:rsidDel="002D5114">
          <w:rPr>
            <w:rPrChange w:id="859" w:author="Li Yang" w:date="2023-05-08T18:08:00Z">
              <w:rPr>
                <w:b/>
              </w:rPr>
            </w:rPrChange>
          </w:rPr>
          <w:delText>PN</w:delText>
        </w:r>
        <w:r w:rsidRPr="002D5114" w:rsidDel="002D5114">
          <w:rPr>
            <w:rFonts w:hint="eastAsia"/>
            <w:rPrChange w:id="860" w:author="Li Yang" w:date="2023-05-08T18:08:00Z">
              <w:rPr>
                <w:rFonts w:hint="eastAsia"/>
                <w:b/>
              </w:rPr>
            </w:rPrChange>
          </w:rPr>
          <w:delText>）：</w:delText>
        </w:r>
        <w:r w:rsidRPr="002D5114" w:rsidDel="002D5114">
          <w:rPr>
            <w:rFonts w:hint="eastAsia"/>
          </w:rPr>
          <w:delText>可选字段，数据包序号，当</w:delText>
        </w:r>
        <w:r w:rsidRPr="002D5114" w:rsidDel="002D5114">
          <w:delText>Flags</w:delText>
        </w:r>
        <w:r w:rsidRPr="002D5114" w:rsidDel="002D5114">
          <w:rPr>
            <w:rFonts w:hint="eastAsia"/>
          </w:rPr>
          <w:delText>字段的最高两位（</w:delText>
        </w:r>
        <w:r w:rsidRPr="002D5114" w:rsidDel="002D5114">
          <w:delText>bit7,bit6</w:delText>
        </w:r>
        <w:r w:rsidRPr="002D5114" w:rsidDel="002D5114">
          <w:rPr>
            <w:rFonts w:hint="eastAsia"/>
          </w:rPr>
          <w:delText>）</w:delText>
        </w:r>
        <w:r w:rsidRPr="002D5114" w:rsidDel="002D5114">
          <w:delText>=(0,1)</w:delText>
        </w:r>
        <w:r w:rsidRPr="002D5114" w:rsidDel="002D5114">
          <w:rPr>
            <w:rFonts w:hint="eastAsia"/>
          </w:rPr>
          <w:delText>时，存在该字段且长度为</w:delText>
        </w:r>
        <w:r w:rsidRPr="002D5114" w:rsidDel="002D5114">
          <w:delText>4bytes</w:delText>
        </w:r>
        <w:r w:rsidRPr="002D5114" w:rsidDel="002D5114">
          <w:rPr>
            <w:rFonts w:hint="eastAsia"/>
          </w:rPr>
          <w:delText>；</w:delText>
        </w:r>
        <w:r w:rsidRPr="002D5114" w:rsidDel="002D5114">
          <w:delText>PN</w:delText>
        </w:r>
        <w:r w:rsidRPr="002D5114" w:rsidDel="002D5114">
          <w:rPr>
            <w:rFonts w:hint="eastAsia"/>
          </w:rPr>
          <w:delText>单调递增，循环使用，</w:delText>
        </w:r>
        <w:r w:rsidRPr="002D5114" w:rsidDel="002D5114">
          <w:delText>SEAUP</w:delText>
        </w:r>
        <w:r w:rsidRPr="002D5114" w:rsidDel="002D5114">
          <w:rPr>
            <w:rFonts w:hint="eastAsia"/>
          </w:rPr>
          <w:delText>发送端发送的第一个包的序号是</w:delText>
        </w:r>
        <w:r w:rsidRPr="002D5114" w:rsidDel="002D5114">
          <w:delText xml:space="preserve"> 1</w:delText>
        </w:r>
        <w:r w:rsidRPr="002D5114" w:rsidDel="002D5114">
          <w:rPr>
            <w:rFonts w:hint="eastAsia"/>
          </w:rPr>
          <w:delText>，随后的数据包序号的都大于前一个包的序号。</w:delText>
        </w:r>
      </w:del>
    </w:p>
    <w:p w14:paraId="0C7A9043" w14:textId="3485BB80" w:rsidR="00E56A24" w:rsidRPr="00944DB5" w:rsidDel="002D5114" w:rsidRDefault="00E56A24">
      <w:pPr>
        <w:pStyle w:val="ab"/>
        <w:spacing w:beforeLines="50" w:before="156" w:afterLines="50" w:after="156"/>
        <w:ind w:firstLineChars="0" w:firstLine="480"/>
        <w:rPr>
          <w:del w:id="861" w:author="Li Yang" w:date="2023-05-08T18:08:00Z"/>
          <w:color w:val="FF0000"/>
          <w:u w:val="single"/>
        </w:rPr>
        <w:pPrChange w:id="862" w:author="Li Yang" w:date="2023-05-15T13:47:00Z">
          <w:pPr>
            <w:pStyle w:val="ab"/>
            <w:ind w:left="420" w:firstLineChars="0" w:firstLine="0"/>
          </w:pPr>
        </w:pPrChange>
      </w:pPr>
      <w:del w:id="863" w:author="Li Yang" w:date="2023-05-08T18:08:00Z">
        <w:r w:rsidRPr="00944DB5" w:rsidDel="002D5114">
          <w:rPr>
            <w:rFonts w:hint="eastAsia"/>
            <w:color w:val="FF0000"/>
            <w:u w:val="single"/>
          </w:rPr>
          <w:delText>备注：可用于支持乱序重排机制</w:delText>
        </w:r>
        <w:r w:rsidDel="002D5114">
          <w:rPr>
            <w:rFonts w:hint="eastAsia"/>
            <w:color w:val="FF0000"/>
            <w:u w:val="single"/>
          </w:rPr>
          <w:delText>。</w:delText>
        </w:r>
      </w:del>
    </w:p>
    <w:p w14:paraId="0B32FAA9" w14:textId="77777777" w:rsidR="00E56A24" w:rsidRPr="00944DB5" w:rsidRDefault="00E56A24">
      <w:pPr>
        <w:pStyle w:val="ab"/>
        <w:numPr>
          <w:ilvl w:val="0"/>
          <w:numId w:val="59"/>
        </w:numPr>
        <w:spacing w:beforeLines="50" w:before="156" w:afterLines="50" w:after="156"/>
        <w:ind w:firstLineChars="0"/>
        <w:rPr>
          <w:sz w:val="18"/>
        </w:rPr>
        <w:pPrChange w:id="864" w:author="Li Yang" w:date="2023-05-15T13:47:00Z">
          <w:pPr>
            <w:pStyle w:val="ab"/>
            <w:ind w:left="420" w:firstLineChars="0" w:firstLine="0"/>
          </w:pPr>
        </w:pPrChange>
      </w:pPr>
    </w:p>
    <w:p w14:paraId="10CDAEFF" w14:textId="0451D9E4" w:rsidR="006A0E3A" w:rsidRPr="00DD5E3A" w:rsidRDefault="00703FE4">
      <w:pPr>
        <w:pStyle w:val="ab"/>
        <w:numPr>
          <w:ilvl w:val="0"/>
          <w:numId w:val="59"/>
        </w:numPr>
        <w:ind w:firstLineChars="0"/>
        <w:rPr>
          <w:rFonts w:ascii="仿宋" w:hAnsi="仿宋" w:cstheme="minorHAnsi"/>
          <w:b/>
          <w:sz w:val="21"/>
          <w:szCs w:val="21"/>
        </w:rPr>
      </w:pPr>
      <w:r w:rsidRPr="00FF3F12">
        <w:rPr>
          <w:rFonts w:ascii="仿宋" w:hAnsi="仿宋" w:cstheme="minorHAnsi"/>
          <w:b/>
          <w:sz w:val="21"/>
          <w:szCs w:val="21"/>
        </w:rPr>
        <w:t>Payload</w:t>
      </w:r>
      <w:r w:rsidRPr="00FF3F12">
        <w:rPr>
          <w:rFonts w:ascii="仿宋" w:hAnsi="仿宋" w:cstheme="minorHAnsi" w:hint="eastAsia"/>
          <w:b/>
          <w:sz w:val="21"/>
          <w:szCs w:val="21"/>
        </w:rPr>
        <w:t>：</w:t>
      </w:r>
      <w:r w:rsidRPr="00944DB5">
        <w:rPr>
          <w:rFonts w:ascii="仿宋" w:hAnsi="仿宋" w:cstheme="minorHAnsi" w:hint="eastAsia"/>
          <w:sz w:val="21"/>
          <w:szCs w:val="21"/>
        </w:rPr>
        <w:t>载荷，用于承载数据报</w:t>
      </w:r>
      <w:r w:rsidR="00DD5E3A">
        <w:rPr>
          <w:rFonts w:ascii="仿宋" w:hAnsi="仿宋" w:cstheme="minorHAnsi" w:hint="eastAsia"/>
          <w:sz w:val="21"/>
          <w:szCs w:val="21"/>
        </w:rPr>
        <w:t>，需要根据M</w:t>
      </w:r>
      <w:r w:rsidR="00DD5E3A">
        <w:rPr>
          <w:rFonts w:ascii="仿宋" w:hAnsi="仿宋" w:cstheme="minorHAnsi"/>
          <w:sz w:val="21"/>
          <w:szCs w:val="21"/>
        </w:rPr>
        <w:t>TU</w:t>
      </w:r>
      <w:r w:rsidR="00DD5E3A">
        <w:rPr>
          <w:rFonts w:ascii="仿宋" w:hAnsi="仿宋" w:cstheme="minorHAnsi" w:hint="eastAsia"/>
          <w:sz w:val="21"/>
          <w:szCs w:val="21"/>
        </w:rPr>
        <w:t>的取值确定Payload中允许承载数据报的长度范围</w:t>
      </w:r>
      <w:r w:rsidRPr="00944DB5">
        <w:rPr>
          <w:rFonts w:ascii="仿宋" w:hAnsi="仿宋" w:cstheme="minorHAnsi" w:hint="eastAsia"/>
          <w:sz w:val="21"/>
          <w:szCs w:val="21"/>
        </w:rPr>
        <w:t>。</w:t>
      </w:r>
    </w:p>
    <w:p w14:paraId="3B879A2E" w14:textId="4C057113" w:rsidR="00DD5E3A" w:rsidRPr="00944DB5" w:rsidRDefault="00DD5E3A" w:rsidP="00DD5E3A">
      <w:pPr>
        <w:pStyle w:val="ab"/>
        <w:ind w:left="420" w:firstLineChars="0" w:firstLine="0"/>
        <w:rPr>
          <w:rFonts w:ascii="仿宋" w:hAnsi="仿宋" w:cstheme="minorHAnsi"/>
          <w:b/>
          <w:sz w:val="21"/>
          <w:szCs w:val="21"/>
        </w:rPr>
      </w:pPr>
      <w:r w:rsidRPr="007E09A9">
        <w:rPr>
          <w:rFonts w:ascii="仿宋" w:hAnsi="仿宋" w:hint="eastAsia"/>
          <w:color w:val="FF0000"/>
          <w:sz w:val="21"/>
          <w:szCs w:val="21"/>
          <w:u w:val="single"/>
        </w:rPr>
        <w:t>备注：</w:t>
      </w:r>
      <w:r w:rsidRPr="00DD5E3A">
        <w:rPr>
          <w:rFonts w:ascii="仿宋" w:hAnsi="仿宋" w:hint="eastAsia"/>
          <w:color w:val="FF0000"/>
          <w:sz w:val="21"/>
          <w:szCs w:val="21"/>
          <w:u w:val="single"/>
        </w:rPr>
        <w:t>假定MTU=1500B，</w:t>
      </w:r>
      <w:r w:rsidRPr="007E09A9">
        <w:rPr>
          <w:rFonts w:ascii="仿宋" w:hAnsi="仿宋" w:hint="eastAsia"/>
          <w:color w:val="FF0000"/>
          <w:sz w:val="21"/>
          <w:szCs w:val="21"/>
          <w:u w:val="single"/>
        </w:rPr>
        <w:t>要求</w:t>
      </w:r>
      <w:r>
        <w:rPr>
          <w:rFonts w:ascii="仿宋" w:hAnsi="仿宋"/>
          <w:color w:val="FF0000"/>
          <w:sz w:val="21"/>
          <w:szCs w:val="21"/>
          <w:u w:val="single"/>
        </w:rPr>
        <w:t>payload</w:t>
      </w:r>
      <w:r>
        <w:rPr>
          <w:rFonts w:ascii="仿宋" w:hAnsi="仿宋" w:hint="eastAsia"/>
          <w:color w:val="FF0000"/>
          <w:sz w:val="21"/>
          <w:szCs w:val="21"/>
          <w:u w:val="single"/>
        </w:rPr>
        <w:t>长度</w:t>
      </w:r>
      <w:r w:rsidRPr="007E09A9">
        <w:rPr>
          <w:rFonts w:ascii="仿宋" w:hAnsi="仿宋" w:hint="eastAsia"/>
          <w:color w:val="FF0000"/>
          <w:sz w:val="21"/>
          <w:szCs w:val="21"/>
          <w:u w:val="single"/>
        </w:rPr>
        <w:t>小于</w:t>
      </w:r>
      <w:r>
        <w:rPr>
          <w:rFonts w:ascii="仿宋" w:hAnsi="仿宋" w:hint="eastAsia"/>
          <w:color w:val="FF0000"/>
          <w:sz w:val="21"/>
          <w:szCs w:val="21"/>
          <w:u w:val="single"/>
        </w:rPr>
        <w:t>：1</w:t>
      </w:r>
      <w:r>
        <w:rPr>
          <w:rFonts w:ascii="仿宋" w:hAnsi="仿宋"/>
          <w:color w:val="FF0000"/>
          <w:sz w:val="21"/>
          <w:szCs w:val="21"/>
          <w:u w:val="single"/>
        </w:rPr>
        <w:t>500B</w:t>
      </w:r>
      <w:r w:rsidRPr="007E09A9">
        <w:rPr>
          <w:rFonts w:ascii="仿宋" w:hAnsi="仿宋"/>
          <w:color w:val="FF0000"/>
          <w:sz w:val="21"/>
          <w:szCs w:val="21"/>
          <w:u w:val="single"/>
        </w:rPr>
        <w:t>-</w:t>
      </w:r>
      <w:r w:rsidRPr="007E09A9">
        <w:rPr>
          <w:rFonts w:ascii="仿宋" w:hAnsi="仿宋" w:hint="eastAsia"/>
          <w:color w:val="FF0000"/>
          <w:sz w:val="21"/>
          <w:szCs w:val="21"/>
          <w:u w:val="single"/>
        </w:rPr>
        <w:t>2</w:t>
      </w:r>
      <w:r w:rsidRPr="007E09A9">
        <w:rPr>
          <w:rFonts w:ascii="仿宋" w:hAnsi="仿宋"/>
          <w:color w:val="FF0000"/>
          <w:sz w:val="21"/>
          <w:szCs w:val="21"/>
          <w:u w:val="single"/>
        </w:rPr>
        <w:t>6B</w:t>
      </w:r>
      <w:r>
        <w:rPr>
          <w:rFonts w:ascii="仿宋" w:hAnsi="仿宋" w:hint="eastAsia"/>
          <w:color w:val="FF0000"/>
          <w:sz w:val="21"/>
          <w:szCs w:val="21"/>
          <w:u w:val="single"/>
        </w:rPr>
        <w:t>(</w:t>
      </w:r>
      <w:r w:rsidRPr="007E09A9">
        <w:rPr>
          <w:rFonts w:ascii="仿宋" w:hAnsi="仿宋" w:hint="eastAsia"/>
          <w:color w:val="FF0000"/>
          <w:sz w:val="21"/>
          <w:szCs w:val="21"/>
          <w:u w:val="single"/>
        </w:rPr>
        <w:t>M</w:t>
      </w:r>
      <w:r w:rsidRPr="007E09A9">
        <w:rPr>
          <w:rFonts w:ascii="仿宋" w:hAnsi="仿宋"/>
          <w:color w:val="FF0000"/>
          <w:sz w:val="21"/>
          <w:szCs w:val="21"/>
          <w:u w:val="single"/>
        </w:rPr>
        <w:t>AC</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sidRPr="007E09A9">
        <w:rPr>
          <w:rFonts w:ascii="仿宋" w:hAnsi="仿宋" w:hint="eastAsia"/>
          <w:color w:val="FF0000"/>
          <w:sz w:val="21"/>
          <w:szCs w:val="21"/>
          <w:u w:val="single"/>
        </w:rPr>
        <w:t>4</w:t>
      </w:r>
      <w:r w:rsidRPr="007E09A9">
        <w:rPr>
          <w:rFonts w:ascii="仿宋" w:hAnsi="仿宋"/>
          <w:color w:val="FF0000"/>
          <w:sz w:val="21"/>
          <w:szCs w:val="21"/>
          <w:u w:val="single"/>
        </w:rPr>
        <w:t>0B</w:t>
      </w:r>
      <w:r>
        <w:rPr>
          <w:rFonts w:ascii="仿宋" w:hAnsi="仿宋" w:hint="eastAsia"/>
          <w:color w:val="FF0000"/>
          <w:sz w:val="21"/>
          <w:szCs w:val="21"/>
          <w:u w:val="single"/>
        </w:rPr>
        <w:t>(</w:t>
      </w:r>
      <w:r w:rsidRPr="007E09A9">
        <w:rPr>
          <w:rFonts w:ascii="仿宋" w:hAnsi="仿宋" w:hint="eastAsia"/>
          <w:color w:val="FF0000"/>
          <w:sz w:val="21"/>
          <w:szCs w:val="21"/>
          <w:u w:val="single"/>
        </w:rPr>
        <w:t>I</w:t>
      </w:r>
      <w:r w:rsidRPr="007E09A9">
        <w:rPr>
          <w:rFonts w:ascii="仿宋" w:hAnsi="仿宋"/>
          <w:color w:val="FF0000"/>
          <w:sz w:val="21"/>
          <w:szCs w:val="21"/>
          <w:u w:val="single"/>
        </w:rPr>
        <w:t>P</w:t>
      </w:r>
      <w:r w:rsidRPr="007E09A9">
        <w:rPr>
          <w:rFonts w:ascii="仿宋" w:hAnsi="仿宋" w:hint="eastAsia"/>
          <w:color w:val="FF0000"/>
          <w:sz w:val="21"/>
          <w:szCs w:val="21"/>
          <w:u w:val="single"/>
        </w:rPr>
        <w:t>v</w:t>
      </w:r>
      <w:r w:rsidRPr="007E09A9">
        <w:rPr>
          <w:rFonts w:ascii="仿宋" w:hAnsi="仿宋"/>
          <w:color w:val="FF0000"/>
          <w:sz w:val="21"/>
          <w:szCs w:val="21"/>
          <w:u w:val="single"/>
        </w:rPr>
        <w:t>6</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sidRPr="007E09A9">
        <w:rPr>
          <w:rFonts w:ascii="仿宋" w:hAnsi="仿宋"/>
          <w:color w:val="FF0000"/>
          <w:sz w:val="21"/>
          <w:szCs w:val="21"/>
          <w:u w:val="single"/>
        </w:rPr>
        <w:t>132B</w:t>
      </w:r>
      <w:r>
        <w:rPr>
          <w:rFonts w:ascii="仿宋" w:hAnsi="仿宋" w:hint="eastAsia"/>
          <w:color w:val="FF0000"/>
          <w:sz w:val="21"/>
          <w:szCs w:val="21"/>
          <w:u w:val="single"/>
        </w:rPr>
        <w:t>(</w:t>
      </w:r>
      <w:r w:rsidRPr="007E09A9">
        <w:rPr>
          <w:rFonts w:ascii="仿宋" w:hAnsi="仿宋" w:hint="eastAsia"/>
          <w:color w:val="FF0000"/>
          <w:sz w:val="21"/>
          <w:szCs w:val="21"/>
          <w:u w:val="single"/>
        </w:rPr>
        <w:t>I</w:t>
      </w:r>
      <w:r w:rsidRPr="007E09A9">
        <w:rPr>
          <w:rFonts w:ascii="仿宋" w:hAnsi="仿宋"/>
          <w:color w:val="FF0000"/>
          <w:sz w:val="21"/>
          <w:szCs w:val="21"/>
          <w:u w:val="single"/>
        </w:rPr>
        <w:t>DP</w:t>
      </w:r>
      <w:r w:rsidRPr="007E09A9">
        <w:rPr>
          <w:rFonts w:ascii="仿宋" w:hAnsi="仿宋" w:hint="eastAsia"/>
          <w:color w:val="FF0000"/>
          <w:sz w:val="21"/>
          <w:szCs w:val="21"/>
          <w:u w:val="single"/>
        </w:rPr>
        <w:t>头</w:t>
      </w:r>
      <w:r>
        <w:rPr>
          <w:rFonts w:ascii="仿宋" w:hAnsi="仿宋" w:hint="eastAsia"/>
          <w:color w:val="FF0000"/>
          <w:sz w:val="21"/>
          <w:szCs w:val="21"/>
          <w:u w:val="single"/>
        </w:rPr>
        <w:t>)-</w:t>
      </w:r>
      <w:del w:id="865" w:author="Li Yang" w:date="2023-05-15T13:39:00Z">
        <w:r w:rsidDel="00D25B9B">
          <w:rPr>
            <w:rFonts w:ascii="仿宋" w:hAnsi="仿宋"/>
            <w:color w:val="FF0000"/>
            <w:sz w:val="21"/>
            <w:szCs w:val="21"/>
            <w:u w:val="single"/>
          </w:rPr>
          <w:delText>6</w:delText>
        </w:r>
        <w:r w:rsidRPr="007E09A9" w:rsidDel="00D25B9B">
          <w:rPr>
            <w:rFonts w:ascii="仿宋" w:hAnsi="仿宋"/>
            <w:color w:val="FF0000"/>
            <w:sz w:val="21"/>
            <w:szCs w:val="21"/>
            <w:u w:val="single"/>
          </w:rPr>
          <w:delText>B</w:delText>
        </w:r>
      </w:del>
      <w:ins w:id="866" w:author="Li Yang" w:date="2023-05-15T13:39:00Z">
        <w:r w:rsidR="00D25B9B">
          <w:rPr>
            <w:rFonts w:ascii="仿宋" w:hAnsi="仿宋"/>
            <w:color w:val="FF0000"/>
            <w:sz w:val="21"/>
            <w:szCs w:val="21"/>
            <w:u w:val="single"/>
          </w:rPr>
          <w:t>10</w:t>
        </w:r>
        <w:r w:rsidR="00D25B9B" w:rsidRPr="007E09A9">
          <w:rPr>
            <w:rFonts w:ascii="仿宋" w:hAnsi="仿宋"/>
            <w:color w:val="FF0000"/>
            <w:sz w:val="21"/>
            <w:szCs w:val="21"/>
            <w:u w:val="single"/>
          </w:rPr>
          <w:t>B</w:t>
        </w:r>
      </w:ins>
      <w:r>
        <w:rPr>
          <w:rFonts w:ascii="仿宋" w:hAnsi="仿宋" w:hint="eastAsia"/>
          <w:color w:val="FF0000"/>
          <w:sz w:val="21"/>
          <w:szCs w:val="21"/>
          <w:u w:val="single"/>
        </w:rPr>
        <w:t>(公共头)</w:t>
      </w:r>
      <w:r>
        <w:rPr>
          <w:rFonts w:ascii="仿宋" w:hAnsi="仿宋"/>
          <w:color w:val="FF0000"/>
          <w:sz w:val="21"/>
          <w:szCs w:val="21"/>
          <w:u w:val="single"/>
        </w:rPr>
        <w:t>-</w:t>
      </w:r>
      <w:del w:id="867" w:author="Li Yang" w:date="2023-05-15T13:40:00Z">
        <w:r w:rsidR="00E663A5" w:rsidDel="00D25B9B">
          <w:rPr>
            <w:rFonts w:ascii="仿宋" w:hAnsi="仿宋"/>
            <w:color w:val="FF0000"/>
            <w:sz w:val="21"/>
            <w:szCs w:val="21"/>
            <w:u w:val="single"/>
          </w:rPr>
          <w:delText>3</w:delText>
        </w:r>
        <w:r w:rsidRPr="00DD5E3A" w:rsidDel="00D25B9B">
          <w:rPr>
            <w:rFonts w:ascii="仿宋" w:hAnsi="仿宋"/>
            <w:color w:val="FF0000"/>
            <w:sz w:val="21"/>
            <w:szCs w:val="21"/>
            <w:u w:val="single"/>
          </w:rPr>
          <w:delText>3</w:delText>
        </w:r>
        <w:r w:rsidRPr="007E09A9" w:rsidDel="00D25B9B">
          <w:rPr>
            <w:rFonts w:ascii="仿宋" w:hAnsi="仿宋"/>
            <w:color w:val="FF0000"/>
            <w:sz w:val="21"/>
            <w:szCs w:val="21"/>
            <w:u w:val="single"/>
          </w:rPr>
          <w:delText>B</w:delText>
        </w:r>
      </w:del>
      <w:ins w:id="868" w:author="Li Yang" w:date="2023-05-15T13:40:00Z">
        <w:r w:rsidR="00D25B9B">
          <w:rPr>
            <w:rFonts w:ascii="仿宋" w:hAnsi="仿宋"/>
            <w:color w:val="FF0000"/>
            <w:sz w:val="21"/>
            <w:szCs w:val="21"/>
            <w:u w:val="single"/>
          </w:rPr>
          <w:t>31</w:t>
        </w:r>
        <w:r w:rsidR="00D25B9B" w:rsidRPr="007E09A9">
          <w:rPr>
            <w:rFonts w:ascii="仿宋" w:hAnsi="仿宋"/>
            <w:color w:val="FF0000"/>
            <w:sz w:val="21"/>
            <w:szCs w:val="21"/>
            <w:u w:val="single"/>
          </w:rPr>
          <w:t>B</w:t>
        </w:r>
      </w:ins>
      <w:r>
        <w:rPr>
          <w:rFonts w:ascii="仿宋" w:hAnsi="仿宋" w:hint="eastAsia"/>
          <w:color w:val="FF0000"/>
          <w:sz w:val="21"/>
          <w:szCs w:val="21"/>
          <w:u w:val="single"/>
        </w:rPr>
        <w:t>(</w:t>
      </w:r>
      <w:r w:rsidRPr="00DD5E3A">
        <w:rPr>
          <w:rFonts w:ascii="仿宋" w:hAnsi="仿宋"/>
          <w:color w:val="FF0000"/>
          <w:sz w:val="21"/>
          <w:szCs w:val="21"/>
          <w:u w:val="single"/>
        </w:rPr>
        <w:t>UP_DAT</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Pr>
          <w:rFonts w:ascii="仿宋" w:hAnsi="仿宋"/>
          <w:color w:val="FF0000"/>
          <w:sz w:val="21"/>
          <w:szCs w:val="21"/>
          <w:u w:val="single"/>
        </w:rPr>
        <w:t>=12</w:t>
      </w:r>
      <w:r w:rsidR="00E663A5">
        <w:rPr>
          <w:rFonts w:ascii="仿宋" w:hAnsi="仿宋"/>
          <w:color w:val="FF0000"/>
          <w:sz w:val="21"/>
          <w:szCs w:val="21"/>
          <w:u w:val="single"/>
        </w:rPr>
        <w:t>6</w:t>
      </w:r>
      <w:ins w:id="869" w:author="Li Yang" w:date="2023-05-15T13:40:00Z">
        <w:r w:rsidR="00605280">
          <w:rPr>
            <w:rFonts w:ascii="仿宋" w:hAnsi="仿宋"/>
            <w:color w:val="FF0000"/>
            <w:sz w:val="21"/>
            <w:szCs w:val="21"/>
            <w:u w:val="single"/>
          </w:rPr>
          <w:t>1</w:t>
        </w:r>
      </w:ins>
      <w:del w:id="870" w:author="Li Yang" w:date="2023-05-15T13:40:00Z">
        <w:r w:rsidDel="00605280">
          <w:rPr>
            <w:rFonts w:ascii="仿宋" w:hAnsi="仿宋"/>
            <w:color w:val="FF0000"/>
            <w:sz w:val="21"/>
            <w:szCs w:val="21"/>
            <w:u w:val="single"/>
          </w:rPr>
          <w:delText>3</w:delText>
        </w:r>
      </w:del>
      <w:r>
        <w:rPr>
          <w:rFonts w:ascii="仿宋" w:hAnsi="仿宋"/>
          <w:color w:val="FF0000"/>
          <w:sz w:val="21"/>
          <w:szCs w:val="21"/>
          <w:u w:val="single"/>
        </w:rPr>
        <w:t>B</w:t>
      </w:r>
      <w:r>
        <w:rPr>
          <w:rFonts w:ascii="仿宋" w:hAnsi="仿宋" w:hint="eastAsia"/>
          <w:color w:val="FF0000"/>
          <w:sz w:val="21"/>
          <w:szCs w:val="21"/>
          <w:u w:val="single"/>
        </w:rPr>
        <w:t>。</w:t>
      </w:r>
    </w:p>
    <w:p w14:paraId="7EEFFBC5" w14:textId="3FECB0F4" w:rsidR="001F21DB" w:rsidRPr="00FF3F12" w:rsidRDefault="0048650E" w:rsidP="001F21DB">
      <w:pPr>
        <w:pStyle w:val="3"/>
        <w:numPr>
          <w:ilvl w:val="0"/>
          <w:numId w:val="31"/>
        </w:numPr>
        <w:rPr>
          <w:rFonts w:ascii="仿宋" w:hAnsi="仿宋"/>
          <w:sz w:val="24"/>
        </w:rPr>
      </w:pPr>
      <w:bookmarkStart w:id="871" w:name="_Toc129020848"/>
      <w:bookmarkStart w:id="872" w:name="_Toc129782330"/>
      <w:bookmarkStart w:id="873" w:name="_Toc129800689"/>
      <w:bookmarkStart w:id="874" w:name="_Toc130485983"/>
      <w:bookmarkStart w:id="875" w:name="_Toc130486365"/>
      <w:bookmarkEnd w:id="871"/>
      <w:bookmarkEnd w:id="872"/>
      <w:bookmarkEnd w:id="873"/>
      <w:bookmarkEnd w:id="874"/>
      <w:bookmarkEnd w:id="875"/>
      <w:r w:rsidRPr="00FF3F12">
        <w:rPr>
          <w:rFonts w:ascii="仿宋" w:hAnsi="仿宋" w:cs="Times New Roman"/>
          <w:szCs w:val="21"/>
        </w:rPr>
        <w:lastRenderedPageBreak/>
        <w:t xml:space="preserve"> </w:t>
      </w:r>
      <w:bookmarkStart w:id="876" w:name="_Toc129020849"/>
      <w:bookmarkStart w:id="877" w:name="_Toc129782331"/>
      <w:bookmarkStart w:id="878" w:name="_Toc129800690"/>
      <w:bookmarkStart w:id="879" w:name="_Toc130485984"/>
      <w:bookmarkStart w:id="880" w:name="_Toc130486366"/>
      <w:bookmarkStart w:id="881" w:name="_Toc129020850"/>
      <w:bookmarkStart w:id="882" w:name="_Toc129782332"/>
      <w:bookmarkStart w:id="883" w:name="_Toc129800691"/>
      <w:bookmarkStart w:id="884" w:name="_Toc130485985"/>
      <w:bookmarkStart w:id="885" w:name="_Toc130486367"/>
      <w:bookmarkStart w:id="886" w:name="_Toc129020851"/>
      <w:bookmarkStart w:id="887" w:name="_Toc129782333"/>
      <w:bookmarkStart w:id="888" w:name="_Toc129800692"/>
      <w:bookmarkStart w:id="889" w:name="_Toc130485986"/>
      <w:bookmarkStart w:id="890" w:name="_Toc130486368"/>
      <w:bookmarkStart w:id="891" w:name="_Toc129020852"/>
      <w:bookmarkStart w:id="892" w:name="_Toc129782334"/>
      <w:bookmarkStart w:id="893" w:name="_Toc129800693"/>
      <w:bookmarkStart w:id="894" w:name="_Toc130485987"/>
      <w:bookmarkStart w:id="895" w:name="_Toc130486369"/>
      <w:bookmarkStart w:id="896" w:name="_Toc129020853"/>
      <w:bookmarkStart w:id="897" w:name="_Toc129782335"/>
      <w:bookmarkStart w:id="898" w:name="_Toc129800694"/>
      <w:bookmarkStart w:id="899" w:name="_Toc130485988"/>
      <w:bookmarkStart w:id="900" w:name="_Toc130486370"/>
      <w:bookmarkStart w:id="901" w:name="_Toc129020854"/>
      <w:bookmarkStart w:id="902" w:name="_Toc129782336"/>
      <w:bookmarkStart w:id="903" w:name="_Toc129800695"/>
      <w:bookmarkStart w:id="904" w:name="_Toc130485989"/>
      <w:bookmarkStart w:id="905" w:name="_Toc130486371"/>
      <w:bookmarkStart w:id="906" w:name="_Toc129020855"/>
      <w:bookmarkStart w:id="907" w:name="_Toc129782337"/>
      <w:bookmarkStart w:id="908" w:name="_Toc129800696"/>
      <w:bookmarkStart w:id="909" w:name="_Toc130485990"/>
      <w:bookmarkStart w:id="910" w:name="_Toc130486372"/>
      <w:bookmarkStart w:id="911" w:name="_Toc129020856"/>
      <w:bookmarkStart w:id="912" w:name="_Toc129782338"/>
      <w:bookmarkStart w:id="913" w:name="_Toc129800697"/>
      <w:bookmarkStart w:id="914" w:name="_Toc130485991"/>
      <w:bookmarkStart w:id="915" w:name="_Toc130486373"/>
      <w:bookmarkStart w:id="916" w:name="_Toc135051859"/>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r w:rsidR="006442C0" w:rsidRPr="00FF3F12">
        <w:rPr>
          <w:rFonts w:ascii="仿宋" w:hAnsi="仿宋"/>
          <w:sz w:val="24"/>
        </w:rPr>
        <w:t>SEAUP</w:t>
      </w:r>
      <w:r w:rsidR="001F21DB" w:rsidRPr="00FF3F12">
        <w:rPr>
          <w:rFonts w:ascii="仿宋" w:hAnsi="仿宋" w:hint="eastAsia"/>
          <w:sz w:val="24"/>
        </w:rPr>
        <w:t>传输流程</w:t>
      </w:r>
      <w:bookmarkEnd w:id="916"/>
    </w:p>
    <w:p w14:paraId="78B2F27F" w14:textId="764D5143" w:rsidR="00C95134" w:rsidRDefault="00FF3F12" w:rsidP="00944DB5">
      <w:pPr>
        <w:ind w:firstLineChars="200" w:firstLine="420"/>
        <w:rPr>
          <w:rFonts w:ascii="仿宋" w:hAnsi="仿宋"/>
        </w:rPr>
      </w:pPr>
      <w:r w:rsidRPr="00944DB5">
        <w:rPr>
          <w:rFonts w:ascii="仿宋" w:hAnsi="仿宋"/>
        </w:rPr>
        <w:t>SEAUP</w:t>
      </w:r>
      <w:r>
        <w:rPr>
          <w:rFonts w:ascii="仿宋" w:hAnsi="仿宋" w:hint="eastAsia"/>
        </w:rPr>
        <w:t>数据传输过程中，可以选择启用高可靠</w:t>
      </w:r>
      <w:r w:rsidR="00DC5774">
        <w:rPr>
          <w:rFonts w:ascii="仿宋" w:hAnsi="仿宋" w:hint="eastAsia"/>
        </w:rPr>
        <w:t>增强</w:t>
      </w:r>
      <w:r>
        <w:rPr>
          <w:rFonts w:ascii="仿宋" w:hAnsi="仿宋" w:hint="eastAsia"/>
        </w:rPr>
        <w:t>传输机制，降低传输丢包率。S</w:t>
      </w:r>
      <w:r>
        <w:rPr>
          <w:rFonts w:ascii="仿宋" w:hAnsi="仿宋"/>
        </w:rPr>
        <w:t>EAUP</w:t>
      </w:r>
      <w:r>
        <w:rPr>
          <w:rFonts w:ascii="仿宋" w:hAnsi="仿宋" w:hint="eastAsia"/>
        </w:rPr>
        <w:t>启用高可靠机制和不启用高可靠机制的传输流程如下图所示。</w:t>
      </w:r>
    </w:p>
    <w:p w14:paraId="7ED31B24" w14:textId="32E980E3" w:rsidR="00FF3F12" w:rsidRPr="00944DB5" w:rsidRDefault="007D688E">
      <w:pPr>
        <w:jc w:val="center"/>
      </w:pPr>
      <w:r>
        <w:object w:dxaOrig="8041" w:dyaOrig="4211" w14:anchorId="1AB22823">
          <v:shape id="_x0000_i1062" type="#_x0000_t75" style="width:391pt;height:205pt" o:ole="">
            <v:imagedata r:id="rId76" o:title=""/>
          </v:shape>
          <o:OLEObject Type="Embed" ProgID="Visio.Drawing.15" ShapeID="_x0000_i1062" DrawAspect="Content" ObjectID="_1745846805" r:id="rId77"/>
        </w:object>
      </w:r>
    </w:p>
    <w:p w14:paraId="45BF62CB" w14:textId="2C140794" w:rsidR="00FF3F12" w:rsidDel="007D688E" w:rsidRDefault="001F21DB" w:rsidP="00FD49AB">
      <w:pPr>
        <w:jc w:val="center"/>
        <w:rPr>
          <w:del w:id="917" w:author="Li Yang" w:date="2023-05-10T15:05:00Z"/>
          <w:rFonts w:ascii="仿宋" w:hAnsi="仿宋" w:cs="Times New Roman"/>
          <w:szCs w:val="21"/>
        </w:rPr>
      </w:pPr>
      <w:r w:rsidRPr="00FF3F12">
        <w:rPr>
          <w:rFonts w:ascii="仿宋" w:hAnsi="仿宋" w:cs="Times New Roman" w:hint="eastAsia"/>
          <w:szCs w:val="21"/>
        </w:rPr>
        <w:t>图</w:t>
      </w:r>
      <w:r w:rsidRPr="00FF3F12">
        <w:rPr>
          <w:rFonts w:ascii="仿宋" w:hAnsi="仿宋" w:cs="Times New Roman"/>
          <w:szCs w:val="21"/>
        </w:rPr>
        <w:t xml:space="preserve"> </w:t>
      </w:r>
      <w:r w:rsidRPr="006F72A9">
        <w:rPr>
          <w:rFonts w:ascii="仿宋" w:hAnsi="仿宋" w:cs="Times New Roman"/>
          <w:szCs w:val="21"/>
        </w:rPr>
        <w:fldChar w:fldCharType="begin"/>
      </w:r>
      <w:r w:rsidRPr="00FF3F12">
        <w:rPr>
          <w:rFonts w:ascii="仿宋" w:hAnsi="仿宋" w:cs="Times New Roman"/>
          <w:szCs w:val="21"/>
        </w:rPr>
        <w:instrText xml:space="preserve"> SEQ </w:instrText>
      </w:r>
      <w:r w:rsidRPr="00FF3F12">
        <w:rPr>
          <w:rFonts w:ascii="仿宋" w:hAnsi="仿宋" w:cs="Times New Roman" w:hint="eastAsia"/>
          <w:szCs w:val="21"/>
        </w:rPr>
        <w:instrText>图</w:instrText>
      </w:r>
      <w:r w:rsidRPr="00FF3F12">
        <w:rPr>
          <w:rFonts w:ascii="仿宋" w:hAnsi="仿宋" w:cs="Times New Roman"/>
          <w:szCs w:val="21"/>
        </w:rPr>
        <w:instrText xml:space="preserve"> \* ARABIC </w:instrText>
      </w:r>
      <w:r w:rsidRPr="006F72A9">
        <w:rPr>
          <w:rFonts w:ascii="仿宋" w:hAnsi="仿宋" w:cs="Times New Roman"/>
          <w:szCs w:val="21"/>
        </w:rPr>
        <w:fldChar w:fldCharType="separate"/>
      </w:r>
      <w:r w:rsidR="0079115A">
        <w:rPr>
          <w:rFonts w:ascii="仿宋" w:hAnsi="仿宋" w:cs="Times New Roman"/>
          <w:noProof/>
          <w:szCs w:val="21"/>
        </w:rPr>
        <w:t>19</w:t>
      </w:r>
      <w:r w:rsidRPr="006F72A9">
        <w:rPr>
          <w:rFonts w:ascii="仿宋" w:hAnsi="仿宋" w:cs="Times New Roman"/>
          <w:szCs w:val="21"/>
        </w:rPr>
        <w:fldChar w:fldCharType="end"/>
      </w:r>
      <w:r w:rsidRPr="00FF3F12">
        <w:rPr>
          <w:rFonts w:ascii="仿宋" w:hAnsi="仿宋" w:cs="Times New Roman"/>
          <w:szCs w:val="21"/>
        </w:rPr>
        <w:t xml:space="preserve">  </w:t>
      </w:r>
      <w:r w:rsidR="006442C0" w:rsidRPr="00FF3F12">
        <w:rPr>
          <w:rFonts w:ascii="仿宋" w:hAnsi="仿宋" w:cs="Times New Roman"/>
          <w:szCs w:val="21"/>
        </w:rPr>
        <w:t>SEAUP</w:t>
      </w:r>
      <w:r w:rsidR="00E458DE" w:rsidRPr="00FF3F12">
        <w:rPr>
          <w:rFonts w:ascii="仿宋" w:hAnsi="仿宋" w:cs="Times New Roman" w:hint="eastAsia"/>
          <w:szCs w:val="21"/>
        </w:rPr>
        <w:t>传输流程</w:t>
      </w:r>
      <w:r w:rsidR="00FF3F12" w:rsidRPr="00FF3F12">
        <w:rPr>
          <w:rFonts w:ascii="仿宋" w:hAnsi="仿宋" w:cs="Times New Roman" w:hint="eastAsia"/>
          <w:szCs w:val="21"/>
        </w:rPr>
        <w:t>（</w:t>
      </w:r>
      <w:r w:rsidR="00FF3F12">
        <w:rPr>
          <w:rFonts w:ascii="仿宋" w:hAnsi="仿宋" w:cs="Times New Roman" w:hint="eastAsia"/>
          <w:szCs w:val="21"/>
        </w:rPr>
        <w:t>启用</w:t>
      </w:r>
      <w:r w:rsidR="00FF3F12" w:rsidRPr="00FF3F12">
        <w:rPr>
          <w:rFonts w:ascii="仿宋" w:hAnsi="仿宋" w:cs="Times New Roman" w:hint="eastAsia"/>
          <w:szCs w:val="21"/>
        </w:rPr>
        <w:t>高可靠</w:t>
      </w:r>
      <w:r w:rsidR="00DC5774">
        <w:rPr>
          <w:rFonts w:ascii="仿宋" w:hAnsi="仿宋" w:cs="Times New Roman" w:hint="eastAsia"/>
          <w:szCs w:val="21"/>
        </w:rPr>
        <w:t>增强传输</w:t>
      </w:r>
      <w:r w:rsidR="00FF3F12">
        <w:rPr>
          <w:rFonts w:ascii="仿宋" w:hAnsi="仿宋" w:cs="Times New Roman" w:hint="eastAsia"/>
          <w:szCs w:val="21"/>
        </w:rPr>
        <w:t>机制</w:t>
      </w:r>
      <w:r w:rsidR="00FF3F12" w:rsidRPr="00FF3F12">
        <w:rPr>
          <w:rFonts w:ascii="仿宋" w:hAnsi="仿宋" w:cs="Times New Roman" w:hint="eastAsia"/>
          <w:szCs w:val="21"/>
        </w:rPr>
        <w:t>）</w:t>
      </w:r>
    </w:p>
    <w:p w14:paraId="1F670FFC" w14:textId="3A5AF9DE" w:rsidR="007C2D1B" w:rsidRDefault="00E458DE">
      <w:pPr>
        <w:jc w:val="center"/>
        <w:rPr>
          <w:rFonts w:ascii="仿宋" w:hAnsi="仿宋" w:cs="Times New Roman"/>
          <w:szCs w:val="21"/>
        </w:rPr>
      </w:pPr>
      <w:del w:id="918" w:author="Li Yang" w:date="2023-05-10T15:05:00Z">
        <w:r w:rsidRPr="00FF3F12" w:rsidDel="007D688E">
          <w:rPr>
            <w:rFonts w:ascii="仿宋" w:hAnsi="仿宋" w:cs="Times New Roman"/>
            <w:szCs w:val="21"/>
          </w:rPr>
          <w:delText xml:space="preserve"> </w:delText>
        </w:r>
      </w:del>
    </w:p>
    <w:p w14:paraId="4F309D4D" w14:textId="77777777" w:rsidR="00EE490F" w:rsidRDefault="00EE490F" w:rsidP="00FD49AB">
      <w:pPr>
        <w:jc w:val="center"/>
        <w:rPr>
          <w:rFonts w:ascii="仿宋" w:hAnsi="仿宋" w:cs="Times New Roman"/>
          <w:szCs w:val="21"/>
        </w:rPr>
      </w:pPr>
    </w:p>
    <w:p w14:paraId="49107004" w14:textId="7D9AC99B" w:rsidR="00FF3F12" w:rsidRDefault="007D688E" w:rsidP="00FD49AB">
      <w:pPr>
        <w:jc w:val="center"/>
        <w:rPr>
          <w:rFonts w:ascii="仿宋" w:hAnsi="仿宋" w:cs="Times New Roman"/>
          <w:szCs w:val="21"/>
        </w:rPr>
      </w:pPr>
      <w:r>
        <w:object w:dxaOrig="8041" w:dyaOrig="1591" w14:anchorId="52438647">
          <v:shape id="_x0000_i1063" type="#_x0000_t75" style="width:387pt;height:76.5pt" o:ole="">
            <v:imagedata r:id="rId78" o:title=""/>
          </v:shape>
          <o:OLEObject Type="Embed" ProgID="Visio.Drawing.15" ShapeID="_x0000_i1063" DrawAspect="Content" ObjectID="_1745846806" r:id="rId79"/>
        </w:object>
      </w:r>
    </w:p>
    <w:p w14:paraId="7F4B7E6A" w14:textId="203248DA" w:rsidR="00FF3F12" w:rsidRPr="00944DB5" w:rsidRDefault="00FF3F12" w:rsidP="00FD49AB">
      <w:pPr>
        <w:jc w:val="center"/>
        <w:rPr>
          <w:rFonts w:ascii="仿宋" w:hAnsi="仿宋" w:cs="Times New Roman"/>
          <w:szCs w:val="21"/>
        </w:rPr>
      </w:pPr>
      <w:r w:rsidRPr="0080687E">
        <w:rPr>
          <w:rFonts w:ascii="仿宋" w:hAnsi="仿宋" w:cs="Times New Roman" w:hint="eastAsia"/>
          <w:szCs w:val="21"/>
        </w:rPr>
        <w:t>图</w:t>
      </w:r>
      <w:r w:rsidRPr="0080687E">
        <w:rPr>
          <w:rFonts w:ascii="仿宋" w:hAnsi="仿宋" w:cs="Times New Roman"/>
          <w:szCs w:val="21"/>
        </w:rPr>
        <w:t xml:space="preserve"> </w:t>
      </w:r>
      <w:r w:rsidRPr="0080687E">
        <w:rPr>
          <w:rFonts w:ascii="仿宋" w:hAnsi="仿宋" w:cs="Times New Roman"/>
          <w:szCs w:val="21"/>
        </w:rPr>
        <w:fldChar w:fldCharType="begin"/>
      </w:r>
      <w:r w:rsidRPr="0080687E">
        <w:rPr>
          <w:rFonts w:ascii="仿宋" w:hAnsi="仿宋" w:cs="Times New Roman"/>
          <w:szCs w:val="21"/>
        </w:rPr>
        <w:instrText xml:space="preserve"> SEQ </w:instrText>
      </w:r>
      <w:r w:rsidRPr="0080687E">
        <w:rPr>
          <w:rFonts w:ascii="仿宋" w:hAnsi="仿宋" w:cs="Times New Roman" w:hint="eastAsia"/>
          <w:szCs w:val="21"/>
        </w:rPr>
        <w:instrText>图</w:instrText>
      </w:r>
      <w:r w:rsidRPr="0080687E">
        <w:rPr>
          <w:rFonts w:ascii="仿宋" w:hAnsi="仿宋" w:cs="Times New Roman"/>
          <w:szCs w:val="21"/>
        </w:rPr>
        <w:instrText xml:space="preserve"> \* ARABIC </w:instrText>
      </w:r>
      <w:r w:rsidRPr="0080687E">
        <w:rPr>
          <w:rFonts w:ascii="仿宋" w:hAnsi="仿宋" w:cs="Times New Roman"/>
          <w:szCs w:val="21"/>
        </w:rPr>
        <w:fldChar w:fldCharType="separate"/>
      </w:r>
      <w:r w:rsidR="0079115A">
        <w:rPr>
          <w:rFonts w:ascii="仿宋" w:hAnsi="仿宋" w:cs="Times New Roman"/>
          <w:noProof/>
          <w:szCs w:val="21"/>
        </w:rPr>
        <w:t>20</w:t>
      </w:r>
      <w:r w:rsidRPr="0080687E">
        <w:rPr>
          <w:rFonts w:ascii="仿宋" w:hAnsi="仿宋" w:cs="Times New Roman"/>
          <w:szCs w:val="21"/>
        </w:rPr>
        <w:fldChar w:fldCharType="end"/>
      </w:r>
      <w:r w:rsidRPr="0080687E">
        <w:rPr>
          <w:rFonts w:ascii="仿宋" w:hAnsi="仿宋" w:cs="Times New Roman"/>
          <w:szCs w:val="21"/>
        </w:rPr>
        <w:t xml:space="preserve">  SEAUP</w:t>
      </w:r>
      <w:r w:rsidRPr="0080687E">
        <w:rPr>
          <w:rFonts w:ascii="仿宋" w:hAnsi="仿宋" w:cs="Times New Roman" w:hint="eastAsia"/>
          <w:szCs w:val="21"/>
        </w:rPr>
        <w:t>传输流程（</w:t>
      </w:r>
      <w:r>
        <w:rPr>
          <w:rFonts w:ascii="仿宋" w:hAnsi="仿宋" w:cs="Times New Roman" w:hint="eastAsia"/>
          <w:szCs w:val="21"/>
        </w:rPr>
        <w:t>不启用</w:t>
      </w:r>
      <w:r w:rsidR="00DC5774" w:rsidRPr="00FF3F12">
        <w:rPr>
          <w:rFonts w:ascii="仿宋" w:hAnsi="仿宋" w:cs="Times New Roman" w:hint="eastAsia"/>
          <w:szCs w:val="21"/>
        </w:rPr>
        <w:t>高可靠</w:t>
      </w:r>
      <w:r w:rsidR="00DC5774">
        <w:rPr>
          <w:rFonts w:ascii="仿宋" w:hAnsi="仿宋" w:cs="Times New Roman" w:hint="eastAsia"/>
          <w:szCs w:val="21"/>
        </w:rPr>
        <w:t>增强传输机制</w:t>
      </w:r>
      <w:r w:rsidRPr="0080687E">
        <w:rPr>
          <w:rFonts w:ascii="仿宋" w:hAnsi="仿宋" w:cs="Times New Roman" w:hint="eastAsia"/>
          <w:szCs w:val="21"/>
        </w:rPr>
        <w:t>）</w:t>
      </w:r>
    </w:p>
    <w:p w14:paraId="1356C9C2" w14:textId="763200C9" w:rsidR="007C2D1B" w:rsidRPr="00FF3F12" w:rsidRDefault="007C2D1B" w:rsidP="007C2D1B">
      <w:pPr>
        <w:pStyle w:val="1"/>
        <w:numPr>
          <w:ilvl w:val="0"/>
          <w:numId w:val="12"/>
        </w:numPr>
        <w:rPr>
          <w:rFonts w:ascii="仿宋" w:hAnsi="仿宋" w:cs="Times New Roman"/>
        </w:rPr>
      </w:pPr>
      <w:bookmarkStart w:id="919" w:name="_Toc135051860"/>
      <w:r w:rsidRPr="00FF3F12">
        <w:rPr>
          <w:rFonts w:ascii="仿宋" w:hAnsi="仿宋" w:cs="Times New Roman"/>
        </w:rPr>
        <w:t>SEASP</w:t>
      </w:r>
      <w:r w:rsidRPr="00FF3F12">
        <w:rPr>
          <w:rFonts w:ascii="仿宋" w:hAnsi="仿宋" w:cs="Times New Roman" w:hint="eastAsia"/>
        </w:rPr>
        <w:t>协议</w:t>
      </w:r>
      <w:bookmarkEnd w:id="919"/>
    </w:p>
    <w:p w14:paraId="0386E495" w14:textId="0F336244" w:rsidR="007C2D1B" w:rsidRPr="00915C0F" w:rsidRDefault="007C2D1B" w:rsidP="007C2D1B">
      <w:pPr>
        <w:ind w:firstLineChars="200" w:firstLine="420"/>
        <w:rPr>
          <w:rFonts w:ascii="仿宋" w:hAnsi="仿宋"/>
          <w:szCs w:val="21"/>
        </w:rPr>
      </w:pPr>
      <w:r w:rsidRPr="00915C0F">
        <w:rPr>
          <w:rFonts w:ascii="仿宋" w:hAnsi="仿宋"/>
          <w:szCs w:val="21"/>
        </w:rPr>
        <w:t>SEASP</w:t>
      </w:r>
      <w:r w:rsidRPr="006F72A9">
        <w:rPr>
          <w:rFonts w:ascii="仿宋" w:hAnsi="仿宋" w:hint="eastAsia"/>
          <w:szCs w:val="21"/>
        </w:rPr>
        <w:t>是一种面向字节流的</w:t>
      </w:r>
      <w:r w:rsidR="00B7799A" w:rsidRPr="00FF3F12">
        <w:rPr>
          <w:rFonts w:ascii="仿宋" w:hAnsi="仿宋" w:cs="Times New Roman" w:hint="eastAsia"/>
          <w:szCs w:val="21"/>
        </w:rPr>
        <w:t>网络增强的传输层协议，</w:t>
      </w:r>
      <w:r w:rsidRPr="00915C0F">
        <w:rPr>
          <w:rFonts w:ascii="仿宋" w:hAnsi="仿宋" w:hint="eastAsia"/>
          <w:szCs w:val="21"/>
        </w:rPr>
        <w:t>支持流量控制和拥塞控制、支持可靠传输</w:t>
      </w:r>
      <w:r w:rsidR="00B7799A" w:rsidRPr="006F72A9">
        <w:rPr>
          <w:rFonts w:ascii="仿宋" w:hAnsi="仿宋" w:hint="eastAsia"/>
          <w:szCs w:val="21"/>
        </w:rPr>
        <w:t>，</w:t>
      </w:r>
      <w:r w:rsidR="00B7799A" w:rsidRPr="00FF3F12">
        <w:rPr>
          <w:rFonts w:ascii="仿宋" w:hAnsi="仿宋" w:cs="Times New Roman" w:hint="eastAsia"/>
          <w:szCs w:val="21"/>
        </w:rPr>
        <w:t>支持利用网络节点的能力对传输过程进行增强</w:t>
      </w:r>
      <w:r w:rsidRPr="00915C0F">
        <w:rPr>
          <w:rFonts w:ascii="仿宋" w:hAnsi="仿宋" w:hint="eastAsia"/>
          <w:szCs w:val="21"/>
        </w:rPr>
        <w:t>。</w:t>
      </w:r>
      <w:r w:rsidRPr="00FF3F12">
        <w:rPr>
          <w:rFonts w:ascii="仿宋" w:hAnsi="仿宋" w:cs="Times New Roman" w:hint="eastAsia"/>
          <w:szCs w:val="21"/>
        </w:rPr>
        <w:t>设计时需要遵循下述原则和约定：</w:t>
      </w:r>
    </w:p>
    <w:p w14:paraId="4BC0AB19" w14:textId="77777777" w:rsidR="00B7799A" w:rsidRPr="00FF3F12" w:rsidRDefault="00B7799A" w:rsidP="00B7799A">
      <w:pPr>
        <w:pStyle w:val="ab"/>
        <w:numPr>
          <w:ilvl w:val="0"/>
          <w:numId w:val="16"/>
        </w:numPr>
        <w:ind w:firstLineChars="0"/>
        <w:rPr>
          <w:rFonts w:ascii="仿宋" w:hAnsi="仿宋"/>
          <w:sz w:val="21"/>
          <w:szCs w:val="21"/>
        </w:rPr>
      </w:pPr>
      <w:r w:rsidRPr="00FF3F12">
        <w:rPr>
          <w:rFonts w:ascii="仿宋" w:hAnsi="仿宋"/>
          <w:sz w:val="21"/>
          <w:szCs w:val="21"/>
        </w:rPr>
        <w:t>SEASP一种ID-to-ID的传输层协议，源ID和目的ID均为服务ID；</w:t>
      </w:r>
    </w:p>
    <w:p w14:paraId="3970CBDA" w14:textId="77777777" w:rsidR="00B7799A" w:rsidRPr="00FF3F12" w:rsidRDefault="00B7799A" w:rsidP="00B7799A">
      <w:pPr>
        <w:pStyle w:val="ab"/>
        <w:numPr>
          <w:ilvl w:val="0"/>
          <w:numId w:val="16"/>
        </w:numPr>
        <w:ind w:firstLineChars="0"/>
        <w:rPr>
          <w:rFonts w:ascii="仿宋" w:hAnsi="仿宋"/>
          <w:sz w:val="21"/>
          <w:szCs w:val="21"/>
        </w:rPr>
      </w:pPr>
      <w:r w:rsidRPr="00FF3F12">
        <w:rPr>
          <w:rFonts w:ascii="仿宋" w:hAnsi="仿宋"/>
          <w:sz w:val="21"/>
          <w:szCs w:val="21"/>
        </w:rPr>
        <w:t>SEASP协议中的发送端和接收端是指SEASP协议的起点和终点，可以为终端设备UE、CPE、PE等；网络节点参与SEASP传输过程，包括：</w:t>
      </w:r>
      <w:r w:rsidRPr="00FF3F12">
        <w:rPr>
          <w:rFonts w:ascii="仿宋" w:hAnsi="仿宋" w:hint="eastAsia"/>
          <w:sz w:val="21"/>
          <w:szCs w:val="21"/>
        </w:rPr>
        <w:t>端网协同的参数协商、基于网络节点的传输可靠性增强等；</w:t>
      </w:r>
    </w:p>
    <w:p w14:paraId="37494802" w14:textId="23ED5B44" w:rsidR="00B7799A" w:rsidRDefault="00B7799A">
      <w:pPr>
        <w:pStyle w:val="ab"/>
        <w:numPr>
          <w:ilvl w:val="0"/>
          <w:numId w:val="16"/>
        </w:numPr>
        <w:ind w:firstLineChars="0"/>
        <w:rPr>
          <w:rFonts w:ascii="仿宋" w:hAnsi="仿宋"/>
          <w:sz w:val="21"/>
          <w:szCs w:val="21"/>
        </w:rPr>
      </w:pPr>
      <w:r w:rsidRPr="00FF3F12">
        <w:rPr>
          <w:rFonts w:ascii="仿宋" w:hAnsi="仿宋"/>
          <w:sz w:val="21"/>
          <w:szCs w:val="21"/>
        </w:rPr>
        <w:t xml:space="preserve">SEASP是一种面向连接的协议，使用 [发端ID, </w:t>
      </w:r>
      <w:r w:rsidRPr="00FF3F12">
        <w:rPr>
          <w:rFonts w:ascii="仿宋" w:hAnsi="仿宋" w:hint="eastAsia"/>
          <w:sz w:val="21"/>
          <w:szCs w:val="21"/>
        </w:rPr>
        <w:t>收端</w:t>
      </w:r>
      <w:r w:rsidRPr="00FF3F12">
        <w:rPr>
          <w:rFonts w:ascii="仿宋" w:hAnsi="仿宋"/>
          <w:sz w:val="21"/>
          <w:szCs w:val="21"/>
        </w:rPr>
        <w:t xml:space="preserve">ID] </w:t>
      </w:r>
      <w:r w:rsidRPr="00FF3F12">
        <w:rPr>
          <w:rFonts w:ascii="仿宋" w:hAnsi="仿宋" w:hint="eastAsia"/>
          <w:sz w:val="21"/>
          <w:szCs w:val="21"/>
        </w:rPr>
        <w:t>唯一地标识一个连接，通过握手协商方式建立连接，协商的参与方包括：发送端、接收端和网络（网络节点），通过收发端的传输需求和网络的资源状态共同完成传输参数的协商；</w:t>
      </w:r>
    </w:p>
    <w:p w14:paraId="19E08926" w14:textId="18095FEF" w:rsidR="00B7799A" w:rsidRDefault="00B7799A" w:rsidP="00B7799A">
      <w:pPr>
        <w:pStyle w:val="ab"/>
        <w:numPr>
          <w:ilvl w:val="0"/>
          <w:numId w:val="16"/>
        </w:numPr>
        <w:ind w:firstLineChars="0"/>
        <w:rPr>
          <w:rFonts w:ascii="仿宋" w:hAnsi="仿宋"/>
          <w:sz w:val="21"/>
          <w:szCs w:val="21"/>
        </w:rPr>
      </w:pPr>
      <w:r w:rsidRPr="00FF3F12">
        <w:rPr>
          <w:rFonts w:ascii="仿宋" w:hAnsi="仿宋"/>
          <w:sz w:val="21"/>
          <w:szCs w:val="21"/>
        </w:rPr>
        <w:t>SEASP协议不希望出现IP层分片，构建SEASP包时，</w:t>
      </w:r>
      <w:r w:rsidR="00E663A5" w:rsidRPr="001147FB">
        <w:rPr>
          <w:rFonts w:ascii="仿宋" w:hAnsi="仿宋" w:hint="eastAsia"/>
          <w:sz w:val="21"/>
          <w:szCs w:val="21"/>
        </w:rPr>
        <w:t>在添加公共报文首部、网络层和链路层报文首部后</w:t>
      </w:r>
      <w:r w:rsidRPr="00FF3F12">
        <w:rPr>
          <w:rFonts w:ascii="仿宋" w:hAnsi="仿宋"/>
          <w:sz w:val="21"/>
          <w:szCs w:val="21"/>
        </w:rPr>
        <w:t>要小于1个MTU；</w:t>
      </w:r>
    </w:p>
    <w:p w14:paraId="00A799DB" w14:textId="17914F44" w:rsidR="00E663A5" w:rsidRPr="00FF3F12" w:rsidRDefault="00E663A5" w:rsidP="00E663A5">
      <w:pPr>
        <w:pStyle w:val="ab"/>
        <w:ind w:left="840" w:firstLineChars="0" w:firstLine="0"/>
        <w:rPr>
          <w:rFonts w:ascii="仿宋" w:hAnsi="仿宋"/>
          <w:sz w:val="21"/>
          <w:szCs w:val="21"/>
        </w:rPr>
      </w:pPr>
      <w:r w:rsidRPr="00154DB9">
        <w:rPr>
          <w:rFonts w:ascii="仿宋" w:hAnsi="仿宋" w:hint="eastAsia"/>
          <w:color w:val="FF0000"/>
          <w:sz w:val="18"/>
          <w:szCs w:val="21"/>
          <w:u w:val="single"/>
          <w:rPrChange w:id="920" w:author="Li Yang" w:date="2023-05-15T13:38:00Z">
            <w:rPr>
              <w:rFonts w:ascii="仿宋" w:hAnsi="仿宋" w:hint="eastAsia"/>
              <w:color w:val="FF0000"/>
              <w:sz w:val="21"/>
              <w:szCs w:val="21"/>
              <w:u w:val="single"/>
            </w:rPr>
          </w:rPrChange>
        </w:rPr>
        <w:t>备注：基于网络</w:t>
      </w:r>
      <w:r w:rsidRPr="00154DB9">
        <w:rPr>
          <w:rFonts w:ascii="仿宋" w:hAnsi="仿宋"/>
          <w:color w:val="FF0000"/>
          <w:sz w:val="18"/>
          <w:szCs w:val="21"/>
          <w:u w:val="single"/>
          <w:rPrChange w:id="921" w:author="Li Yang" w:date="2023-05-15T13:38:00Z">
            <w:rPr>
              <w:rFonts w:ascii="仿宋" w:hAnsi="仿宋"/>
              <w:color w:val="FF0000"/>
              <w:sz w:val="21"/>
              <w:szCs w:val="21"/>
              <w:u w:val="single"/>
            </w:rPr>
          </w:rPrChange>
        </w:rPr>
        <w:t>MTU</w:t>
      </w:r>
      <w:r w:rsidRPr="00154DB9">
        <w:rPr>
          <w:rFonts w:ascii="仿宋" w:hAnsi="仿宋" w:hint="eastAsia"/>
          <w:color w:val="FF0000"/>
          <w:sz w:val="18"/>
          <w:szCs w:val="21"/>
          <w:u w:val="single"/>
          <w:rPrChange w:id="922" w:author="Li Yang" w:date="2023-05-15T13:38:00Z">
            <w:rPr>
              <w:rFonts w:ascii="仿宋" w:hAnsi="仿宋" w:hint="eastAsia"/>
              <w:color w:val="FF0000"/>
              <w:sz w:val="21"/>
              <w:szCs w:val="21"/>
              <w:u w:val="single"/>
            </w:rPr>
          </w:rPrChange>
        </w:rPr>
        <w:t>值，</w:t>
      </w:r>
      <w:r w:rsidRPr="00154DB9">
        <w:rPr>
          <w:rFonts w:ascii="仿宋" w:hAnsi="仿宋"/>
          <w:color w:val="FF0000"/>
          <w:sz w:val="18"/>
          <w:szCs w:val="21"/>
          <w:u w:val="single"/>
          <w:rPrChange w:id="923" w:author="Li Yang" w:date="2023-05-15T13:38:00Z">
            <w:rPr>
              <w:rFonts w:ascii="仿宋" w:hAnsi="仿宋"/>
              <w:color w:val="FF0000"/>
              <w:sz w:val="21"/>
              <w:szCs w:val="21"/>
              <w:u w:val="single"/>
            </w:rPr>
          </w:rPrChange>
        </w:rPr>
        <w:t>SEASP</w:t>
      </w:r>
      <w:r w:rsidRPr="00154DB9">
        <w:rPr>
          <w:rFonts w:ascii="仿宋" w:hAnsi="仿宋" w:hint="eastAsia"/>
          <w:color w:val="FF0000"/>
          <w:sz w:val="18"/>
          <w:szCs w:val="21"/>
          <w:u w:val="single"/>
          <w:rPrChange w:id="924" w:author="Li Yang" w:date="2023-05-15T13:38:00Z">
            <w:rPr>
              <w:rFonts w:ascii="仿宋" w:hAnsi="仿宋" w:hint="eastAsia"/>
              <w:color w:val="FF0000"/>
              <w:sz w:val="21"/>
              <w:szCs w:val="21"/>
              <w:u w:val="single"/>
            </w:rPr>
          </w:rPrChange>
        </w:rPr>
        <w:t>会对字节流分段（</w:t>
      </w:r>
      <w:r w:rsidRPr="00154DB9">
        <w:rPr>
          <w:rFonts w:ascii="仿宋" w:hAnsi="仿宋"/>
          <w:color w:val="FF0000"/>
          <w:sz w:val="18"/>
          <w:szCs w:val="21"/>
          <w:u w:val="single"/>
          <w:rPrChange w:id="925" w:author="Li Yang" w:date="2023-05-15T13:38:00Z">
            <w:rPr>
              <w:rFonts w:ascii="仿宋" w:hAnsi="仿宋"/>
              <w:color w:val="FF0000"/>
              <w:sz w:val="21"/>
              <w:szCs w:val="21"/>
              <w:u w:val="single"/>
            </w:rPr>
          </w:rPrChange>
        </w:rPr>
        <w:t>segment）长度提出限制，要求其小于：MTU-26B(MAC</w:t>
      </w:r>
      <w:r w:rsidRPr="00154DB9">
        <w:rPr>
          <w:rFonts w:ascii="仿宋" w:hAnsi="仿宋" w:hint="eastAsia"/>
          <w:color w:val="FF0000"/>
          <w:sz w:val="18"/>
          <w:szCs w:val="21"/>
          <w:u w:val="single"/>
          <w:rPrChange w:id="926" w:author="Li Yang" w:date="2023-05-15T13:38:00Z">
            <w:rPr>
              <w:rFonts w:ascii="仿宋" w:hAnsi="仿宋" w:hint="eastAsia"/>
              <w:color w:val="FF0000"/>
              <w:sz w:val="21"/>
              <w:szCs w:val="21"/>
              <w:u w:val="single"/>
            </w:rPr>
          </w:rPrChange>
        </w:rPr>
        <w:t>头</w:t>
      </w:r>
      <w:r w:rsidRPr="00154DB9">
        <w:rPr>
          <w:rFonts w:ascii="仿宋" w:hAnsi="仿宋"/>
          <w:color w:val="FF0000"/>
          <w:sz w:val="18"/>
          <w:szCs w:val="21"/>
          <w:u w:val="single"/>
          <w:rPrChange w:id="927" w:author="Li Yang" w:date="2023-05-15T13:38:00Z">
            <w:rPr>
              <w:rFonts w:ascii="仿宋" w:hAnsi="仿宋"/>
              <w:color w:val="FF0000"/>
              <w:sz w:val="21"/>
              <w:szCs w:val="21"/>
              <w:u w:val="single"/>
            </w:rPr>
          </w:rPrChange>
        </w:rPr>
        <w:t>)-40B(IPv6</w:t>
      </w:r>
      <w:r w:rsidRPr="00154DB9">
        <w:rPr>
          <w:rFonts w:ascii="仿宋" w:hAnsi="仿宋" w:hint="eastAsia"/>
          <w:color w:val="FF0000"/>
          <w:sz w:val="18"/>
          <w:szCs w:val="21"/>
          <w:u w:val="single"/>
          <w:rPrChange w:id="928" w:author="Li Yang" w:date="2023-05-15T13:38:00Z">
            <w:rPr>
              <w:rFonts w:ascii="仿宋" w:hAnsi="仿宋" w:hint="eastAsia"/>
              <w:color w:val="FF0000"/>
              <w:sz w:val="21"/>
              <w:szCs w:val="21"/>
              <w:u w:val="single"/>
            </w:rPr>
          </w:rPrChange>
        </w:rPr>
        <w:t>头</w:t>
      </w:r>
      <w:r w:rsidRPr="00154DB9">
        <w:rPr>
          <w:rFonts w:ascii="仿宋" w:hAnsi="仿宋"/>
          <w:color w:val="FF0000"/>
          <w:sz w:val="18"/>
          <w:szCs w:val="21"/>
          <w:u w:val="single"/>
          <w:rPrChange w:id="929" w:author="Li Yang" w:date="2023-05-15T13:38:00Z">
            <w:rPr>
              <w:rFonts w:ascii="仿宋" w:hAnsi="仿宋"/>
              <w:color w:val="FF0000"/>
              <w:sz w:val="21"/>
              <w:szCs w:val="21"/>
              <w:u w:val="single"/>
            </w:rPr>
          </w:rPrChange>
        </w:rPr>
        <w:t>)-132B(IDP</w:t>
      </w:r>
      <w:r w:rsidRPr="00154DB9">
        <w:rPr>
          <w:rFonts w:ascii="仿宋" w:hAnsi="仿宋" w:hint="eastAsia"/>
          <w:color w:val="FF0000"/>
          <w:sz w:val="18"/>
          <w:szCs w:val="21"/>
          <w:u w:val="single"/>
          <w:rPrChange w:id="930" w:author="Li Yang" w:date="2023-05-15T13:38:00Z">
            <w:rPr>
              <w:rFonts w:ascii="仿宋" w:hAnsi="仿宋" w:hint="eastAsia"/>
              <w:color w:val="FF0000"/>
              <w:sz w:val="21"/>
              <w:szCs w:val="21"/>
              <w:u w:val="single"/>
            </w:rPr>
          </w:rPrChange>
        </w:rPr>
        <w:t>头</w:t>
      </w:r>
      <w:r w:rsidRPr="00154DB9">
        <w:rPr>
          <w:rFonts w:ascii="仿宋" w:hAnsi="仿宋"/>
          <w:color w:val="FF0000"/>
          <w:sz w:val="18"/>
          <w:szCs w:val="21"/>
          <w:u w:val="single"/>
          <w:rPrChange w:id="931" w:author="Li Yang" w:date="2023-05-15T13:38:00Z">
            <w:rPr>
              <w:rFonts w:ascii="仿宋" w:hAnsi="仿宋"/>
              <w:color w:val="FF0000"/>
              <w:sz w:val="21"/>
              <w:szCs w:val="21"/>
              <w:u w:val="single"/>
            </w:rPr>
          </w:rPrChange>
        </w:rPr>
        <w:t>)-</w:t>
      </w:r>
      <w:del w:id="932" w:author="Li Yang" w:date="2023-05-15T13:38:00Z">
        <w:r w:rsidRPr="00154DB9" w:rsidDel="0099611F">
          <w:rPr>
            <w:rFonts w:ascii="仿宋" w:hAnsi="仿宋"/>
            <w:color w:val="FF0000"/>
            <w:sz w:val="18"/>
            <w:szCs w:val="21"/>
            <w:u w:val="single"/>
            <w:rPrChange w:id="933" w:author="Li Yang" w:date="2023-05-15T13:38:00Z">
              <w:rPr>
                <w:rFonts w:ascii="仿宋" w:hAnsi="仿宋"/>
                <w:color w:val="FF0000"/>
                <w:sz w:val="21"/>
                <w:szCs w:val="21"/>
                <w:u w:val="single"/>
              </w:rPr>
            </w:rPrChange>
          </w:rPr>
          <w:delText>6B</w:delText>
        </w:r>
      </w:del>
      <w:ins w:id="934" w:author="Li Yang" w:date="2023-05-15T13:38:00Z">
        <w:r w:rsidR="0099611F" w:rsidRPr="00154DB9">
          <w:rPr>
            <w:rFonts w:ascii="仿宋" w:hAnsi="仿宋"/>
            <w:color w:val="FF0000"/>
            <w:sz w:val="18"/>
            <w:szCs w:val="21"/>
            <w:u w:val="single"/>
            <w:rPrChange w:id="935" w:author="Li Yang" w:date="2023-05-15T13:38:00Z">
              <w:rPr>
                <w:rFonts w:ascii="仿宋" w:hAnsi="仿宋"/>
                <w:color w:val="FF0000"/>
                <w:sz w:val="21"/>
                <w:szCs w:val="21"/>
                <w:u w:val="single"/>
              </w:rPr>
            </w:rPrChange>
          </w:rPr>
          <w:t>10B</w:t>
        </w:r>
      </w:ins>
      <w:r w:rsidRPr="00154DB9">
        <w:rPr>
          <w:rFonts w:ascii="仿宋" w:hAnsi="仿宋"/>
          <w:color w:val="FF0000"/>
          <w:sz w:val="18"/>
          <w:szCs w:val="21"/>
          <w:u w:val="single"/>
          <w:rPrChange w:id="936" w:author="Li Yang" w:date="2023-05-15T13:38:00Z">
            <w:rPr>
              <w:rFonts w:ascii="仿宋" w:hAnsi="仿宋"/>
              <w:color w:val="FF0000"/>
              <w:sz w:val="21"/>
              <w:szCs w:val="21"/>
              <w:u w:val="single"/>
            </w:rPr>
          </w:rPrChange>
        </w:rPr>
        <w:t>(公共头)-</w:t>
      </w:r>
      <w:del w:id="937" w:author="Li Yang" w:date="2023-05-15T13:38:00Z">
        <w:r w:rsidR="00980511" w:rsidRPr="00154DB9" w:rsidDel="0099611F">
          <w:rPr>
            <w:rFonts w:ascii="仿宋" w:hAnsi="仿宋"/>
            <w:color w:val="FF0000"/>
            <w:sz w:val="18"/>
            <w:szCs w:val="21"/>
            <w:u w:val="single"/>
            <w:rPrChange w:id="938" w:author="Li Yang" w:date="2023-05-15T13:38:00Z">
              <w:rPr>
                <w:rFonts w:ascii="仿宋" w:hAnsi="仿宋"/>
                <w:color w:val="FF0000"/>
                <w:sz w:val="21"/>
                <w:szCs w:val="21"/>
                <w:u w:val="single"/>
              </w:rPr>
            </w:rPrChange>
          </w:rPr>
          <w:delText>51</w:delText>
        </w:r>
        <w:r w:rsidRPr="00154DB9" w:rsidDel="0099611F">
          <w:rPr>
            <w:rFonts w:ascii="仿宋" w:hAnsi="仿宋"/>
            <w:color w:val="FF0000"/>
            <w:sz w:val="18"/>
            <w:szCs w:val="21"/>
            <w:u w:val="single"/>
            <w:rPrChange w:id="939" w:author="Li Yang" w:date="2023-05-15T13:38:00Z">
              <w:rPr>
                <w:rFonts w:ascii="仿宋" w:hAnsi="仿宋"/>
                <w:color w:val="FF0000"/>
                <w:sz w:val="21"/>
                <w:szCs w:val="21"/>
                <w:u w:val="single"/>
              </w:rPr>
            </w:rPrChange>
          </w:rPr>
          <w:delText>B</w:delText>
        </w:r>
      </w:del>
      <w:ins w:id="940" w:author="Li Yang" w:date="2023-05-15T13:38:00Z">
        <w:r w:rsidR="0099611F" w:rsidRPr="00154DB9">
          <w:rPr>
            <w:rFonts w:ascii="仿宋" w:hAnsi="仿宋"/>
            <w:color w:val="FF0000"/>
            <w:sz w:val="18"/>
            <w:szCs w:val="21"/>
            <w:u w:val="single"/>
            <w:rPrChange w:id="941" w:author="Li Yang" w:date="2023-05-15T13:38:00Z">
              <w:rPr>
                <w:rFonts w:ascii="仿宋" w:hAnsi="仿宋"/>
                <w:color w:val="FF0000"/>
                <w:sz w:val="21"/>
                <w:szCs w:val="21"/>
                <w:u w:val="single"/>
              </w:rPr>
            </w:rPrChange>
          </w:rPr>
          <w:t>47B</w:t>
        </w:r>
      </w:ins>
      <w:r w:rsidRPr="00154DB9">
        <w:rPr>
          <w:rFonts w:ascii="仿宋" w:hAnsi="仿宋"/>
          <w:color w:val="FF0000"/>
          <w:sz w:val="18"/>
          <w:szCs w:val="21"/>
          <w:u w:val="single"/>
          <w:rPrChange w:id="942" w:author="Li Yang" w:date="2023-05-15T13:38:00Z">
            <w:rPr>
              <w:rFonts w:ascii="仿宋" w:hAnsi="仿宋"/>
              <w:color w:val="FF0000"/>
              <w:sz w:val="21"/>
              <w:szCs w:val="21"/>
              <w:u w:val="single"/>
            </w:rPr>
          </w:rPrChange>
        </w:rPr>
        <w:t>(SP_DAT</w:t>
      </w:r>
      <w:r w:rsidRPr="00154DB9">
        <w:rPr>
          <w:rFonts w:ascii="仿宋" w:hAnsi="仿宋" w:hint="eastAsia"/>
          <w:color w:val="FF0000"/>
          <w:sz w:val="18"/>
          <w:szCs w:val="21"/>
          <w:u w:val="single"/>
          <w:rPrChange w:id="943" w:author="Li Yang" w:date="2023-05-15T13:38:00Z">
            <w:rPr>
              <w:rFonts w:ascii="仿宋" w:hAnsi="仿宋" w:hint="eastAsia"/>
              <w:color w:val="FF0000"/>
              <w:sz w:val="21"/>
              <w:szCs w:val="21"/>
              <w:u w:val="single"/>
            </w:rPr>
          </w:rPrChange>
        </w:rPr>
        <w:t>头</w:t>
      </w:r>
      <w:r w:rsidRPr="00154DB9">
        <w:rPr>
          <w:rFonts w:ascii="仿宋" w:hAnsi="仿宋"/>
          <w:color w:val="FF0000"/>
          <w:sz w:val="18"/>
          <w:szCs w:val="21"/>
          <w:u w:val="single"/>
          <w:rPrChange w:id="944" w:author="Li Yang" w:date="2023-05-15T13:38:00Z">
            <w:rPr>
              <w:rFonts w:ascii="仿宋" w:hAnsi="仿宋"/>
              <w:color w:val="FF0000"/>
              <w:sz w:val="21"/>
              <w:szCs w:val="21"/>
              <w:u w:val="single"/>
            </w:rPr>
          </w:rPrChange>
        </w:rPr>
        <w:t>)</w:t>
      </w:r>
      <w:ins w:id="945" w:author="Li Yang" w:date="2023-05-15T13:38:00Z">
        <w:r w:rsidR="00154DB9">
          <w:rPr>
            <w:rFonts w:ascii="仿宋" w:hAnsi="仿宋"/>
            <w:color w:val="FF0000"/>
            <w:sz w:val="18"/>
            <w:szCs w:val="21"/>
            <w:u w:val="single"/>
          </w:rPr>
          <w:t>=1245</w:t>
        </w:r>
      </w:ins>
      <w:ins w:id="946" w:author="Li Yang" w:date="2023-05-15T13:39:00Z">
        <w:r w:rsidR="00154DB9">
          <w:rPr>
            <w:rFonts w:ascii="仿宋" w:hAnsi="仿宋"/>
            <w:color w:val="FF0000"/>
            <w:sz w:val="18"/>
            <w:szCs w:val="21"/>
            <w:u w:val="single"/>
          </w:rPr>
          <w:t>B</w:t>
        </w:r>
      </w:ins>
      <w:r w:rsidRPr="00154DB9">
        <w:rPr>
          <w:rFonts w:ascii="仿宋" w:hAnsi="仿宋" w:hint="eastAsia"/>
          <w:color w:val="FF0000"/>
          <w:sz w:val="18"/>
          <w:szCs w:val="21"/>
          <w:u w:val="single"/>
          <w:rPrChange w:id="947" w:author="Li Yang" w:date="2023-05-15T13:38:00Z">
            <w:rPr>
              <w:rFonts w:ascii="仿宋" w:hAnsi="仿宋" w:hint="eastAsia"/>
              <w:color w:val="FF0000"/>
              <w:sz w:val="21"/>
              <w:szCs w:val="21"/>
              <w:u w:val="single"/>
            </w:rPr>
          </w:rPrChange>
        </w:rPr>
        <w:t>。</w:t>
      </w:r>
    </w:p>
    <w:p w14:paraId="3DBDD097" w14:textId="64012B86" w:rsidR="008A5088" w:rsidRPr="008A5088" w:rsidRDefault="008A5088" w:rsidP="008A5088">
      <w:pPr>
        <w:pStyle w:val="ab"/>
        <w:numPr>
          <w:ilvl w:val="0"/>
          <w:numId w:val="16"/>
        </w:numPr>
        <w:ind w:firstLineChars="0"/>
        <w:rPr>
          <w:rFonts w:ascii="仿宋" w:hAnsi="仿宋"/>
          <w:sz w:val="21"/>
          <w:szCs w:val="21"/>
        </w:rPr>
      </w:pPr>
      <w:r w:rsidRPr="00FF3F12">
        <w:rPr>
          <w:rFonts w:ascii="仿宋" w:hAnsi="仿宋"/>
          <w:sz w:val="21"/>
          <w:szCs w:val="21"/>
        </w:rPr>
        <w:lastRenderedPageBreak/>
        <w:t>SEASP连接</w:t>
      </w:r>
      <w:r w:rsidRPr="00FF3F12">
        <w:rPr>
          <w:rFonts w:ascii="仿宋" w:hAnsi="仿宋" w:hint="eastAsia"/>
          <w:sz w:val="21"/>
          <w:szCs w:val="21"/>
        </w:rPr>
        <w:t>不绑定到某条网络路径上，</w:t>
      </w:r>
      <w:r w:rsidRPr="00FF3F12">
        <w:rPr>
          <w:rFonts w:ascii="仿宋" w:hAnsi="仿宋"/>
          <w:sz w:val="21"/>
          <w:szCs w:val="21"/>
        </w:rPr>
        <w:t>SEA</w:t>
      </w:r>
      <w:r>
        <w:rPr>
          <w:rFonts w:ascii="仿宋" w:hAnsi="仿宋"/>
          <w:sz w:val="21"/>
          <w:szCs w:val="21"/>
        </w:rPr>
        <w:t>S</w:t>
      </w:r>
      <w:r w:rsidRPr="00FF3F12">
        <w:rPr>
          <w:rFonts w:ascii="仿宋" w:hAnsi="仿宋"/>
          <w:sz w:val="21"/>
          <w:szCs w:val="21"/>
        </w:rPr>
        <w:t>P</w:t>
      </w:r>
      <w:r>
        <w:rPr>
          <w:rFonts w:ascii="仿宋" w:hAnsi="仿宋" w:hint="eastAsia"/>
          <w:sz w:val="21"/>
          <w:szCs w:val="21"/>
        </w:rPr>
        <w:t>数据包</w:t>
      </w:r>
      <w:r w:rsidRPr="00FF3F12">
        <w:rPr>
          <w:rFonts w:ascii="仿宋" w:hAnsi="仿宋"/>
          <w:sz w:val="21"/>
          <w:szCs w:val="21"/>
        </w:rPr>
        <w:t>支持</w:t>
      </w:r>
      <w:r>
        <w:rPr>
          <w:rFonts w:ascii="仿宋" w:hAnsi="仿宋" w:hint="eastAsia"/>
          <w:sz w:val="21"/>
          <w:szCs w:val="21"/>
        </w:rPr>
        <w:t>使用I</w:t>
      </w:r>
      <w:r>
        <w:rPr>
          <w:rFonts w:ascii="仿宋" w:hAnsi="仿宋"/>
          <w:sz w:val="21"/>
          <w:szCs w:val="21"/>
        </w:rPr>
        <w:t>DP</w:t>
      </w:r>
      <w:r>
        <w:rPr>
          <w:rFonts w:ascii="仿宋" w:hAnsi="仿宋" w:hint="eastAsia"/>
          <w:sz w:val="21"/>
          <w:szCs w:val="21"/>
        </w:rPr>
        <w:t>层的</w:t>
      </w:r>
      <w:r w:rsidRPr="00FF3F12">
        <w:rPr>
          <w:rFonts w:ascii="仿宋" w:hAnsi="仿宋"/>
          <w:sz w:val="21"/>
          <w:szCs w:val="21"/>
        </w:rPr>
        <w:t>“一包一路由”</w:t>
      </w:r>
      <w:r>
        <w:rPr>
          <w:rFonts w:ascii="仿宋" w:hAnsi="仿宋" w:hint="eastAsia"/>
          <w:sz w:val="21"/>
          <w:szCs w:val="21"/>
        </w:rPr>
        <w:t>机制</w:t>
      </w:r>
      <w:r w:rsidRPr="00FF3F12">
        <w:rPr>
          <w:rFonts w:ascii="仿宋" w:hAnsi="仿宋"/>
          <w:sz w:val="21"/>
          <w:szCs w:val="21"/>
        </w:rPr>
        <w:t>，针对每个SEA</w:t>
      </w:r>
      <w:r>
        <w:rPr>
          <w:rFonts w:ascii="仿宋" w:hAnsi="仿宋"/>
          <w:sz w:val="21"/>
          <w:szCs w:val="21"/>
        </w:rPr>
        <w:t>S</w:t>
      </w:r>
      <w:r w:rsidRPr="00FF3F12">
        <w:rPr>
          <w:rFonts w:ascii="仿宋" w:hAnsi="仿宋"/>
          <w:sz w:val="21"/>
          <w:szCs w:val="21"/>
        </w:rPr>
        <w:t>P数据包,网络节点可以根据传输需求和网络状态自主路由，最终实现SEASP连接中数据包的多路径传输；</w:t>
      </w:r>
    </w:p>
    <w:p w14:paraId="46F19A6B" w14:textId="709191EB" w:rsidR="008A5088" w:rsidRPr="00FF3F12" w:rsidRDefault="008A5088" w:rsidP="008A5088">
      <w:pPr>
        <w:pStyle w:val="ab"/>
        <w:numPr>
          <w:ilvl w:val="0"/>
          <w:numId w:val="16"/>
        </w:numPr>
        <w:ind w:firstLineChars="0"/>
        <w:rPr>
          <w:rFonts w:ascii="仿宋" w:hAnsi="仿宋"/>
          <w:sz w:val="21"/>
          <w:szCs w:val="21"/>
        </w:rPr>
      </w:pPr>
      <w:r w:rsidRPr="00FF3F12">
        <w:rPr>
          <w:rFonts w:ascii="仿宋" w:hAnsi="仿宋"/>
          <w:sz w:val="21"/>
          <w:szCs w:val="21"/>
        </w:rPr>
        <w:t>SEAUP</w:t>
      </w:r>
      <w:r w:rsidRPr="00FF3F12">
        <w:rPr>
          <w:rFonts w:ascii="仿宋" w:hAnsi="仿宋" w:hint="eastAsia"/>
          <w:sz w:val="21"/>
          <w:szCs w:val="21"/>
        </w:rPr>
        <w:t>数据包</w:t>
      </w:r>
      <w:r>
        <w:rPr>
          <w:rFonts w:ascii="仿宋" w:hAnsi="仿宋" w:hint="eastAsia"/>
          <w:sz w:val="21"/>
          <w:szCs w:val="21"/>
        </w:rPr>
        <w:t>可以选择启用</w:t>
      </w:r>
      <w:r w:rsidRPr="00FF3F12">
        <w:rPr>
          <w:rFonts w:ascii="仿宋" w:hAnsi="仿宋"/>
          <w:sz w:val="21"/>
          <w:szCs w:val="21"/>
        </w:rPr>
        <w:t>高</w:t>
      </w:r>
      <w:r w:rsidRPr="00FF3F12">
        <w:rPr>
          <w:rFonts w:ascii="仿宋" w:hAnsi="仿宋" w:hint="eastAsia"/>
          <w:sz w:val="21"/>
          <w:szCs w:val="21"/>
        </w:rPr>
        <w:t>可靠增强传输机制，降低在网络传输中的丢包率，使用时需将</w:t>
      </w:r>
      <w:r>
        <w:rPr>
          <w:rFonts w:ascii="仿宋" w:hAnsi="仿宋" w:hint="eastAsia"/>
          <w:sz w:val="21"/>
          <w:szCs w:val="21"/>
        </w:rPr>
        <w:t>偏好字段中</w:t>
      </w:r>
      <w:r w:rsidRPr="00FF3F12">
        <w:rPr>
          <w:rFonts w:ascii="仿宋" w:hAnsi="仿宋" w:hint="eastAsia"/>
          <w:sz w:val="21"/>
          <w:szCs w:val="21"/>
        </w:rPr>
        <w:t>的</w:t>
      </w:r>
      <w:r w:rsidRPr="00FF3F12">
        <w:rPr>
          <w:rFonts w:ascii="仿宋" w:hAnsi="仿宋"/>
          <w:sz w:val="21"/>
          <w:szCs w:val="21"/>
        </w:rPr>
        <w:t>RFlag置为1；</w:t>
      </w:r>
    </w:p>
    <w:p w14:paraId="3CA66AE6" w14:textId="652D12C4" w:rsidR="007C2D1B" w:rsidRPr="006F72A9" w:rsidRDefault="00FE25EF" w:rsidP="00944DB5">
      <w:pPr>
        <w:pStyle w:val="ab"/>
        <w:numPr>
          <w:ilvl w:val="0"/>
          <w:numId w:val="16"/>
        </w:numPr>
        <w:ind w:firstLineChars="0"/>
        <w:rPr>
          <w:rFonts w:ascii="仿宋" w:hAnsi="仿宋"/>
        </w:rPr>
      </w:pPr>
      <w:r w:rsidRPr="00E0407A">
        <w:rPr>
          <w:rFonts w:ascii="仿宋" w:hAnsi="仿宋"/>
          <w:sz w:val="21"/>
          <w:szCs w:val="21"/>
        </w:rPr>
        <w:t>SEASP</w:t>
      </w:r>
      <w:r>
        <w:rPr>
          <w:rFonts w:ascii="仿宋" w:hAnsi="仿宋" w:hint="eastAsia"/>
          <w:sz w:val="21"/>
          <w:szCs w:val="21"/>
        </w:rPr>
        <w:t>采用端网协同的拥塞控制机制，</w:t>
      </w:r>
      <w:r w:rsidR="00B7799A" w:rsidRPr="00944DB5">
        <w:rPr>
          <w:rFonts w:ascii="仿宋" w:hAnsi="仿宋"/>
          <w:sz w:val="21"/>
          <w:szCs w:val="21"/>
        </w:rPr>
        <w:t>网络节点可根据感知的网络状态在数据包转发过程，通过缓冲、复制、变路径、变队列等方式实现拥塞控制</w:t>
      </w:r>
      <w:r w:rsidR="00B7799A" w:rsidRPr="00944DB5">
        <w:rPr>
          <w:rFonts w:ascii="仿宋" w:hAnsi="仿宋" w:hint="eastAsia"/>
          <w:sz w:val="21"/>
          <w:szCs w:val="21"/>
        </w:rPr>
        <w:t>，同时会协助端侧节点感知网络拥塞状态。</w:t>
      </w:r>
    </w:p>
    <w:p w14:paraId="575FCEE6" w14:textId="77777777" w:rsidR="007C2D1B" w:rsidRPr="00FF3F12" w:rsidRDefault="007C2D1B" w:rsidP="007C2D1B">
      <w:pPr>
        <w:pStyle w:val="3"/>
        <w:numPr>
          <w:ilvl w:val="0"/>
          <w:numId w:val="36"/>
        </w:numPr>
        <w:rPr>
          <w:rFonts w:ascii="仿宋" w:hAnsi="仿宋"/>
          <w:sz w:val="24"/>
        </w:rPr>
      </w:pPr>
      <w:r w:rsidRPr="00FF3F12">
        <w:rPr>
          <w:rFonts w:ascii="仿宋" w:hAnsi="仿宋"/>
          <w:sz w:val="24"/>
        </w:rPr>
        <w:t xml:space="preserve"> </w:t>
      </w:r>
      <w:bookmarkStart w:id="948" w:name="_Toc135051861"/>
      <w:r w:rsidRPr="00FF3F12">
        <w:rPr>
          <w:rFonts w:ascii="仿宋" w:hAnsi="仿宋"/>
          <w:sz w:val="24"/>
        </w:rPr>
        <w:t>SEASP协议层次结构</w:t>
      </w:r>
      <w:bookmarkEnd w:id="948"/>
    </w:p>
    <w:p w14:paraId="3DB80B59" w14:textId="0EFF9976" w:rsidR="00AB3C87" w:rsidRDefault="00A34BBA" w:rsidP="007C2D1B">
      <w:pPr>
        <w:pStyle w:val="ac"/>
        <w:jc w:val="center"/>
        <w:rPr>
          <w:rFonts w:ascii="仿宋" w:eastAsia="仿宋" w:hAnsi="仿宋" w:cs="Times New Roman"/>
          <w:sz w:val="21"/>
        </w:rPr>
      </w:pPr>
      <w:r>
        <w:object w:dxaOrig="18770" w:dyaOrig="7501" w14:anchorId="57A4076A">
          <v:shape id="_x0000_i1064" type="#_x0000_t75" style="width:415pt;height:167.5pt" o:ole="">
            <v:imagedata r:id="rId80" o:title=""/>
          </v:shape>
          <o:OLEObject Type="Embed" ProgID="Visio.Drawing.15" ShapeID="_x0000_i1064" DrawAspect="Content" ObjectID="_1745846807" r:id="rId81"/>
        </w:object>
      </w:r>
    </w:p>
    <w:p w14:paraId="07FD46BD" w14:textId="4C148ABF" w:rsidR="007C2D1B" w:rsidRPr="00FF3F12" w:rsidRDefault="007C2D1B" w:rsidP="007C2D1B">
      <w:pPr>
        <w:pStyle w:val="ac"/>
        <w:jc w:val="center"/>
        <w:rPr>
          <w:rFonts w:ascii="仿宋" w:eastAsia="仿宋" w:hAnsi="仿宋" w:cs="Times New Roman"/>
          <w:sz w:val="21"/>
        </w:rPr>
      </w:pPr>
      <w:r w:rsidRPr="00FF3F12">
        <w:rPr>
          <w:rFonts w:ascii="仿宋" w:eastAsia="仿宋" w:hAnsi="仿宋" w:cs="Times New Roman" w:hint="eastAsia"/>
          <w:sz w:val="21"/>
        </w:rPr>
        <w:t>图</w:t>
      </w:r>
      <w:r w:rsidRPr="00FF3F12">
        <w:rPr>
          <w:rFonts w:ascii="仿宋" w:eastAsia="仿宋" w:hAnsi="仿宋" w:cs="Times New Roman"/>
          <w:sz w:val="21"/>
        </w:rPr>
        <w:t xml:space="preserve"> </w:t>
      </w:r>
      <w:r w:rsidRPr="006F72A9">
        <w:rPr>
          <w:rFonts w:ascii="仿宋" w:eastAsia="仿宋" w:hAnsi="仿宋" w:cs="Times New Roman"/>
          <w:sz w:val="21"/>
        </w:rPr>
        <w:fldChar w:fldCharType="begin"/>
      </w:r>
      <w:r w:rsidRPr="00FF3F12">
        <w:rPr>
          <w:rFonts w:ascii="仿宋" w:eastAsia="仿宋" w:hAnsi="仿宋" w:cs="Times New Roman"/>
          <w:sz w:val="21"/>
        </w:rPr>
        <w:instrText xml:space="preserve"> SEQ </w:instrText>
      </w:r>
      <w:r w:rsidRPr="00FF3F12">
        <w:rPr>
          <w:rFonts w:ascii="仿宋" w:eastAsia="仿宋" w:hAnsi="仿宋" w:cs="Times New Roman" w:hint="eastAsia"/>
          <w:sz w:val="21"/>
        </w:rPr>
        <w:instrText>图</w:instrText>
      </w:r>
      <w:r w:rsidRPr="00FF3F12">
        <w:rPr>
          <w:rFonts w:ascii="仿宋" w:eastAsia="仿宋" w:hAnsi="仿宋" w:cs="Times New Roman"/>
          <w:sz w:val="21"/>
        </w:rPr>
        <w:instrText xml:space="preserve"> \* ARABIC </w:instrText>
      </w:r>
      <w:r w:rsidRPr="006F72A9">
        <w:rPr>
          <w:rFonts w:ascii="仿宋" w:eastAsia="仿宋" w:hAnsi="仿宋" w:cs="Times New Roman"/>
          <w:sz w:val="21"/>
        </w:rPr>
        <w:fldChar w:fldCharType="separate"/>
      </w:r>
      <w:r w:rsidR="0079115A">
        <w:rPr>
          <w:rFonts w:ascii="仿宋" w:eastAsia="仿宋" w:hAnsi="仿宋" w:cs="Times New Roman"/>
          <w:noProof/>
          <w:sz w:val="21"/>
        </w:rPr>
        <w:t>21</w:t>
      </w:r>
      <w:r w:rsidRPr="006F72A9">
        <w:rPr>
          <w:rFonts w:ascii="仿宋" w:eastAsia="仿宋" w:hAnsi="仿宋" w:cs="Times New Roman"/>
          <w:sz w:val="21"/>
        </w:rPr>
        <w:fldChar w:fldCharType="end"/>
      </w:r>
      <w:r w:rsidRPr="00FF3F12">
        <w:rPr>
          <w:rFonts w:ascii="仿宋" w:eastAsia="仿宋" w:hAnsi="仿宋" w:cs="Times New Roman"/>
          <w:sz w:val="21"/>
        </w:rPr>
        <w:t xml:space="preserve">  SEASP</w:t>
      </w:r>
      <w:r w:rsidRPr="00FF3F12">
        <w:rPr>
          <w:rFonts w:ascii="仿宋" w:eastAsia="仿宋" w:hAnsi="仿宋" w:cs="Times New Roman" w:hint="eastAsia"/>
          <w:sz w:val="21"/>
        </w:rPr>
        <w:t>层次结构</w:t>
      </w:r>
    </w:p>
    <w:p w14:paraId="4558E14D" w14:textId="5281C703" w:rsidR="00B7799A" w:rsidRPr="00FF3F12" w:rsidRDefault="00B7799A" w:rsidP="00B7799A">
      <w:pPr>
        <w:pStyle w:val="3"/>
        <w:numPr>
          <w:ilvl w:val="0"/>
          <w:numId w:val="36"/>
        </w:numPr>
        <w:rPr>
          <w:rFonts w:ascii="仿宋" w:hAnsi="仿宋"/>
          <w:sz w:val="24"/>
        </w:rPr>
      </w:pPr>
      <w:r w:rsidRPr="00FF3F12">
        <w:rPr>
          <w:rFonts w:ascii="仿宋" w:hAnsi="仿宋"/>
          <w:sz w:val="24"/>
        </w:rPr>
        <w:t xml:space="preserve"> </w:t>
      </w:r>
      <w:bookmarkStart w:id="949" w:name="_Toc135051862"/>
      <w:r w:rsidRPr="00FF3F12">
        <w:rPr>
          <w:rFonts w:ascii="仿宋" w:hAnsi="仿宋"/>
          <w:sz w:val="24"/>
        </w:rPr>
        <w:t>SEASP</w:t>
      </w:r>
      <w:r w:rsidRPr="00FF3F12">
        <w:rPr>
          <w:rFonts w:ascii="仿宋" w:hAnsi="仿宋" w:hint="eastAsia"/>
          <w:sz w:val="24"/>
        </w:rPr>
        <w:t>原理及传输机制</w:t>
      </w:r>
      <w:bookmarkEnd w:id="949"/>
    </w:p>
    <w:p w14:paraId="09789F89" w14:textId="0D35C6B8" w:rsidR="0045399A" w:rsidRPr="00944DB5" w:rsidRDefault="0045399A" w:rsidP="00944DB5">
      <w:pPr>
        <w:ind w:firstLine="420"/>
        <w:rPr>
          <w:rFonts w:ascii="仿宋" w:hAnsi="仿宋" w:cstheme="minorHAnsi"/>
          <w:color w:val="24292F"/>
          <w:szCs w:val="21"/>
          <w:shd w:val="clear" w:color="auto" w:fill="FFFFFF"/>
        </w:rPr>
      </w:pPr>
      <w:bookmarkStart w:id="950" w:name="_Hlk129015093"/>
      <w:r w:rsidRPr="00944DB5">
        <w:rPr>
          <w:rFonts w:ascii="仿宋" w:hAnsi="仿宋" w:cstheme="minorHAnsi"/>
          <w:color w:val="24292F"/>
          <w:szCs w:val="21"/>
          <w:shd w:val="clear" w:color="auto" w:fill="FFFFFF"/>
        </w:rPr>
        <w:t>SEASP是一种</w:t>
      </w:r>
      <w:r w:rsidRPr="00944DB5">
        <w:rPr>
          <w:rFonts w:ascii="仿宋" w:hAnsi="仿宋" w:cstheme="minorHAnsi" w:hint="eastAsia"/>
          <w:color w:val="24292F"/>
          <w:szCs w:val="21"/>
          <w:shd w:val="clear" w:color="auto" w:fill="FFFFFF"/>
        </w:rPr>
        <w:t>网络增强</w:t>
      </w:r>
      <w:r w:rsidRPr="00944DB5">
        <w:rPr>
          <w:rFonts w:ascii="仿宋" w:hAnsi="仿宋" w:cstheme="minorHAnsi"/>
          <w:color w:val="24292F"/>
          <w:szCs w:val="21"/>
          <w:shd w:val="clear" w:color="auto" w:fill="FFFFFF"/>
        </w:rPr>
        <w:t>的</w:t>
      </w:r>
      <w:r w:rsidRPr="00944DB5">
        <w:rPr>
          <w:rFonts w:ascii="仿宋" w:hAnsi="仿宋" w:cstheme="minorHAnsi" w:hint="eastAsia"/>
          <w:color w:val="24292F"/>
          <w:szCs w:val="21"/>
          <w:shd w:val="clear" w:color="auto" w:fill="FFFFFF"/>
        </w:rPr>
        <w:t>传输层</w:t>
      </w:r>
      <w:r w:rsidRPr="00944DB5">
        <w:rPr>
          <w:rFonts w:ascii="仿宋" w:hAnsi="仿宋" w:cstheme="minorHAnsi"/>
          <w:color w:val="24292F"/>
          <w:szCs w:val="21"/>
          <w:shd w:val="clear" w:color="auto" w:fill="FFFFFF"/>
        </w:rPr>
        <w:t>协议</w:t>
      </w:r>
      <w:r w:rsidRPr="00944DB5">
        <w:rPr>
          <w:rFonts w:ascii="仿宋" w:hAnsi="仿宋" w:cstheme="minorHAnsi" w:hint="eastAsia"/>
          <w:color w:val="24292F"/>
          <w:szCs w:val="21"/>
          <w:shd w:val="clear" w:color="auto" w:fill="FFFFFF"/>
        </w:rPr>
        <w:t>，参与</w:t>
      </w:r>
      <w:r w:rsidRPr="00944DB5">
        <w:rPr>
          <w:rFonts w:ascii="仿宋" w:hAnsi="仿宋" w:cstheme="minorHAnsi"/>
          <w:color w:val="24292F"/>
          <w:szCs w:val="21"/>
          <w:shd w:val="clear" w:color="auto" w:fill="FFFFFF"/>
        </w:rPr>
        <w:t>SEASP</w:t>
      </w:r>
      <w:r w:rsidRPr="00944DB5">
        <w:rPr>
          <w:rFonts w:ascii="仿宋" w:hAnsi="仿宋" w:cstheme="minorHAnsi" w:hint="eastAsia"/>
          <w:color w:val="24292F"/>
          <w:szCs w:val="21"/>
          <w:shd w:val="clear" w:color="auto" w:fill="FFFFFF"/>
        </w:rPr>
        <w:t>传输过程的实体包括：发送端、网络节点和接收端，网络节点可以填写、读取和修改</w:t>
      </w:r>
      <w:r w:rsidRPr="00944DB5">
        <w:rPr>
          <w:rFonts w:ascii="仿宋" w:hAnsi="仿宋" w:cstheme="minorHAnsi"/>
          <w:color w:val="24292F"/>
          <w:szCs w:val="21"/>
          <w:shd w:val="clear" w:color="auto" w:fill="FFFFFF"/>
        </w:rPr>
        <w:t>SEASP</w:t>
      </w:r>
      <w:r w:rsidRPr="00944DB5">
        <w:rPr>
          <w:rFonts w:ascii="仿宋" w:hAnsi="仿宋" w:cstheme="minorHAnsi" w:hint="eastAsia"/>
          <w:color w:val="24292F"/>
          <w:szCs w:val="21"/>
          <w:shd w:val="clear" w:color="auto" w:fill="FFFFFF"/>
        </w:rPr>
        <w:t>传输层协议报文中的相关字段，包括：携带的传输</w:t>
      </w:r>
      <w:r w:rsidR="006A0E3A" w:rsidRPr="00FF3F12">
        <w:rPr>
          <w:rFonts w:ascii="仿宋" w:hAnsi="仿宋" w:cstheme="minorHAnsi" w:hint="eastAsia"/>
          <w:color w:val="24292F"/>
          <w:szCs w:val="21"/>
          <w:shd w:val="clear" w:color="auto" w:fill="FFFFFF"/>
        </w:rPr>
        <w:t>优先级需求、传输资源选择意向需求等</w:t>
      </w:r>
      <w:r w:rsidRPr="00944DB5">
        <w:rPr>
          <w:rFonts w:ascii="仿宋" w:hAnsi="仿宋" w:cstheme="minorHAnsi" w:hint="eastAsia"/>
          <w:color w:val="24292F"/>
          <w:szCs w:val="21"/>
          <w:shd w:val="clear" w:color="auto" w:fill="FFFFFF"/>
        </w:rPr>
        <w:t>。</w:t>
      </w:r>
      <w:bookmarkEnd w:id="950"/>
    </w:p>
    <w:p w14:paraId="23DCC149" w14:textId="41E2954A" w:rsidR="006008E8" w:rsidRDefault="004D5A8B" w:rsidP="00AB3C87">
      <w:pPr>
        <w:jc w:val="center"/>
        <w:rPr>
          <w:rFonts w:ascii="仿宋" w:hAnsi="仿宋" w:cstheme="minorHAnsi"/>
          <w:szCs w:val="21"/>
        </w:rPr>
      </w:pPr>
      <w:r>
        <w:object w:dxaOrig="7711" w:dyaOrig="4521" w14:anchorId="06F1FB35">
          <v:shape id="_x0000_i1065" type="#_x0000_t75" style="width:355.5pt;height:207pt" o:ole="">
            <v:imagedata r:id="rId82" o:title=""/>
          </v:shape>
          <o:OLEObject Type="Embed" ProgID="Visio.Drawing.15" ShapeID="_x0000_i1065" DrawAspect="Content" ObjectID="_1745846808" r:id="rId83"/>
        </w:object>
      </w:r>
    </w:p>
    <w:p w14:paraId="01A6B836" w14:textId="1B693C5D" w:rsidR="0045399A" w:rsidDel="007D688E" w:rsidRDefault="0045399A">
      <w:pPr>
        <w:ind w:firstLine="420"/>
        <w:jc w:val="center"/>
        <w:rPr>
          <w:del w:id="951" w:author="Li Yang" w:date="2023-05-10T15:06:00Z"/>
          <w:rFonts w:ascii="仿宋" w:hAnsi="仿宋" w:cstheme="minorHAnsi"/>
          <w:szCs w:val="21"/>
        </w:rPr>
      </w:pPr>
      <w:r w:rsidRPr="00944DB5">
        <w:rPr>
          <w:rFonts w:ascii="仿宋" w:hAnsi="仿宋" w:cstheme="minorHAnsi" w:hint="eastAsia"/>
          <w:szCs w:val="21"/>
        </w:rPr>
        <w:t>图</w:t>
      </w:r>
      <w:r w:rsidRPr="00944DB5">
        <w:rPr>
          <w:rFonts w:ascii="仿宋" w:hAnsi="仿宋" w:cstheme="minorHAnsi"/>
          <w:szCs w:val="21"/>
        </w:rPr>
        <w:t xml:space="preserve"> </w:t>
      </w:r>
      <w:r w:rsidRPr="00944DB5">
        <w:rPr>
          <w:rFonts w:ascii="仿宋" w:hAnsi="仿宋" w:cstheme="minorHAnsi"/>
          <w:szCs w:val="21"/>
        </w:rPr>
        <w:fldChar w:fldCharType="begin"/>
      </w:r>
      <w:r w:rsidRPr="00944DB5">
        <w:rPr>
          <w:rFonts w:ascii="仿宋" w:hAnsi="仿宋" w:cstheme="minorHAnsi"/>
          <w:szCs w:val="21"/>
        </w:rPr>
        <w:instrText xml:space="preserve"> SEQ </w:instrText>
      </w:r>
      <w:r w:rsidRPr="00944DB5">
        <w:rPr>
          <w:rFonts w:ascii="仿宋" w:hAnsi="仿宋" w:cstheme="minorHAnsi" w:hint="eastAsia"/>
          <w:szCs w:val="21"/>
        </w:rPr>
        <w:instrText>图</w:instrText>
      </w:r>
      <w:r w:rsidRPr="00944DB5">
        <w:rPr>
          <w:rFonts w:ascii="仿宋" w:hAnsi="仿宋" w:cstheme="minorHAnsi"/>
          <w:szCs w:val="21"/>
        </w:rPr>
        <w:instrText xml:space="preserve"> \* ARABIC </w:instrText>
      </w:r>
      <w:r w:rsidRPr="00944DB5">
        <w:rPr>
          <w:rFonts w:ascii="仿宋" w:hAnsi="仿宋" w:cstheme="minorHAnsi"/>
          <w:szCs w:val="21"/>
        </w:rPr>
        <w:fldChar w:fldCharType="separate"/>
      </w:r>
      <w:r w:rsidR="0079115A">
        <w:rPr>
          <w:rFonts w:ascii="仿宋" w:hAnsi="仿宋" w:cstheme="minorHAnsi"/>
          <w:noProof/>
          <w:szCs w:val="21"/>
        </w:rPr>
        <w:t>22</w:t>
      </w:r>
      <w:r w:rsidRPr="00944DB5">
        <w:rPr>
          <w:rFonts w:ascii="仿宋" w:hAnsi="仿宋" w:cstheme="minorHAnsi"/>
          <w:szCs w:val="21"/>
        </w:rPr>
        <w:fldChar w:fldCharType="end"/>
      </w:r>
      <w:r w:rsidRPr="00944DB5">
        <w:rPr>
          <w:rFonts w:ascii="仿宋" w:hAnsi="仿宋" w:cstheme="minorHAnsi"/>
          <w:szCs w:val="21"/>
        </w:rPr>
        <w:t xml:space="preserve">  SEASP</w:t>
      </w:r>
      <w:r w:rsidRPr="00944DB5">
        <w:rPr>
          <w:rFonts w:ascii="仿宋" w:hAnsi="仿宋" w:cstheme="minorHAnsi" w:hint="eastAsia"/>
          <w:szCs w:val="21"/>
        </w:rPr>
        <w:t>协议工作原理示意图</w:t>
      </w:r>
    </w:p>
    <w:p w14:paraId="27F9CA09" w14:textId="77777777" w:rsidR="00AB3C87" w:rsidRPr="00944DB5" w:rsidRDefault="00AB3C87">
      <w:pPr>
        <w:ind w:firstLine="420"/>
        <w:jc w:val="center"/>
        <w:rPr>
          <w:rFonts w:ascii="仿宋" w:hAnsi="仿宋" w:cstheme="minorHAnsi"/>
          <w:szCs w:val="21"/>
        </w:rPr>
      </w:pPr>
    </w:p>
    <w:p w14:paraId="316D622B" w14:textId="28BAC33A" w:rsidR="0045399A" w:rsidRPr="00944DB5" w:rsidRDefault="0045399A">
      <w:pPr>
        <w:ind w:firstLine="420"/>
        <w:rPr>
          <w:rFonts w:ascii="仿宋" w:hAnsi="仿宋" w:cstheme="minorHAnsi"/>
          <w:color w:val="24292F"/>
          <w:szCs w:val="21"/>
          <w:shd w:val="clear" w:color="auto" w:fill="FFFFFF"/>
        </w:rPr>
      </w:pPr>
      <w:r w:rsidRPr="00944DB5">
        <w:rPr>
          <w:rFonts w:ascii="仿宋" w:hAnsi="仿宋" w:cstheme="minorHAnsi" w:hint="eastAsia"/>
          <w:color w:val="24292F"/>
          <w:szCs w:val="21"/>
          <w:shd w:val="clear" w:color="auto" w:fill="FFFFFF"/>
        </w:rPr>
        <w:lastRenderedPageBreak/>
        <w:t>整个传输过程包括：连接建立、数据传输和连接关闭三个阶段。</w:t>
      </w:r>
    </w:p>
    <w:p w14:paraId="4C5BE2EA" w14:textId="4E5B4DBD" w:rsidR="0045399A" w:rsidRPr="00944DB5" w:rsidRDefault="0045399A" w:rsidP="0045399A">
      <w:pPr>
        <w:ind w:firstLine="420"/>
        <w:rPr>
          <w:rFonts w:ascii="仿宋" w:hAnsi="仿宋" w:cstheme="minorHAnsi"/>
          <w:color w:val="24292F"/>
          <w:szCs w:val="21"/>
          <w:shd w:val="clear" w:color="auto" w:fill="FFFFFF"/>
        </w:rPr>
      </w:pPr>
      <w:r w:rsidRPr="00944DB5">
        <w:rPr>
          <w:rFonts w:ascii="仿宋" w:hAnsi="仿宋" w:cstheme="minorHAnsi" w:hint="eastAsia"/>
          <w:color w:val="24292F"/>
          <w:szCs w:val="21"/>
          <w:shd w:val="clear" w:color="auto" w:fill="FFFFFF"/>
        </w:rPr>
        <w:t>（</w:t>
      </w:r>
      <w:r w:rsidRPr="00944DB5">
        <w:rPr>
          <w:rFonts w:ascii="仿宋" w:hAnsi="仿宋" w:cstheme="minorHAnsi"/>
          <w:color w:val="24292F"/>
          <w:szCs w:val="21"/>
          <w:shd w:val="clear" w:color="auto" w:fill="FFFFFF"/>
        </w:rPr>
        <w:t>1）连接建立阶段</w:t>
      </w:r>
    </w:p>
    <w:p w14:paraId="7C1CF5EF" w14:textId="77777777" w:rsidR="0045399A" w:rsidRPr="00944DB5" w:rsidRDefault="0045399A" w:rsidP="0045399A">
      <w:pPr>
        <w:ind w:firstLine="420"/>
        <w:rPr>
          <w:rFonts w:ascii="仿宋" w:hAnsi="仿宋" w:cstheme="minorHAnsi"/>
          <w:szCs w:val="21"/>
        </w:rPr>
      </w:pPr>
      <w:r w:rsidRPr="00944DB5">
        <w:rPr>
          <w:rFonts w:ascii="仿宋" w:hAnsi="仿宋" w:cstheme="minorHAnsi" w:hint="eastAsia"/>
          <w:szCs w:val="21"/>
        </w:rPr>
        <w:t>由发送端发起，网络节点、接收端共同协商完成，目标是协商出合适的传输参数（包括传输速率等），用于后面的数据传输阶段；传输过程中基于这个传输速率传输数据、传输过程中尽量不调整速率；本阶段涉及到端网协同的协商机制。具体的流程如下：</w:t>
      </w:r>
    </w:p>
    <w:p w14:paraId="7E13C43C" w14:textId="77777777" w:rsidR="0045399A" w:rsidRPr="00944DB5" w:rsidRDefault="0045399A" w:rsidP="0045399A">
      <w:pPr>
        <w:ind w:firstLine="420"/>
        <w:rPr>
          <w:rFonts w:ascii="仿宋" w:hAnsi="仿宋" w:cstheme="minorHAnsi"/>
          <w:szCs w:val="21"/>
        </w:rPr>
      </w:pPr>
      <w:r w:rsidRPr="00944DB5">
        <w:rPr>
          <w:rFonts w:ascii="仿宋" w:hAnsi="仿宋" w:cstheme="minorHAnsi"/>
          <w:szCs w:val="21"/>
        </w:rPr>
        <w:t>1）发送</w:t>
      </w:r>
      <w:r w:rsidRPr="00944DB5">
        <w:rPr>
          <w:rFonts w:ascii="仿宋" w:hAnsi="仿宋" w:cstheme="minorHAnsi" w:hint="eastAsia"/>
          <w:szCs w:val="21"/>
        </w:rPr>
        <w:t>端提出传输需求参数，包括：传输速率、数据包尺寸等；</w:t>
      </w:r>
    </w:p>
    <w:p w14:paraId="575C4016" w14:textId="77777777" w:rsidR="0045399A" w:rsidRPr="00944DB5" w:rsidRDefault="0045399A" w:rsidP="0045399A">
      <w:pPr>
        <w:ind w:firstLine="420"/>
        <w:rPr>
          <w:rFonts w:ascii="仿宋" w:hAnsi="仿宋" w:cstheme="minorHAnsi"/>
          <w:szCs w:val="21"/>
        </w:rPr>
      </w:pPr>
      <w:r w:rsidRPr="00944DB5">
        <w:rPr>
          <w:rFonts w:ascii="仿宋" w:hAnsi="仿宋" w:cstheme="minorHAnsi"/>
          <w:szCs w:val="21"/>
        </w:rPr>
        <w:t>2）网络节点根据网络整体服务状态、剩余资源状态等，给出合适的传输参数；</w:t>
      </w:r>
    </w:p>
    <w:p w14:paraId="09136370" w14:textId="418F1C69" w:rsidR="0045399A" w:rsidRPr="00944DB5" w:rsidRDefault="0045399A" w:rsidP="0045399A">
      <w:pPr>
        <w:ind w:firstLine="420"/>
        <w:rPr>
          <w:rFonts w:ascii="仿宋" w:hAnsi="仿宋" w:cstheme="minorHAnsi"/>
          <w:szCs w:val="21"/>
        </w:rPr>
      </w:pPr>
      <w:r w:rsidRPr="00944DB5">
        <w:rPr>
          <w:rFonts w:ascii="仿宋" w:hAnsi="仿宋" w:cstheme="minorHAnsi"/>
          <w:szCs w:val="21"/>
        </w:rPr>
        <w:t>3</w:t>
      </w:r>
      <w:r w:rsidRPr="00944DB5">
        <w:rPr>
          <w:rFonts w:ascii="仿宋" w:hAnsi="仿宋" w:cstheme="minorHAnsi" w:hint="eastAsia"/>
          <w:szCs w:val="21"/>
        </w:rPr>
        <w:t>）接收端根据发送端需求参数和网络给出参数确定合适参数，返回给客户端进行确认。</w:t>
      </w:r>
    </w:p>
    <w:p w14:paraId="225B859D" w14:textId="44A72264" w:rsidR="0045399A" w:rsidRPr="00944DB5" w:rsidRDefault="0045399A" w:rsidP="004D5A8B">
      <w:pPr>
        <w:ind w:firstLine="420"/>
        <w:rPr>
          <w:rFonts w:ascii="仿宋" w:hAnsi="仿宋" w:cstheme="minorHAnsi"/>
          <w:szCs w:val="21"/>
          <w:u w:val="single"/>
        </w:rPr>
      </w:pPr>
      <w:r w:rsidRPr="00944DB5">
        <w:rPr>
          <w:rFonts w:ascii="仿宋" w:hAnsi="仿宋" w:cstheme="minorHAnsi" w:hint="eastAsia"/>
          <w:color w:val="FF0000"/>
          <w:szCs w:val="21"/>
          <w:u w:val="single"/>
        </w:rPr>
        <w:t>备注：现阶段只做端到端协商，网络节点暂不参与。</w:t>
      </w:r>
    </w:p>
    <w:p w14:paraId="2C219A46" w14:textId="77777777" w:rsidR="0045399A" w:rsidRPr="00944DB5" w:rsidRDefault="0045399A" w:rsidP="0045399A">
      <w:pPr>
        <w:ind w:firstLine="420"/>
        <w:rPr>
          <w:rFonts w:ascii="仿宋" w:hAnsi="仿宋" w:cstheme="minorHAnsi"/>
          <w:color w:val="24292F"/>
          <w:szCs w:val="21"/>
          <w:shd w:val="clear" w:color="auto" w:fill="FFFFFF"/>
        </w:rPr>
      </w:pPr>
      <w:r w:rsidRPr="00944DB5">
        <w:rPr>
          <w:rFonts w:ascii="仿宋" w:hAnsi="仿宋" w:cstheme="minorHAnsi" w:hint="eastAsia"/>
          <w:color w:val="24292F"/>
          <w:szCs w:val="21"/>
          <w:shd w:val="clear" w:color="auto" w:fill="FFFFFF"/>
        </w:rPr>
        <w:t>（</w:t>
      </w:r>
      <w:r w:rsidRPr="00944DB5">
        <w:rPr>
          <w:rFonts w:ascii="仿宋" w:hAnsi="仿宋" w:cstheme="minorHAnsi"/>
          <w:color w:val="24292F"/>
          <w:szCs w:val="21"/>
          <w:shd w:val="clear" w:color="auto" w:fill="FFFFFF"/>
        </w:rPr>
        <w:t>2</w:t>
      </w:r>
      <w:r w:rsidRPr="00944DB5">
        <w:rPr>
          <w:rFonts w:ascii="仿宋" w:hAnsi="仿宋" w:cstheme="minorHAnsi" w:hint="eastAsia"/>
          <w:color w:val="24292F"/>
          <w:szCs w:val="21"/>
          <w:shd w:val="clear" w:color="auto" w:fill="FFFFFF"/>
        </w:rPr>
        <w:t>）</w:t>
      </w:r>
      <w:bookmarkStart w:id="952" w:name="_Hlk129015309"/>
      <w:r w:rsidRPr="00944DB5">
        <w:rPr>
          <w:rFonts w:ascii="仿宋" w:hAnsi="仿宋" w:cstheme="minorHAnsi" w:hint="eastAsia"/>
          <w:color w:val="24292F"/>
          <w:szCs w:val="21"/>
          <w:shd w:val="clear" w:color="auto" w:fill="FFFFFF"/>
        </w:rPr>
        <w:t>数据传输阶段</w:t>
      </w:r>
    </w:p>
    <w:p w14:paraId="202838C9" w14:textId="77777777" w:rsidR="0045399A" w:rsidRPr="00944DB5" w:rsidRDefault="0045399A" w:rsidP="0045399A">
      <w:pPr>
        <w:ind w:firstLine="420"/>
        <w:rPr>
          <w:rFonts w:ascii="仿宋" w:hAnsi="仿宋" w:cstheme="minorHAnsi"/>
          <w:szCs w:val="21"/>
        </w:rPr>
      </w:pPr>
      <w:r w:rsidRPr="00944DB5">
        <w:rPr>
          <w:rFonts w:ascii="仿宋" w:hAnsi="仿宋" w:cstheme="minorHAnsi" w:hint="eastAsia"/>
          <w:szCs w:val="21"/>
        </w:rPr>
        <w:t>发送端与接收端之间传输数据，网络节点根据数据包中携带的应用需求，选择多路径、高可靠等机制对传输进行增强。在保证整个传输过程传输数据的完整性、有序性的同时，使用网络能力增强传输过程，更充分地利用网络带宽、降低丢包率，实现</w:t>
      </w:r>
      <w:r w:rsidRPr="00944DB5">
        <w:rPr>
          <w:rFonts w:ascii="仿宋" w:hAnsi="仿宋" w:cstheme="minorHAnsi"/>
          <w:szCs w:val="21"/>
        </w:rPr>
        <w:t>“</w:t>
      </w:r>
      <w:r w:rsidRPr="00944DB5">
        <w:rPr>
          <w:rFonts w:ascii="仿宋" w:hAnsi="仿宋" w:cstheme="minorHAnsi" w:hint="eastAsia"/>
          <w:szCs w:val="21"/>
        </w:rPr>
        <w:t>高吞吐、抗丢包</w:t>
      </w:r>
      <w:r w:rsidRPr="00944DB5">
        <w:rPr>
          <w:rFonts w:ascii="仿宋" w:hAnsi="仿宋" w:cstheme="minorHAnsi"/>
          <w:szCs w:val="21"/>
        </w:rPr>
        <w:t>”</w:t>
      </w:r>
      <w:r w:rsidRPr="00944DB5">
        <w:rPr>
          <w:rFonts w:ascii="仿宋" w:hAnsi="仿宋" w:cstheme="minorHAnsi" w:hint="eastAsia"/>
          <w:szCs w:val="21"/>
        </w:rPr>
        <w:t>的高效网络增强传输。具体流程如下：</w:t>
      </w:r>
    </w:p>
    <w:p w14:paraId="42174A31" w14:textId="77777777" w:rsidR="0045399A" w:rsidRPr="00944DB5" w:rsidRDefault="0045399A" w:rsidP="0045399A">
      <w:pPr>
        <w:ind w:firstLine="420"/>
        <w:rPr>
          <w:rFonts w:ascii="仿宋" w:hAnsi="仿宋" w:cstheme="minorHAnsi"/>
          <w:szCs w:val="21"/>
        </w:rPr>
      </w:pPr>
      <w:r w:rsidRPr="00944DB5">
        <w:rPr>
          <w:rFonts w:ascii="仿宋" w:hAnsi="仿宋" w:cstheme="minorHAnsi"/>
          <w:szCs w:val="21"/>
        </w:rPr>
        <w:t>1）发送端发送数据包，数据包中携带应用对网络提出的传输需求；</w:t>
      </w:r>
    </w:p>
    <w:p w14:paraId="1286051B" w14:textId="77777777" w:rsidR="0045399A" w:rsidRPr="00944DB5" w:rsidRDefault="0045399A" w:rsidP="0045399A">
      <w:pPr>
        <w:ind w:firstLine="420"/>
        <w:rPr>
          <w:rFonts w:ascii="仿宋" w:hAnsi="仿宋" w:cstheme="minorHAnsi"/>
          <w:szCs w:val="21"/>
        </w:rPr>
      </w:pPr>
      <w:r w:rsidRPr="00944DB5">
        <w:rPr>
          <w:rFonts w:ascii="仿宋" w:hAnsi="仿宋" w:cstheme="minorHAnsi"/>
          <w:szCs w:val="21"/>
        </w:rPr>
        <w:t>2）网络节点根据需求，选择合适的网络传输增强机制并映射</w:t>
      </w:r>
      <w:r w:rsidRPr="00944DB5">
        <w:rPr>
          <w:rFonts w:ascii="仿宋" w:hAnsi="仿宋" w:cstheme="minorHAnsi" w:hint="eastAsia"/>
          <w:szCs w:val="21"/>
        </w:rPr>
        <w:t>成相关参数；</w:t>
      </w:r>
    </w:p>
    <w:p w14:paraId="3A7EA557" w14:textId="77777777" w:rsidR="0045399A" w:rsidRPr="00944DB5" w:rsidRDefault="0045399A" w:rsidP="0045399A">
      <w:pPr>
        <w:ind w:firstLine="420"/>
        <w:rPr>
          <w:rFonts w:ascii="仿宋" w:hAnsi="仿宋" w:cstheme="minorHAnsi"/>
          <w:szCs w:val="21"/>
        </w:rPr>
      </w:pPr>
      <w:r w:rsidRPr="00944DB5">
        <w:rPr>
          <w:rFonts w:ascii="仿宋" w:hAnsi="仿宋" w:cstheme="minorHAnsi"/>
          <w:szCs w:val="21"/>
        </w:rPr>
        <w:t>3）网络节点使用相关机制对数据包的传输进行增强，包括：高可靠性传输增强、多路径传输等；</w:t>
      </w:r>
    </w:p>
    <w:p w14:paraId="19E1DFFC" w14:textId="5898E0A5" w:rsidR="0045399A" w:rsidRPr="00944DB5" w:rsidRDefault="0045399A" w:rsidP="00944DB5">
      <w:pPr>
        <w:ind w:firstLine="420"/>
        <w:rPr>
          <w:rFonts w:ascii="仿宋" w:hAnsi="仿宋" w:cstheme="minorHAnsi"/>
          <w:szCs w:val="21"/>
        </w:rPr>
      </w:pPr>
      <w:r w:rsidRPr="00944DB5">
        <w:rPr>
          <w:rFonts w:ascii="仿宋" w:hAnsi="仿宋" w:cstheme="minorHAnsi"/>
          <w:szCs w:val="21"/>
        </w:rPr>
        <w:t>4）接收端进行丢包检测和差错重传，对接收数据进行排序、重组和恢复，当某一段数据拼装完整后，</w:t>
      </w:r>
      <w:r w:rsidRPr="00944DB5">
        <w:rPr>
          <w:rFonts w:ascii="仿宋" w:hAnsi="仿宋" w:cstheme="minorHAnsi" w:hint="eastAsia"/>
          <w:szCs w:val="21"/>
        </w:rPr>
        <w:t>通知应用读取数据。</w:t>
      </w:r>
      <w:bookmarkEnd w:id="952"/>
    </w:p>
    <w:p w14:paraId="095A954D" w14:textId="77777777" w:rsidR="0045399A" w:rsidRPr="00944DB5" w:rsidRDefault="0045399A" w:rsidP="0045399A">
      <w:pPr>
        <w:ind w:firstLine="420"/>
        <w:rPr>
          <w:rFonts w:ascii="仿宋" w:hAnsi="仿宋" w:cstheme="minorHAnsi"/>
          <w:szCs w:val="21"/>
        </w:rPr>
      </w:pPr>
      <w:r w:rsidRPr="00944DB5">
        <w:rPr>
          <w:rFonts w:ascii="仿宋" w:hAnsi="仿宋" w:cstheme="minorHAnsi"/>
          <w:szCs w:val="21"/>
        </w:rPr>
        <w:t>5</w:t>
      </w:r>
      <w:r w:rsidRPr="00944DB5">
        <w:rPr>
          <w:rFonts w:ascii="仿宋" w:hAnsi="仿宋" w:cstheme="minorHAnsi" w:hint="eastAsia"/>
          <w:szCs w:val="21"/>
        </w:rPr>
        <w:t>）当网络感知到资源不足即拥塞时，会通知发送端调节发送速率。（本阶段暂不实现）</w:t>
      </w:r>
    </w:p>
    <w:p w14:paraId="6E8D59C9" w14:textId="735C6C91" w:rsidR="0045399A" w:rsidRPr="00944DB5" w:rsidRDefault="0045399A" w:rsidP="00944DB5">
      <w:pPr>
        <w:ind w:firstLine="420"/>
        <w:rPr>
          <w:rFonts w:ascii="仿宋" w:hAnsi="仿宋" w:cstheme="minorHAnsi"/>
          <w:szCs w:val="21"/>
        </w:rPr>
      </w:pPr>
      <w:r w:rsidRPr="00944DB5">
        <w:rPr>
          <w:rFonts w:ascii="仿宋" w:hAnsi="仿宋" w:cstheme="minorHAnsi" w:hint="eastAsia"/>
          <w:szCs w:val="21"/>
        </w:rPr>
        <w:t>本阶段涉及到端侧可靠传输机制、端网协同拥塞控制机制、以及网络提供的高可靠传输增强机制等，数据报文中需要携带应用需求及使用增强机制时所需参数。</w:t>
      </w:r>
    </w:p>
    <w:p w14:paraId="3FBA5799" w14:textId="49709275" w:rsidR="0045399A" w:rsidRPr="00944DB5" w:rsidRDefault="0045399A" w:rsidP="0045399A">
      <w:pPr>
        <w:ind w:firstLine="420"/>
        <w:rPr>
          <w:rFonts w:ascii="仿宋" w:hAnsi="仿宋" w:cstheme="minorHAnsi"/>
          <w:color w:val="24292F"/>
          <w:szCs w:val="21"/>
          <w:shd w:val="clear" w:color="auto" w:fill="FFFFFF"/>
        </w:rPr>
      </w:pPr>
      <w:r w:rsidRPr="00944DB5">
        <w:rPr>
          <w:rFonts w:ascii="仿宋" w:hAnsi="仿宋" w:cstheme="minorHAnsi" w:hint="eastAsia"/>
          <w:color w:val="24292F"/>
          <w:szCs w:val="21"/>
          <w:shd w:val="clear" w:color="auto" w:fill="FFFFFF"/>
        </w:rPr>
        <w:t>（</w:t>
      </w:r>
      <w:r w:rsidRPr="00944DB5">
        <w:rPr>
          <w:rFonts w:ascii="仿宋" w:hAnsi="仿宋" w:cstheme="minorHAnsi"/>
          <w:color w:val="24292F"/>
          <w:szCs w:val="21"/>
          <w:shd w:val="clear" w:color="auto" w:fill="FFFFFF"/>
        </w:rPr>
        <w:t>3</w:t>
      </w:r>
      <w:r w:rsidRPr="00944DB5">
        <w:rPr>
          <w:rFonts w:ascii="仿宋" w:hAnsi="仿宋" w:cstheme="minorHAnsi" w:hint="eastAsia"/>
          <w:color w:val="24292F"/>
          <w:szCs w:val="21"/>
          <w:shd w:val="clear" w:color="auto" w:fill="FFFFFF"/>
        </w:rPr>
        <w:t>）连接关闭阶段</w:t>
      </w:r>
    </w:p>
    <w:p w14:paraId="09331418" w14:textId="17A8B2A2" w:rsidR="00E86BBF" w:rsidRPr="00944DB5" w:rsidRDefault="0045399A">
      <w:pPr>
        <w:ind w:firstLine="420"/>
        <w:rPr>
          <w:rFonts w:ascii="仿宋" w:hAnsi="仿宋" w:cstheme="minorHAnsi"/>
          <w:szCs w:val="21"/>
        </w:rPr>
      </w:pPr>
      <w:r w:rsidRPr="00944DB5">
        <w:rPr>
          <w:rFonts w:ascii="仿宋" w:hAnsi="仿宋" w:cstheme="minorHAnsi" w:hint="eastAsia"/>
          <w:szCs w:val="21"/>
        </w:rPr>
        <w:t>由发送端</w:t>
      </w:r>
      <w:r w:rsidRPr="00944DB5">
        <w:rPr>
          <w:rFonts w:ascii="仿宋" w:hAnsi="仿宋" w:cstheme="minorHAnsi"/>
          <w:szCs w:val="21"/>
        </w:rPr>
        <w:t>/接收端发起关闭请求，发送端、接收端、网络节点收到请求后释放相关资源。关闭连接后，不能在此连接内传输数据。</w:t>
      </w:r>
    </w:p>
    <w:p w14:paraId="7DC82ED2" w14:textId="1566ED89" w:rsidR="00B7799A" w:rsidRPr="00FF3F12" w:rsidRDefault="0045399A" w:rsidP="00B7799A">
      <w:pPr>
        <w:pStyle w:val="4"/>
        <w:numPr>
          <w:ilvl w:val="0"/>
          <w:numId w:val="41"/>
        </w:numPr>
        <w:rPr>
          <w:rFonts w:ascii="仿宋" w:eastAsia="仿宋" w:hAnsi="仿宋"/>
          <w:sz w:val="21"/>
        </w:rPr>
      </w:pPr>
      <w:bookmarkStart w:id="953" w:name="_Toc128833855"/>
      <w:r w:rsidRPr="00FF3F12">
        <w:rPr>
          <w:rFonts w:ascii="仿宋" w:eastAsia="仿宋" w:hAnsi="仿宋" w:hint="eastAsia"/>
          <w:sz w:val="21"/>
        </w:rPr>
        <w:t>端网协商的连接机制</w:t>
      </w:r>
      <w:bookmarkEnd w:id="953"/>
    </w:p>
    <w:p w14:paraId="0A8160A9" w14:textId="77777777" w:rsidR="0045399A" w:rsidRPr="00944DB5" w:rsidRDefault="0045399A" w:rsidP="0045399A">
      <w:pPr>
        <w:ind w:firstLine="420"/>
        <w:rPr>
          <w:rFonts w:ascii="仿宋" w:hAnsi="仿宋" w:cstheme="minorHAnsi"/>
          <w:szCs w:val="21"/>
        </w:rPr>
      </w:pPr>
      <w:r w:rsidRPr="00944DB5">
        <w:rPr>
          <w:rFonts w:ascii="仿宋" w:hAnsi="仿宋" w:cstheme="minorHAnsi" w:hint="eastAsia"/>
          <w:szCs w:val="21"/>
        </w:rPr>
        <w:t>适用于面向字节流的可靠传输，分为连接建立和连接关闭两个阶段。</w:t>
      </w:r>
    </w:p>
    <w:p w14:paraId="2065F15D" w14:textId="77777777" w:rsidR="0045399A" w:rsidRPr="00944DB5" w:rsidRDefault="0045399A" w:rsidP="0045399A">
      <w:pPr>
        <w:rPr>
          <w:rFonts w:ascii="仿宋" w:hAnsi="仿宋" w:cstheme="minorHAnsi"/>
          <w:szCs w:val="21"/>
        </w:rPr>
      </w:pPr>
      <w:r w:rsidRPr="00944DB5">
        <w:rPr>
          <w:rFonts w:ascii="仿宋" w:hAnsi="仿宋" w:cstheme="minorHAnsi"/>
          <w:b/>
          <w:szCs w:val="21"/>
        </w:rPr>
        <w:t xml:space="preserve">A. </w:t>
      </w:r>
      <w:r w:rsidRPr="00944DB5">
        <w:rPr>
          <w:rFonts w:ascii="仿宋" w:hAnsi="仿宋" w:cstheme="minorHAnsi" w:hint="eastAsia"/>
          <w:b/>
          <w:szCs w:val="21"/>
        </w:rPr>
        <w:t>连接建立</w:t>
      </w:r>
    </w:p>
    <w:p w14:paraId="01E93895" w14:textId="77777777" w:rsidR="0045399A" w:rsidRPr="00944DB5" w:rsidRDefault="0045399A" w:rsidP="0045399A">
      <w:pPr>
        <w:ind w:firstLine="420"/>
        <w:rPr>
          <w:rFonts w:ascii="仿宋" w:hAnsi="仿宋" w:cstheme="minorHAnsi"/>
          <w:szCs w:val="21"/>
        </w:rPr>
      </w:pPr>
      <w:r w:rsidRPr="00944DB5">
        <w:rPr>
          <w:rFonts w:ascii="仿宋" w:hAnsi="仿宋" w:cstheme="minorHAnsi" w:hint="eastAsia"/>
          <w:szCs w:val="21"/>
        </w:rPr>
        <w:t>设计目标：在连接建立阶段，基于发送端和接收端提出的传输速率目标，网络节点根据网络整体服务状态、剩余资源状态等，给出一个合适的传输速率，后续发送端和接收端之间基于这个传输速率传输数据、传输过程中尽量不调整速率。</w:t>
      </w:r>
    </w:p>
    <w:p w14:paraId="6B2C5DA7" w14:textId="77777777" w:rsidR="0045399A" w:rsidRPr="00944DB5" w:rsidRDefault="0045399A" w:rsidP="0045399A">
      <w:pPr>
        <w:pStyle w:val="ab"/>
        <w:ind w:left="420" w:firstLineChars="0" w:firstLine="0"/>
        <w:rPr>
          <w:rFonts w:ascii="仿宋" w:hAnsi="仿宋" w:cstheme="minorHAnsi"/>
          <w:sz w:val="21"/>
          <w:szCs w:val="21"/>
        </w:rPr>
      </w:pPr>
      <w:r w:rsidRPr="00944DB5">
        <w:rPr>
          <w:rFonts w:ascii="仿宋" w:hAnsi="仿宋" w:cstheme="minorHAnsi" w:hint="eastAsia"/>
          <w:sz w:val="21"/>
          <w:szCs w:val="21"/>
        </w:rPr>
        <w:t>具体机制：</w:t>
      </w:r>
    </w:p>
    <w:p w14:paraId="2011D259" w14:textId="77777777" w:rsidR="0045399A" w:rsidRPr="00944DB5" w:rsidRDefault="0045399A" w:rsidP="0045399A">
      <w:pPr>
        <w:ind w:firstLine="420"/>
        <w:rPr>
          <w:rFonts w:ascii="仿宋" w:hAnsi="仿宋" w:cstheme="minorHAnsi"/>
          <w:szCs w:val="21"/>
        </w:rPr>
      </w:pPr>
      <w:r w:rsidRPr="00944DB5">
        <w:rPr>
          <w:rFonts w:ascii="仿宋" w:hAnsi="仿宋" w:cstheme="minorHAnsi"/>
          <w:szCs w:val="21"/>
        </w:rPr>
        <w:t>1</w:t>
      </w:r>
      <w:r w:rsidRPr="00944DB5">
        <w:rPr>
          <w:rFonts w:ascii="仿宋" w:hAnsi="仿宋" w:cstheme="minorHAnsi" w:hint="eastAsia"/>
          <w:szCs w:val="21"/>
        </w:rPr>
        <w:t>）发送端发送</w:t>
      </w:r>
      <w:r w:rsidRPr="00944DB5">
        <w:rPr>
          <w:rFonts w:ascii="仿宋" w:hAnsi="仿宋" w:cstheme="minorHAnsi" w:hint="eastAsia"/>
          <w:b/>
          <w:szCs w:val="21"/>
        </w:rPr>
        <w:t>协商请求报文</w:t>
      </w:r>
      <w:r w:rsidRPr="00944DB5">
        <w:rPr>
          <w:rFonts w:ascii="仿宋" w:hAnsi="仿宋" w:cstheme="minorHAnsi" w:hint="eastAsia"/>
          <w:szCs w:val="21"/>
        </w:rPr>
        <w:t>给接收端，携带发送端期望发送速率</w:t>
      </w:r>
      <w:r w:rsidRPr="00944DB5">
        <w:rPr>
          <w:rFonts w:ascii="仿宋" w:hAnsi="仿宋" w:cstheme="minorHAnsi"/>
          <w:szCs w:val="21"/>
        </w:rPr>
        <w:t>Vs及其他传输参数，包括：MSS</w:t>
      </w:r>
      <w:r w:rsidRPr="00944DB5">
        <w:rPr>
          <w:rFonts w:ascii="仿宋" w:hAnsi="仿宋" w:cstheme="minorHAnsi" w:hint="eastAsia"/>
          <w:szCs w:val="21"/>
        </w:rPr>
        <w:t>，</w:t>
      </w:r>
      <w:r w:rsidRPr="00944DB5">
        <w:rPr>
          <w:rFonts w:ascii="仿宋" w:hAnsi="仿宋" w:cstheme="minorHAnsi"/>
          <w:szCs w:val="21"/>
        </w:rPr>
        <w:t>WindowSize</w:t>
      </w:r>
      <w:r w:rsidRPr="00944DB5">
        <w:rPr>
          <w:rFonts w:ascii="仿宋" w:hAnsi="仿宋" w:cstheme="minorHAnsi" w:hint="eastAsia"/>
          <w:szCs w:val="21"/>
        </w:rPr>
        <w:t>，缓冲区大小等；</w:t>
      </w:r>
    </w:p>
    <w:p w14:paraId="66BF627E" w14:textId="77777777" w:rsidR="0045399A" w:rsidRPr="00944DB5" w:rsidRDefault="0045399A" w:rsidP="0045399A">
      <w:pPr>
        <w:ind w:firstLine="420"/>
        <w:rPr>
          <w:rFonts w:ascii="仿宋" w:hAnsi="仿宋" w:cstheme="minorHAnsi"/>
          <w:szCs w:val="21"/>
        </w:rPr>
      </w:pPr>
      <w:r w:rsidRPr="00944DB5">
        <w:rPr>
          <w:rFonts w:ascii="仿宋" w:hAnsi="仿宋" w:cstheme="minorHAnsi"/>
          <w:szCs w:val="21"/>
        </w:rPr>
        <w:t>2</w:t>
      </w:r>
      <w:r w:rsidRPr="00944DB5">
        <w:rPr>
          <w:rFonts w:ascii="仿宋" w:hAnsi="仿宋" w:cstheme="minorHAnsi" w:hint="eastAsia"/>
          <w:szCs w:val="21"/>
        </w:rPr>
        <w:t>）接收端根据</w:t>
      </w:r>
      <w:r w:rsidRPr="00944DB5">
        <w:rPr>
          <w:rFonts w:ascii="仿宋" w:hAnsi="仿宋" w:cstheme="minorHAnsi"/>
          <w:szCs w:val="21"/>
        </w:rPr>
        <w:t>Vs及自身期望接收速率Vr，确定最终的发送速率V和其他传输参数，发送</w:t>
      </w:r>
      <w:r w:rsidRPr="00944DB5">
        <w:rPr>
          <w:rFonts w:ascii="仿宋" w:hAnsi="仿宋" w:cstheme="minorHAnsi" w:hint="eastAsia"/>
          <w:b/>
          <w:szCs w:val="21"/>
        </w:rPr>
        <w:t>协商回复报文</w:t>
      </w:r>
      <w:r w:rsidRPr="00944DB5">
        <w:rPr>
          <w:rFonts w:ascii="仿宋" w:hAnsi="仿宋" w:cstheme="minorHAnsi" w:hint="eastAsia"/>
          <w:szCs w:val="21"/>
        </w:rPr>
        <w:t>给发送端；</w:t>
      </w:r>
    </w:p>
    <w:p w14:paraId="57326486" w14:textId="77777777" w:rsidR="0045399A" w:rsidRPr="00944DB5" w:rsidRDefault="0045399A" w:rsidP="0045399A">
      <w:pPr>
        <w:ind w:firstLine="420"/>
        <w:rPr>
          <w:rFonts w:ascii="仿宋" w:hAnsi="仿宋" w:cstheme="minorHAnsi"/>
          <w:szCs w:val="21"/>
        </w:rPr>
      </w:pPr>
      <w:r w:rsidRPr="00944DB5">
        <w:rPr>
          <w:rFonts w:ascii="仿宋" w:hAnsi="仿宋" w:cstheme="minorHAnsi"/>
          <w:szCs w:val="21"/>
        </w:rPr>
        <w:t>3</w:t>
      </w:r>
      <w:r w:rsidRPr="00944DB5">
        <w:rPr>
          <w:rFonts w:ascii="仿宋" w:hAnsi="仿宋" w:cstheme="minorHAnsi" w:hint="eastAsia"/>
          <w:szCs w:val="21"/>
        </w:rPr>
        <w:t>）发送端收到报文后，回复</w:t>
      </w:r>
      <w:r w:rsidRPr="00944DB5">
        <w:rPr>
          <w:rFonts w:ascii="仿宋" w:hAnsi="仿宋" w:cstheme="minorHAnsi" w:hint="eastAsia"/>
          <w:b/>
          <w:szCs w:val="21"/>
        </w:rPr>
        <w:t>协商确认报文</w:t>
      </w:r>
      <w:r w:rsidRPr="00944DB5">
        <w:rPr>
          <w:rFonts w:ascii="仿宋" w:hAnsi="仿宋" w:cstheme="minorHAnsi" w:hint="eastAsia"/>
          <w:szCs w:val="21"/>
        </w:rPr>
        <w:t>给接收端，协商完成。</w:t>
      </w:r>
      <w:r w:rsidRPr="00944DB5">
        <w:rPr>
          <w:rFonts w:ascii="仿宋" w:hAnsi="仿宋" w:cstheme="minorHAnsi"/>
          <w:szCs w:val="21"/>
        </w:rPr>
        <w:t xml:space="preserve"> </w:t>
      </w:r>
    </w:p>
    <w:p w14:paraId="70EB45DA" w14:textId="77777777" w:rsidR="00062AA5" w:rsidRPr="00FF3F12" w:rsidRDefault="0045399A" w:rsidP="0045399A">
      <w:pPr>
        <w:ind w:firstLine="420"/>
        <w:rPr>
          <w:rFonts w:ascii="仿宋" w:hAnsi="仿宋" w:cstheme="minorHAnsi"/>
          <w:color w:val="FF0000"/>
          <w:szCs w:val="21"/>
          <w:u w:val="single"/>
        </w:rPr>
      </w:pPr>
      <w:r w:rsidRPr="00944DB5">
        <w:rPr>
          <w:rFonts w:ascii="仿宋" w:hAnsi="仿宋" w:cstheme="minorHAnsi" w:hint="eastAsia"/>
          <w:color w:val="FF0000"/>
          <w:szCs w:val="21"/>
          <w:u w:val="single"/>
        </w:rPr>
        <w:t>备注：</w:t>
      </w:r>
      <w:r w:rsidRPr="00944DB5">
        <w:rPr>
          <w:rFonts w:ascii="仿宋" w:hAnsi="仿宋" w:cstheme="minorHAnsi"/>
          <w:color w:val="FF0000"/>
          <w:szCs w:val="21"/>
          <w:u w:val="single"/>
        </w:rPr>
        <w:t>1</w:t>
      </w:r>
      <w:r w:rsidRPr="00944DB5">
        <w:rPr>
          <w:rFonts w:ascii="仿宋" w:hAnsi="仿宋" w:cstheme="minorHAnsi" w:hint="eastAsia"/>
          <w:color w:val="FF0000"/>
          <w:szCs w:val="21"/>
          <w:u w:val="single"/>
        </w:rPr>
        <w:t>）现阶段假设网络能力足够，只在端侧协商即可；</w:t>
      </w:r>
    </w:p>
    <w:p w14:paraId="1F6DFE63" w14:textId="416AA885" w:rsidR="0045399A" w:rsidRDefault="0045399A">
      <w:pPr>
        <w:ind w:firstLineChars="500" w:firstLine="1050"/>
        <w:rPr>
          <w:rFonts w:ascii="仿宋" w:hAnsi="仿宋" w:cstheme="minorHAnsi"/>
          <w:color w:val="FF0000"/>
          <w:szCs w:val="21"/>
          <w:u w:val="single"/>
        </w:rPr>
      </w:pPr>
      <w:r w:rsidRPr="00944DB5">
        <w:rPr>
          <w:rFonts w:ascii="仿宋" w:hAnsi="仿宋" w:cstheme="minorHAnsi"/>
          <w:color w:val="FF0000"/>
          <w:szCs w:val="21"/>
          <w:u w:val="single"/>
        </w:rPr>
        <w:t>2</w:t>
      </w:r>
      <w:r w:rsidRPr="00944DB5">
        <w:rPr>
          <w:rFonts w:ascii="仿宋" w:hAnsi="仿宋" w:cstheme="minorHAnsi" w:hint="eastAsia"/>
          <w:color w:val="FF0000"/>
          <w:szCs w:val="21"/>
          <w:u w:val="single"/>
        </w:rPr>
        <w:t>）端网协商的方法后续设计添加。</w:t>
      </w:r>
    </w:p>
    <w:p w14:paraId="33CFCE95" w14:textId="3DD9A8C0" w:rsidR="004D5A8B" w:rsidRDefault="004D5A8B" w:rsidP="004D5A8B">
      <w:pPr>
        <w:ind w:firstLineChars="500" w:firstLine="1050"/>
        <w:rPr>
          <w:ins w:id="954" w:author="Li Yang" w:date="2023-05-10T15:17:00Z"/>
          <w:rFonts w:ascii="仿宋" w:hAnsi="仿宋" w:cstheme="minorHAnsi"/>
          <w:color w:val="FF0000"/>
          <w:szCs w:val="21"/>
          <w:u w:val="single"/>
        </w:rPr>
      </w:pPr>
    </w:p>
    <w:p w14:paraId="622B948E" w14:textId="77777777" w:rsidR="00776E1B" w:rsidRPr="00944DB5" w:rsidRDefault="00776E1B" w:rsidP="004D5A8B">
      <w:pPr>
        <w:ind w:firstLineChars="500" w:firstLine="1050"/>
        <w:rPr>
          <w:rFonts w:ascii="仿宋" w:hAnsi="仿宋" w:cstheme="minorHAnsi"/>
          <w:color w:val="FF0000"/>
          <w:szCs w:val="21"/>
          <w:u w:val="single"/>
        </w:rPr>
      </w:pPr>
    </w:p>
    <w:p w14:paraId="59C4E804" w14:textId="77777777" w:rsidR="0045399A" w:rsidRPr="00944DB5" w:rsidRDefault="0045399A" w:rsidP="0045399A">
      <w:pPr>
        <w:rPr>
          <w:rFonts w:ascii="仿宋" w:hAnsi="仿宋" w:cstheme="minorHAnsi"/>
          <w:szCs w:val="21"/>
        </w:rPr>
      </w:pPr>
      <w:r w:rsidRPr="00944DB5">
        <w:rPr>
          <w:rFonts w:ascii="仿宋" w:hAnsi="仿宋"/>
          <w:noProof/>
          <w:szCs w:val="21"/>
        </w:rPr>
        <w:lastRenderedPageBreak/>
        <w:t xml:space="preserve">B. </w:t>
      </w:r>
      <w:bookmarkStart w:id="955" w:name="_Hlk127975645"/>
      <w:r w:rsidRPr="00944DB5">
        <w:rPr>
          <w:rFonts w:ascii="仿宋" w:hAnsi="仿宋" w:cstheme="minorHAnsi" w:hint="eastAsia"/>
          <w:b/>
          <w:szCs w:val="21"/>
        </w:rPr>
        <w:t>连接</w:t>
      </w:r>
      <w:bookmarkEnd w:id="955"/>
      <w:r w:rsidRPr="00944DB5">
        <w:rPr>
          <w:rFonts w:ascii="仿宋" w:hAnsi="仿宋" w:cstheme="minorHAnsi" w:hint="eastAsia"/>
          <w:b/>
          <w:szCs w:val="21"/>
        </w:rPr>
        <w:t>关闭</w:t>
      </w:r>
    </w:p>
    <w:p w14:paraId="4F3F124D" w14:textId="7B8BF2FE" w:rsidR="00C2030D" w:rsidRPr="00944DB5" w:rsidRDefault="0045399A" w:rsidP="00A6243F">
      <w:pPr>
        <w:ind w:firstLine="420"/>
        <w:rPr>
          <w:rFonts w:ascii="仿宋" w:hAnsi="仿宋" w:cs="Arial"/>
          <w:color w:val="4D4D4D"/>
          <w:szCs w:val="21"/>
          <w:shd w:val="clear" w:color="auto" w:fill="FFFFFF"/>
        </w:rPr>
      </w:pPr>
      <w:r w:rsidRPr="00944DB5">
        <w:rPr>
          <w:rFonts w:ascii="仿宋" w:hAnsi="仿宋" w:cstheme="minorHAnsi" w:hint="eastAsia"/>
          <w:szCs w:val="21"/>
        </w:rPr>
        <w:t>设计目标：用户可以主动关闭连接，并能通知对方，释放资源；</w:t>
      </w:r>
      <w:r w:rsidR="00C2030D" w:rsidRPr="00FF3F12">
        <w:rPr>
          <w:rFonts w:ascii="仿宋" w:hAnsi="仿宋" w:cs="Arial" w:hint="eastAsia"/>
          <w:color w:val="4D4D4D"/>
          <w:szCs w:val="21"/>
          <w:shd w:val="clear" w:color="auto" w:fill="FFFFFF"/>
        </w:rPr>
        <w:t>同时系统支持超时关闭</w:t>
      </w:r>
      <w:r w:rsidR="00A6243F" w:rsidRPr="00FF3F12">
        <w:rPr>
          <w:rFonts w:ascii="仿宋" w:hAnsi="仿宋" w:cs="Arial" w:hint="eastAsia"/>
          <w:color w:val="4D4D4D"/>
          <w:szCs w:val="21"/>
          <w:shd w:val="clear" w:color="auto" w:fill="FFFFFF"/>
        </w:rPr>
        <w:t>等异常连接关闭机制</w:t>
      </w:r>
      <w:r w:rsidR="00C2030D" w:rsidRPr="00FF3F12">
        <w:rPr>
          <w:rFonts w:ascii="仿宋" w:hAnsi="仿宋" w:cs="Arial" w:hint="eastAsia"/>
          <w:color w:val="4D4D4D"/>
          <w:szCs w:val="21"/>
          <w:shd w:val="clear" w:color="auto" w:fill="FFFFFF"/>
        </w:rPr>
        <w:t>。</w:t>
      </w:r>
    </w:p>
    <w:p w14:paraId="357F3C7D" w14:textId="77777777" w:rsidR="00A6243F" w:rsidRPr="00FF3F12" w:rsidRDefault="00C2030D" w:rsidP="00A6243F">
      <w:pPr>
        <w:ind w:firstLineChars="200" w:firstLine="420"/>
        <w:rPr>
          <w:rFonts w:ascii="仿宋" w:hAnsi="仿宋" w:cstheme="minorHAnsi"/>
          <w:szCs w:val="21"/>
        </w:rPr>
      </w:pPr>
      <w:r w:rsidRPr="00FF3F12">
        <w:rPr>
          <w:rFonts w:ascii="仿宋" w:hAnsi="仿宋" w:cstheme="minorHAnsi"/>
          <w:szCs w:val="21"/>
        </w:rPr>
        <w:t>1）</w:t>
      </w:r>
      <w:r w:rsidR="00A6243F" w:rsidRPr="00FF3F12">
        <w:rPr>
          <w:rFonts w:ascii="仿宋" w:hAnsi="仿宋" w:cstheme="minorHAnsi" w:hint="eastAsia"/>
          <w:szCs w:val="21"/>
        </w:rPr>
        <w:t>显示</w:t>
      </w:r>
      <w:r w:rsidRPr="00FF3F12">
        <w:rPr>
          <w:rFonts w:ascii="仿宋" w:hAnsi="仿宋" w:cstheme="minorHAnsi" w:hint="eastAsia"/>
          <w:szCs w:val="21"/>
        </w:rPr>
        <w:t>关闭</w:t>
      </w:r>
      <w:r w:rsidR="0045399A" w:rsidRPr="00944DB5">
        <w:rPr>
          <w:rFonts w:ascii="仿宋" w:hAnsi="仿宋" w:cstheme="minorHAnsi" w:hint="eastAsia"/>
          <w:szCs w:val="21"/>
        </w:rPr>
        <w:t>机制：</w:t>
      </w:r>
    </w:p>
    <w:p w14:paraId="4BD1A1FB" w14:textId="42F5FDFF" w:rsidR="00A6243F" w:rsidRPr="00FF3F12" w:rsidRDefault="00A6243F" w:rsidP="00A6243F">
      <w:pPr>
        <w:pStyle w:val="ab"/>
        <w:numPr>
          <w:ilvl w:val="0"/>
          <w:numId w:val="70"/>
        </w:numPr>
        <w:ind w:firstLineChars="0"/>
        <w:rPr>
          <w:rFonts w:ascii="仿宋" w:hAnsi="仿宋" w:cstheme="minorHAnsi"/>
          <w:sz w:val="21"/>
          <w:szCs w:val="21"/>
        </w:rPr>
      </w:pPr>
      <w:r w:rsidRPr="00FF3F12">
        <w:rPr>
          <w:rFonts w:ascii="仿宋" w:hAnsi="仿宋" w:cstheme="minorHAnsi"/>
          <w:sz w:val="21"/>
          <w:szCs w:val="21"/>
        </w:rPr>
        <w:t>终端可以发送CLOSE给另一端</w:t>
      </w:r>
      <w:r w:rsidRPr="00FF3F12">
        <w:rPr>
          <w:rFonts w:ascii="仿宋" w:hAnsi="仿宋" w:cstheme="minorHAnsi" w:hint="eastAsia"/>
          <w:sz w:val="21"/>
          <w:szCs w:val="21"/>
        </w:rPr>
        <w:t>，</w:t>
      </w:r>
      <w:r w:rsidRPr="00FF3F12">
        <w:rPr>
          <w:rFonts w:ascii="仿宋" w:hAnsi="仿宋" w:cstheme="minorHAnsi"/>
          <w:sz w:val="21"/>
          <w:szCs w:val="21"/>
        </w:rPr>
        <w:t>表示</w:t>
      </w:r>
      <w:r w:rsidRPr="00FF3F12">
        <w:rPr>
          <w:rFonts w:ascii="仿宋" w:hAnsi="仿宋" w:cstheme="minorHAnsi" w:hint="eastAsia"/>
          <w:sz w:val="21"/>
          <w:szCs w:val="21"/>
        </w:rPr>
        <w:t>要</w:t>
      </w:r>
      <w:r w:rsidRPr="00FF3F12">
        <w:rPr>
          <w:rFonts w:ascii="仿宋" w:hAnsi="仿宋" w:cstheme="minorHAnsi"/>
          <w:sz w:val="21"/>
          <w:szCs w:val="21"/>
        </w:rPr>
        <w:t>关闭连接</w:t>
      </w:r>
      <w:r w:rsidRPr="00FF3F12">
        <w:rPr>
          <w:rFonts w:ascii="仿宋" w:hAnsi="仿宋" w:cstheme="minorHAnsi" w:hint="eastAsia"/>
          <w:sz w:val="21"/>
          <w:szCs w:val="21"/>
        </w:rPr>
        <w:t>；</w:t>
      </w:r>
    </w:p>
    <w:p w14:paraId="6522549B" w14:textId="721E0610" w:rsidR="00A6243F" w:rsidRPr="00FF3F12" w:rsidRDefault="00A6243F" w:rsidP="00A6243F">
      <w:pPr>
        <w:pStyle w:val="ab"/>
        <w:numPr>
          <w:ilvl w:val="0"/>
          <w:numId w:val="70"/>
        </w:numPr>
        <w:ind w:firstLineChars="0"/>
        <w:rPr>
          <w:rFonts w:ascii="仿宋" w:hAnsi="仿宋" w:cstheme="minorHAnsi"/>
          <w:sz w:val="21"/>
          <w:szCs w:val="21"/>
        </w:rPr>
      </w:pPr>
      <w:r w:rsidRPr="00FF3F12">
        <w:rPr>
          <w:rFonts w:ascii="仿宋" w:hAnsi="仿宋" w:cstheme="minorHAnsi"/>
          <w:sz w:val="21"/>
          <w:szCs w:val="21"/>
        </w:rPr>
        <w:t>终端可以在任何时候发送RST来表示连接的异常终止</w:t>
      </w:r>
      <w:r w:rsidRPr="00FF3F12">
        <w:rPr>
          <w:rFonts w:ascii="仿宋" w:hAnsi="仿宋" w:cstheme="minorHAnsi" w:hint="eastAsia"/>
          <w:sz w:val="21"/>
          <w:szCs w:val="21"/>
        </w:rPr>
        <w:t>；</w:t>
      </w:r>
    </w:p>
    <w:p w14:paraId="74B2244D" w14:textId="0804BBEB" w:rsidR="00A6243F" w:rsidRDefault="00A6243F" w:rsidP="00AE2925">
      <w:pPr>
        <w:pStyle w:val="ab"/>
        <w:numPr>
          <w:ilvl w:val="0"/>
          <w:numId w:val="70"/>
        </w:numPr>
        <w:ind w:firstLineChars="0"/>
        <w:rPr>
          <w:rFonts w:ascii="仿宋" w:hAnsi="仿宋" w:cstheme="minorHAnsi"/>
          <w:sz w:val="21"/>
          <w:szCs w:val="21"/>
        </w:rPr>
      </w:pPr>
      <w:r w:rsidRPr="00FF3F12">
        <w:rPr>
          <w:rFonts w:ascii="仿宋" w:hAnsi="仿宋" w:cstheme="minorHAnsi"/>
          <w:sz w:val="21"/>
          <w:szCs w:val="21"/>
        </w:rPr>
        <w:t>终端也可以在发送CLOSE之前，发送GOAWAY给另一端</w:t>
      </w:r>
      <w:r w:rsidRPr="00FF3F12">
        <w:rPr>
          <w:rFonts w:ascii="仿宋" w:hAnsi="仿宋" w:cstheme="minorHAnsi" w:hint="eastAsia"/>
          <w:sz w:val="21"/>
          <w:szCs w:val="21"/>
        </w:rPr>
        <w:t>，用来</w:t>
      </w:r>
      <w:r w:rsidRPr="00FF3F12">
        <w:rPr>
          <w:rFonts w:ascii="仿宋" w:hAnsi="仿宋" w:cstheme="minorHAnsi"/>
          <w:sz w:val="21"/>
          <w:szCs w:val="21"/>
        </w:rPr>
        <w:t>表示连接将要被关闭。GOAWAY意味着正在活动的流将会继续处理，但是GOAWAY的发送端不会再发起或者接收任何新的流。</w:t>
      </w:r>
    </w:p>
    <w:p w14:paraId="38A9D0B5" w14:textId="77777777" w:rsidR="004D5A8B" w:rsidRPr="004D5A8B" w:rsidRDefault="004D5A8B" w:rsidP="004D5A8B">
      <w:pPr>
        <w:pStyle w:val="ab"/>
        <w:ind w:left="420" w:firstLineChars="0" w:firstLine="0"/>
        <w:rPr>
          <w:rFonts w:ascii="仿宋" w:hAnsi="仿宋" w:cstheme="minorHAnsi"/>
          <w:sz w:val="21"/>
          <w:szCs w:val="21"/>
        </w:rPr>
      </w:pPr>
    </w:p>
    <w:p w14:paraId="630885BB" w14:textId="51F296FD" w:rsidR="0045399A" w:rsidRPr="00944DB5" w:rsidRDefault="0045399A" w:rsidP="00A6243F">
      <w:pPr>
        <w:ind w:firstLineChars="200" w:firstLine="420"/>
        <w:rPr>
          <w:rFonts w:ascii="仿宋" w:hAnsi="仿宋" w:cstheme="minorHAnsi"/>
          <w:szCs w:val="21"/>
        </w:rPr>
      </w:pPr>
      <w:r w:rsidRPr="00944DB5">
        <w:rPr>
          <w:rFonts w:ascii="仿宋" w:hAnsi="仿宋" w:cstheme="minorHAnsi" w:hint="eastAsia"/>
          <w:szCs w:val="21"/>
        </w:rPr>
        <w:t>系统维护两个关闭状态</w:t>
      </w:r>
      <w:r w:rsidRPr="00944DB5">
        <w:rPr>
          <w:rFonts w:ascii="仿宋" w:hAnsi="仿宋" w:cstheme="minorHAnsi"/>
          <w:szCs w:val="21"/>
        </w:rPr>
        <w:t>closing、draining</w:t>
      </w:r>
    </w:p>
    <w:p w14:paraId="7EFD476F" w14:textId="4497C5BA" w:rsidR="00062AA5" w:rsidRPr="00FF3F12" w:rsidRDefault="0045399A" w:rsidP="0045399A">
      <w:pPr>
        <w:pStyle w:val="ab"/>
        <w:numPr>
          <w:ilvl w:val="0"/>
          <w:numId w:val="65"/>
        </w:numPr>
        <w:ind w:firstLineChars="0"/>
        <w:rPr>
          <w:rFonts w:ascii="仿宋" w:hAnsi="仿宋" w:cstheme="minorHAnsi"/>
          <w:sz w:val="21"/>
          <w:szCs w:val="21"/>
        </w:rPr>
      </w:pPr>
      <w:r w:rsidRPr="00944DB5">
        <w:rPr>
          <w:rFonts w:ascii="仿宋" w:hAnsi="仿宋" w:cstheme="minorHAnsi"/>
          <w:sz w:val="21"/>
          <w:szCs w:val="21"/>
        </w:rPr>
        <w:t xml:space="preserve">closing </w:t>
      </w:r>
      <w:r w:rsidRPr="00944DB5">
        <w:rPr>
          <w:rFonts w:ascii="仿宋" w:hAnsi="仿宋" w:cstheme="minorHAnsi" w:hint="eastAsia"/>
          <w:sz w:val="21"/>
          <w:szCs w:val="21"/>
        </w:rPr>
        <w:t>状态：端主动关闭连接即向对端发送</w:t>
      </w:r>
      <w:r w:rsidRPr="00944DB5">
        <w:rPr>
          <w:rFonts w:ascii="仿宋" w:hAnsi="仿宋" w:cstheme="minorHAnsi"/>
          <w:sz w:val="21"/>
          <w:szCs w:val="21"/>
        </w:rPr>
        <w:t>CLOSE</w:t>
      </w:r>
      <w:r w:rsidRPr="00944DB5">
        <w:rPr>
          <w:rFonts w:ascii="仿宋" w:hAnsi="仿宋" w:cstheme="minorHAnsi" w:hint="eastAsia"/>
          <w:sz w:val="21"/>
          <w:szCs w:val="21"/>
        </w:rPr>
        <w:t>时进入该状态，此时收到所有的应用层数据都将只会回复</w:t>
      </w:r>
      <w:r w:rsidRPr="00944DB5">
        <w:rPr>
          <w:rFonts w:ascii="仿宋" w:hAnsi="仿宋" w:cstheme="minorHAnsi"/>
          <w:sz w:val="21"/>
          <w:szCs w:val="21"/>
        </w:rPr>
        <w:t xml:space="preserve"> CONNECTION_CLOSE</w:t>
      </w:r>
      <w:r w:rsidR="00062AA5" w:rsidRPr="00FF3F12">
        <w:rPr>
          <w:rFonts w:ascii="仿宋" w:hAnsi="仿宋" w:cstheme="minorHAnsi" w:hint="eastAsia"/>
          <w:sz w:val="21"/>
          <w:szCs w:val="21"/>
        </w:rPr>
        <w:t>。</w:t>
      </w:r>
    </w:p>
    <w:p w14:paraId="052C89F1" w14:textId="2BF58CD8" w:rsidR="00656AAC" w:rsidRPr="00FF3F12" w:rsidRDefault="0045399A" w:rsidP="00A6243F">
      <w:pPr>
        <w:pStyle w:val="ab"/>
        <w:numPr>
          <w:ilvl w:val="0"/>
          <w:numId w:val="65"/>
        </w:numPr>
        <w:ind w:firstLineChars="0"/>
        <w:rPr>
          <w:rFonts w:ascii="仿宋" w:hAnsi="仿宋" w:cstheme="minorHAnsi"/>
          <w:sz w:val="18"/>
          <w:szCs w:val="21"/>
        </w:rPr>
      </w:pPr>
      <w:r w:rsidRPr="00944DB5">
        <w:rPr>
          <w:rFonts w:ascii="仿宋" w:hAnsi="仿宋" w:cstheme="minorHAnsi"/>
          <w:sz w:val="21"/>
          <w:szCs w:val="21"/>
        </w:rPr>
        <w:t xml:space="preserve">draining </w:t>
      </w:r>
      <w:r w:rsidRPr="00944DB5">
        <w:rPr>
          <w:rFonts w:ascii="仿宋" w:hAnsi="仿宋" w:cstheme="minorHAnsi" w:hint="eastAsia"/>
          <w:sz w:val="21"/>
          <w:szCs w:val="21"/>
        </w:rPr>
        <w:t>状态：端收到</w:t>
      </w:r>
      <w:r w:rsidRPr="00944DB5">
        <w:rPr>
          <w:rFonts w:ascii="仿宋" w:hAnsi="仿宋" w:cstheme="minorHAnsi"/>
          <w:sz w:val="21"/>
          <w:szCs w:val="21"/>
        </w:rPr>
        <w:t xml:space="preserve"> CLOSE 时进入状态，该状态下终端不再回复任何数据</w:t>
      </w:r>
      <w:r w:rsidR="00062AA5" w:rsidRPr="00FF3F12">
        <w:rPr>
          <w:rFonts w:ascii="仿宋" w:hAnsi="仿宋" w:cstheme="minorHAnsi" w:hint="eastAsia"/>
          <w:sz w:val="21"/>
          <w:szCs w:val="21"/>
        </w:rPr>
        <w:t>。</w:t>
      </w:r>
    </w:p>
    <w:p w14:paraId="555CACE1" w14:textId="77777777" w:rsidR="00EA3925" w:rsidRPr="00FF3F12" w:rsidRDefault="00EA3925" w:rsidP="00EA3925">
      <w:pPr>
        <w:rPr>
          <w:rFonts w:ascii="仿宋" w:hAnsi="仿宋" w:cstheme="minorHAnsi"/>
          <w:sz w:val="18"/>
          <w:szCs w:val="21"/>
        </w:rPr>
      </w:pPr>
    </w:p>
    <w:p w14:paraId="46BA4B0E" w14:textId="020C89E3" w:rsidR="00C2030D" w:rsidRPr="00FF3F12" w:rsidRDefault="00EA3925" w:rsidP="00944DB5">
      <w:pPr>
        <w:ind w:firstLineChars="200" w:firstLine="420"/>
        <w:rPr>
          <w:rFonts w:ascii="仿宋" w:hAnsi="仿宋" w:cstheme="minorHAnsi"/>
          <w:szCs w:val="21"/>
        </w:rPr>
      </w:pPr>
      <w:r w:rsidRPr="00FF3F12">
        <w:rPr>
          <w:rFonts w:ascii="仿宋" w:hAnsi="仿宋" w:cstheme="minorHAnsi"/>
          <w:szCs w:val="21"/>
        </w:rPr>
        <w:t>2</w:t>
      </w:r>
      <w:r w:rsidRPr="00FF3F12">
        <w:rPr>
          <w:rFonts w:ascii="仿宋" w:hAnsi="仿宋" w:cstheme="minorHAnsi" w:hint="eastAsia"/>
          <w:szCs w:val="21"/>
        </w:rPr>
        <w:t>）</w:t>
      </w:r>
      <w:r w:rsidR="00A6243F" w:rsidRPr="00FF3F12">
        <w:rPr>
          <w:rFonts w:ascii="仿宋" w:hAnsi="仿宋" w:cstheme="minorHAnsi" w:hint="eastAsia"/>
          <w:szCs w:val="21"/>
        </w:rPr>
        <w:t>隐式</w:t>
      </w:r>
      <w:r w:rsidRPr="00FF3F12">
        <w:rPr>
          <w:rFonts w:ascii="仿宋" w:hAnsi="仿宋" w:cstheme="minorHAnsi" w:hint="eastAsia"/>
          <w:szCs w:val="21"/>
        </w:rPr>
        <w:t>关闭机制：</w:t>
      </w:r>
    </w:p>
    <w:p w14:paraId="2CB930DD" w14:textId="4D0A46A3" w:rsidR="000B32A9" w:rsidRPr="00FF3F12" w:rsidRDefault="00A6243F" w:rsidP="00A6243F">
      <w:pPr>
        <w:pStyle w:val="ab"/>
        <w:numPr>
          <w:ilvl w:val="0"/>
          <w:numId w:val="70"/>
        </w:numPr>
        <w:ind w:firstLineChars="0"/>
        <w:rPr>
          <w:rFonts w:ascii="仿宋" w:hAnsi="仿宋" w:cstheme="minorHAnsi"/>
          <w:szCs w:val="21"/>
        </w:rPr>
      </w:pPr>
      <w:r w:rsidRPr="00FF3F12">
        <w:rPr>
          <w:rFonts w:ascii="仿宋" w:hAnsi="仿宋" w:cstheme="minorHAnsi" w:hint="eastAsia"/>
          <w:sz w:val="21"/>
          <w:szCs w:val="21"/>
        </w:rPr>
        <w:t>发送某个数据包后，时间</w:t>
      </w:r>
      <w:r w:rsidRPr="00FF3F12">
        <w:rPr>
          <w:rFonts w:ascii="仿宋" w:hAnsi="仿宋" w:cstheme="minorHAnsi"/>
          <w:sz w:val="21"/>
          <w:szCs w:val="21"/>
        </w:rPr>
        <w:t>T内仍未收到ACK</w:t>
      </w:r>
      <w:r w:rsidRPr="00FF3F12">
        <w:rPr>
          <w:rFonts w:ascii="仿宋" w:hAnsi="仿宋" w:cstheme="minorHAnsi" w:hint="eastAsia"/>
          <w:sz w:val="21"/>
          <w:szCs w:val="21"/>
        </w:rPr>
        <w:t>报文，关闭连接，默认</w:t>
      </w:r>
      <w:r w:rsidRPr="00FF3F12">
        <w:rPr>
          <w:rFonts w:ascii="仿宋" w:hAnsi="仿宋" w:cstheme="minorHAnsi"/>
          <w:sz w:val="21"/>
          <w:szCs w:val="21"/>
        </w:rPr>
        <w:t>T取值为15分钟，可在连接建立阶段协商该参数；</w:t>
      </w:r>
    </w:p>
    <w:p w14:paraId="179EFE25" w14:textId="1ED31E9C" w:rsidR="00A6243F" w:rsidRPr="00FF3F12" w:rsidRDefault="00A6243F" w:rsidP="00A6243F">
      <w:pPr>
        <w:pStyle w:val="ab"/>
        <w:numPr>
          <w:ilvl w:val="0"/>
          <w:numId w:val="70"/>
        </w:numPr>
        <w:ind w:firstLineChars="0"/>
        <w:rPr>
          <w:rFonts w:ascii="仿宋" w:hAnsi="仿宋" w:cstheme="minorHAnsi"/>
          <w:sz w:val="21"/>
          <w:szCs w:val="21"/>
        </w:rPr>
      </w:pPr>
      <w:r w:rsidRPr="00FF3F12">
        <w:rPr>
          <w:rFonts w:ascii="仿宋" w:hAnsi="仿宋" w:cstheme="minorHAnsi"/>
          <w:sz w:val="21"/>
          <w:szCs w:val="21"/>
        </w:rPr>
        <w:t>当没有任何数据传输的时间超过了空闲时间</w:t>
      </w:r>
      <w:r w:rsidRPr="00FF3F12">
        <w:rPr>
          <w:rFonts w:ascii="仿宋" w:hAnsi="仿宋" w:cstheme="minorHAnsi" w:hint="eastAsia"/>
          <w:sz w:val="21"/>
          <w:szCs w:val="21"/>
        </w:rPr>
        <w:t>阈值</w:t>
      </w:r>
      <w:r w:rsidRPr="00FF3F12">
        <w:rPr>
          <w:rFonts w:ascii="仿宋" w:hAnsi="仿宋" w:cstheme="minorHAnsi"/>
          <w:sz w:val="21"/>
          <w:szCs w:val="21"/>
        </w:rPr>
        <w:t>ICSL，</w:t>
      </w:r>
      <w:r w:rsidRPr="00FF3F12">
        <w:rPr>
          <w:rFonts w:ascii="仿宋" w:hAnsi="仿宋" w:cstheme="minorHAnsi" w:hint="eastAsia"/>
          <w:sz w:val="21"/>
          <w:szCs w:val="21"/>
        </w:rPr>
        <w:t>关闭连接，</w:t>
      </w:r>
      <w:r w:rsidRPr="00FF3F12">
        <w:rPr>
          <w:rFonts w:ascii="仿宋" w:hAnsi="仿宋" w:cstheme="minorHAnsi"/>
          <w:sz w:val="21"/>
          <w:szCs w:val="21"/>
        </w:rPr>
        <w:t>默认ICSL为30秒</w:t>
      </w:r>
      <w:r w:rsidRPr="00FF3F12">
        <w:rPr>
          <w:rFonts w:ascii="仿宋" w:hAnsi="仿宋" w:cstheme="minorHAnsi"/>
          <w:szCs w:val="21"/>
        </w:rPr>
        <w:t>，</w:t>
      </w:r>
      <w:r w:rsidRPr="00FF3F12">
        <w:rPr>
          <w:rFonts w:ascii="仿宋" w:hAnsi="仿宋" w:cstheme="minorHAnsi"/>
          <w:sz w:val="22"/>
          <w:szCs w:val="21"/>
        </w:rPr>
        <w:t>最大取值为10分钟</w:t>
      </w:r>
      <w:r w:rsidRPr="00FF3F12">
        <w:rPr>
          <w:rFonts w:ascii="仿宋" w:hAnsi="仿宋" w:cstheme="minorHAnsi" w:hint="eastAsia"/>
          <w:sz w:val="21"/>
          <w:szCs w:val="21"/>
        </w:rPr>
        <w:t>，可在连接建立阶段协商该参数</w:t>
      </w:r>
      <w:r w:rsidRPr="00FF3F12">
        <w:rPr>
          <w:rFonts w:ascii="仿宋" w:hAnsi="仿宋" w:cstheme="minorHAnsi" w:hint="eastAsia"/>
          <w:sz w:val="22"/>
          <w:szCs w:val="21"/>
        </w:rPr>
        <w:t>；</w:t>
      </w:r>
    </w:p>
    <w:p w14:paraId="7290EF1F" w14:textId="0CF4E97C" w:rsidR="000B32A9" w:rsidRPr="00944DB5" w:rsidRDefault="00A6243F" w:rsidP="00A6243F">
      <w:pPr>
        <w:pStyle w:val="ab"/>
        <w:numPr>
          <w:ilvl w:val="0"/>
          <w:numId w:val="70"/>
        </w:numPr>
        <w:ind w:firstLineChars="0"/>
        <w:rPr>
          <w:rFonts w:ascii="仿宋" w:hAnsi="仿宋" w:cstheme="minorHAnsi"/>
          <w:sz w:val="18"/>
          <w:szCs w:val="21"/>
        </w:rPr>
      </w:pPr>
      <w:r w:rsidRPr="00FF3F12">
        <w:rPr>
          <w:rFonts w:ascii="仿宋" w:hAnsi="仿宋" w:cstheme="minorHAnsi"/>
          <w:sz w:val="21"/>
          <w:szCs w:val="21"/>
        </w:rPr>
        <w:t>默认情况</w:t>
      </w:r>
      <w:r w:rsidRPr="00FF3F12">
        <w:rPr>
          <w:rFonts w:ascii="仿宋" w:hAnsi="仿宋" w:cstheme="minorHAnsi" w:hint="eastAsia"/>
          <w:sz w:val="21"/>
          <w:szCs w:val="21"/>
        </w:rPr>
        <w:t>下当一端关闭连接后</w:t>
      </w:r>
      <w:r w:rsidRPr="00FF3F12">
        <w:rPr>
          <w:rFonts w:ascii="仿宋" w:hAnsi="仿宋" w:cstheme="minorHAnsi"/>
          <w:sz w:val="21"/>
          <w:szCs w:val="21"/>
        </w:rPr>
        <w:t>，会发送CLOSE</w:t>
      </w:r>
      <w:r w:rsidRPr="00FF3F12">
        <w:rPr>
          <w:rFonts w:ascii="仿宋" w:hAnsi="仿宋" w:cstheme="minorHAnsi" w:hint="eastAsia"/>
          <w:sz w:val="21"/>
          <w:szCs w:val="21"/>
        </w:rPr>
        <w:t>，通知对端关闭连接</w:t>
      </w:r>
      <w:r w:rsidRPr="00FF3F12">
        <w:rPr>
          <w:rFonts w:ascii="仿宋" w:hAnsi="仿宋" w:cstheme="minorHAnsi" w:hint="eastAsia"/>
          <w:szCs w:val="21"/>
        </w:rPr>
        <w:t>；</w:t>
      </w:r>
      <w:r w:rsidRPr="00FF3F12">
        <w:rPr>
          <w:rFonts w:ascii="仿宋" w:hAnsi="仿宋" w:cstheme="minorHAnsi"/>
          <w:sz w:val="21"/>
          <w:szCs w:val="21"/>
        </w:rPr>
        <w:t>当显式关闭代价较高时，可以选择激活静默式关闭，即不通知对端</w:t>
      </w:r>
      <w:r w:rsidRPr="00FF3F12">
        <w:rPr>
          <w:rFonts w:ascii="仿宋" w:hAnsi="仿宋" w:cstheme="minorHAnsi" w:hint="eastAsia"/>
          <w:sz w:val="21"/>
          <w:szCs w:val="21"/>
        </w:rPr>
        <w:t>，可在连接建立时</w:t>
      </w:r>
      <w:r w:rsidRPr="00FF3F12">
        <w:rPr>
          <w:rFonts w:ascii="仿宋" w:hAnsi="仿宋" w:cstheme="minorHAnsi"/>
          <w:sz w:val="21"/>
          <w:szCs w:val="21"/>
        </w:rPr>
        <w:t>协商</w:t>
      </w:r>
      <w:r w:rsidRPr="00FF3F12">
        <w:rPr>
          <w:rFonts w:ascii="仿宋" w:hAnsi="仿宋" w:cstheme="minorHAnsi" w:hint="eastAsia"/>
          <w:sz w:val="21"/>
          <w:szCs w:val="21"/>
        </w:rPr>
        <w:t>。</w:t>
      </w:r>
    </w:p>
    <w:p w14:paraId="2C95F104" w14:textId="5F6FC423" w:rsidR="00B7799A" w:rsidRPr="00944DB5" w:rsidRDefault="0045399A" w:rsidP="00944DB5">
      <w:pPr>
        <w:pStyle w:val="4"/>
        <w:numPr>
          <w:ilvl w:val="0"/>
          <w:numId w:val="41"/>
        </w:numPr>
        <w:rPr>
          <w:rFonts w:ascii="仿宋" w:hAnsi="仿宋"/>
          <w:szCs w:val="21"/>
        </w:rPr>
      </w:pPr>
      <w:r w:rsidRPr="00944DB5">
        <w:rPr>
          <w:rFonts w:ascii="仿宋" w:eastAsia="仿宋" w:hAnsi="仿宋" w:hint="eastAsia"/>
          <w:sz w:val="21"/>
          <w:szCs w:val="21"/>
        </w:rPr>
        <w:t>端网协同拥塞控制机制</w:t>
      </w:r>
    </w:p>
    <w:p w14:paraId="638D974F" w14:textId="77777777" w:rsidR="0045399A" w:rsidRPr="00944DB5" w:rsidRDefault="0045399A" w:rsidP="0045399A">
      <w:pPr>
        <w:ind w:firstLine="420"/>
        <w:rPr>
          <w:rFonts w:ascii="仿宋" w:hAnsi="仿宋" w:cstheme="minorHAnsi"/>
        </w:rPr>
      </w:pPr>
      <w:r w:rsidRPr="00944DB5">
        <w:rPr>
          <w:rFonts w:ascii="仿宋" w:hAnsi="仿宋" w:cstheme="minorHAnsi" w:hint="eastAsia"/>
        </w:rPr>
        <w:t>设计目标：当网络感知到拥塞必须调整发送端速率时，网络节点能够对拥塞状态进行精确的感知，并通知发送端调整到一个合适的发送速率。通过网络节点的参与，使得传输速率的设置和调整更加精准，避免调节过程带来的效率损耗。</w:t>
      </w:r>
    </w:p>
    <w:p w14:paraId="49F2A730" w14:textId="77777777" w:rsidR="0045399A" w:rsidRPr="00944DB5" w:rsidRDefault="0045399A" w:rsidP="0045399A">
      <w:pPr>
        <w:ind w:firstLine="420"/>
        <w:rPr>
          <w:rFonts w:ascii="仿宋" w:hAnsi="仿宋" w:cstheme="minorHAnsi"/>
        </w:rPr>
      </w:pPr>
      <w:r w:rsidRPr="00944DB5">
        <w:rPr>
          <w:rFonts w:ascii="仿宋" w:hAnsi="仿宋" w:cstheme="minorHAnsi" w:hint="eastAsia"/>
        </w:rPr>
        <w:t>具体机制：</w:t>
      </w:r>
      <w:r w:rsidRPr="00944DB5">
        <w:rPr>
          <w:rFonts w:ascii="仿宋" w:hAnsi="仿宋" w:cstheme="minorHAnsi" w:hint="eastAsia"/>
          <w:highlight w:val="cyan"/>
        </w:rPr>
        <w:t>待设计</w:t>
      </w:r>
      <w:r w:rsidRPr="00944DB5">
        <w:rPr>
          <w:rFonts w:ascii="仿宋" w:hAnsi="仿宋" w:cstheme="minorHAnsi" w:hint="eastAsia"/>
        </w:rPr>
        <w:t>。</w:t>
      </w:r>
    </w:p>
    <w:p w14:paraId="7D04AF14" w14:textId="77777777" w:rsidR="0045399A" w:rsidRPr="00944DB5" w:rsidRDefault="0045399A" w:rsidP="0045399A">
      <w:pPr>
        <w:ind w:firstLine="420"/>
        <w:rPr>
          <w:rFonts w:ascii="仿宋" w:hAnsi="仿宋" w:cstheme="minorHAnsi"/>
          <w:color w:val="FF0000"/>
          <w:u w:val="single"/>
        </w:rPr>
      </w:pPr>
      <w:r w:rsidRPr="00944DB5">
        <w:rPr>
          <w:rFonts w:ascii="仿宋" w:hAnsi="仿宋" w:cstheme="minorHAnsi" w:hint="eastAsia"/>
          <w:color w:val="FF0000"/>
          <w:u w:val="single"/>
        </w:rPr>
        <w:t>备注：</w:t>
      </w:r>
    </w:p>
    <w:p w14:paraId="37BD9FE2" w14:textId="77777777" w:rsidR="0045399A" w:rsidRPr="00944DB5" w:rsidRDefault="0045399A" w:rsidP="0045399A">
      <w:pPr>
        <w:ind w:firstLine="420"/>
        <w:rPr>
          <w:rFonts w:ascii="仿宋" w:hAnsi="仿宋" w:cstheme="minorHAnsi"/>
          <w:color w:val="FF0000"/>
          <w:u w:val="single"/>
        </w:rPr>
      </w:pPr>
      <w:r w:rsidRPr="00944DB5">
        <w:rPr>
          <w:rFonts w:ascii="仿宋" w:hAnsi="仿宋" w:cstheme="minorHAnsi"/>
          <w:color w:val="FF0000"/>
          <w:u w:val="single"/>
        </w:rPr>
        <w:t>1</w:t>
      </w:r>
      <w:r w:rsidRPr="00944DB5">
        <w:rPr>
          <w:rFonts w:ascii="仿宋" w:hAnsi="仿宋" w:cstheme="minorHAnsi" w:hint="eastAsia"/>
          <w:color w:val="FF0000"/>
          <w:u w:val="single"/>
        </w:rPr>
        <w:t>）现阶段假设网络能力足够，使用初始协商速率传输，传输过程中不进行拥塞控制、调节速率。</w:t>
      </w:r>
    </w:p>
    <w:p w14:paraId="1D8DCA10" w14:textId="651400B2" w:rsidR="0045399A" w:rsidRPr="00944DB5" w:rsidRDefault="0045399A" w:rsidP="00944DB5">
      <w:pPr>
        <w:ind w:firstLine="420"/>
        <w:rPr>
          <w:rFonts w:ascii="仿宋" w:hAnsi="仿宋" w:cstheme="minorHAnsi"/>
        </w:rPr>
      </w:pPr>
      <w:r w:rsidRPr="00944DB5">
        <w:rPr>
          <w:rFonts w:ascii="仿宋" w:hAnsi="仿宋" w:cstheme="minorHAnsi"/>
          <w:color w:val="FF0000"/>
          <w:u w:val="single"/>
        </w:rPr>
        <w:t>2</w:t>
      </w:r>
      <w:r w:rsidRPr="00944DB5">
        <w:rPr>
          <w:rFonts w:ascii="仿宋" w:hAnsi="仿宋" w:cstheme="minorHAnsi" w:hint="eastAsia"/>
          <w:color w:val="FF0000"/>
          <w:u w:val="single"/>
        </w:rPr>
        <w:t>）后续设计时可考虑：通过网络感知、评估拥塞状态，决策对不同优先级</w:t>
      </w:r>
      <w:r w:rsidRPr="00944DB5">
        <w:rPr>
          <w:rFonts w:ascii="仿宋" w:hAnsi="仿宋" w:cstheme="minorHAnsi"/>
          <w:color w:val="FF0000"/>
          <w:u w:val="single"/>
        </w:rPr>
        <w:t>/SLA</w:t>
      </w:r>
      <w:r w:rsidRPr="00944DB5">
        <w:rPr>
          <w:rFonts w:ascii="仿宋" w:hAnsi="仿宋" w:cstheme="minorHAnsi" w:hint="eastAsia"/>
          <w:color w:val="FF0000"/>
          <w:u w:val="single"/>
        </w:rPr>
        <w:t>的数据包的速率调整比例，在报文中携带速率调整指令信息；端侧根据网络给出的调整指令，调整发送速率。</w:t>
      </w:r>
    </w:p>
    <w:p w14:paraId="3DDFE410" w14:textId="5ECBC520" w:rsidR="00B7799A" w:rsidRPr="00FF3F12" w:rsidRDefault="00B7799A" w:rsidP="00B7799A">
      <w:pPr>
        <w:pStyle w:val="4"/>
        <w:numPr>
          <w:ilvl w:val="0"/>
          <w:numId w:val="41"/>
        </w:numPr>
        <w:rPr>
          <w:rFonts w:ascii="仿宋" w:eastAsia="仿宋" w:hAnsi="仿宋"/>
          <w:sz w:val="21"/>
          <w:szCs w:val="21"/>
        </w:rPr>
      </w:pPr>
      <w:r w:rsidRPr="00FF3F12">
        <w:rPr>
          <w:rFonts w:ascii="仿宋" w:eastAsia="仿宋" w:hAnsi="仿宋" w:hint="eastAsia"/>
          <w:sz w:val="21"/>
          <w:szCs w:val="21"/>
        </w:rPr>
        <w:t>端侧可靠传输机制</w:t>
      </w:r>
      <w:r w:rsidRPr="00FF3F12">
        <w:rPr>
          <w:rFonts w:ascii="仿宋" w:eastAsia="仿宋" w:hAnsi="仿宋"/>
          <w:sz w:val="21"/>
          <w:szCs w:val="21"/>
        </w:rPr>
        <w:t xml:space="preserve"> </w:t>
      </w:r>
    </w:p>
    <w:p w14:paraId="2176C775" w14:textId="561DF24B" w:rsidR="00B7799A" w:rsidRPr="00944DB5" w:rsidRDefault="00B7799A" w:rsidP="00B7799A">
      <w:pPr>
        <w:ind w:firstLine="420"/>
        <w:rPr>
          <w:rFonts w:ascii="仿宋" w:hAnsi="仿宋" w:cstheme="minorHAnsi"/>
          <w:szCs w:val="21"/>
        </w:rPr>
      </w:pPr>
      <w:r w:rsidRPr="00944DB5">
        <w:rPr>
          <w:rFonts w:ascii="仿宋" w:hAnsi="仿宋" w:cstheme="minorHAnsi" w:hint="eastAsia"/>
          <w:szCs w:val="21"/>
        </w:rPr>
        <w:t>设计目标：能够解决数据在发送方和接收方之间准确、精确传输问题，需要保证传输数据的完整性（数据包收齐）和有序性（可按序组装），提供传输可靠性保障。</w:t>
      </w:r>
    </w:p>
    <w:p w14:paraId="64CE9763" w14:textId="77777777" w:rsidR="00B7799A" w:rsidRPr="00944DB5" w:rsidRDefault="00B7799A" w:rsidP="00B7799A">
      <w:pPr>
        <w:rPr>
          <w:rFonts w:ascii="仿宋" w:hAnsi="仿宋" w:cstheme="minorHAnsi"/>
          <w:szCs w:val="21"/>
        </w:rPr>
      </w:pPr>
    </w:p>
    <w:p w14:paraId="6492A088" w14:textId="77777777" w:rsidR="00B7799A" w:rsidRPr="00944DB5" w:rsidRDefault="00B7799A" w:rsidP="00B7799A">
      <w:pPr>
        <w:ind w:firstLine="420"/>
        <w:rPr>
          <w:rFonts w:ascii="仿宋" w:hAnsi="仿宋" w:cstheme="minorHAnsi"/>
          <w:szCs w:val="21"/>
        </w:rPr>
      </w:pPr>
      <w:r w:rsidRPr="00944DB5">
        <w:rPr>
          <w:rFonts w:ascii="仿宋" w:hAnsi="仿宋" w:cstheme="minorHAnsi" w:hint="eastAsia"/>
          <w:szCs w:val="21"/>
        </w:rPr>
        <w:t>设计需求：</w:t>
      </w:r>
    </w:p>
    <w:p w14:paraId="68256D00" w14:textId="77777777" w:rsidR="00B7799A" w:rsidRPr="00944DB5" w:rsidRDefault="00B7799A" w:rsidP="00B7799A">
      <w:pPr>
        <w:ind w:firstLine="420"/>
        <w:rPr>
          <w:rFonts w:ascii="仿宋" w:hAnsi="仿宋" w:cstheme="minorHAnsi"/>
          <w:szCs w:val="21"/>
        </w:rPr>
      </w:pPr>
      <w:r w:rsidRPr="00944DB5">
        <w:rPr>
          <w:rFonts w:ascii="仿宋" w:hAnsi="仿宋" w:cstheme="minorHAnsi" w:hint="eastAsia"/>
          <w:szCs w:val="21"/>
        </w:rPr>
        <w:t>（</w:t>
      </w:r>
      <w:r w:rsidRPr="00944DB5">
        <w:rPr>
          <w:rFonts w:ascii="仿宋" w:hAnsi="仿宋" w:cstheme="minorHAnsi"/>
          <w:szCs w:val="21"/>
        </w:rPr>
        <w:t>1）由于网络节点间使用高</w:t>
      </w:r>
      <w:r w:rsidRPr="00944DB5">
        <w:rPr>
          <w:rFonts w:ascii="仿宋" w:hAnsi="仿宋" w:cstheme="minorHAnsi" w:hint="eastAsia"/>
          <w:szCs w:val="21"/>
        </w:rPr>
        <w:t>可靠增强机制，所以网络中丢包率较低，应将丢包看成是“小概率”事件</w:t>
      </w:r>
    </w:p>
    <w:p w14:paraId="7ED392E8" w14:textId="77777777" w:rsidR="00B7799A" w:rsidRPr="00944DB5" w:rsidRDefault="00B7799A" w:rsidP="00B7799A">
      <w:pPr>
        <w:ind w:firstLine="420"/>
        <w:rPr>
          <w:rFonts w:ascii="仿宋" w:hAnsi="仿宋" w:cstheme="minorHAnsi"/>
          <w:szCs w:val="21"/>
        </w:rPr>
      </w:pPr>
      <w:r w:rsidRPr="00944DB5">
        <w:rPr>
          <w:rFonts w:ascii="仿宋" w:hAnsi="仿宋" w:cstheme="minorHAnsi" w:hint="eastAsia"/>
          <w:szCs w:val="21"/>
        </w:rPr>
        <w:lastRenderedPageBreak/>
        <w:t>（</w:t>
      </w:r>
      <w:r w:rsidRPr="00944DB5">
        <w:rPr>
          <w:rFonts w:ascii="仿宋" w:hAnsi="仿宋" w:cstheme="minorHAnsi"/>
          <w:szCs w:val="21"/>
        </w:rPr>
        <w:t>2）使用高</w:t>
      </w:r>
      <w:r w:rsidRPr="00944DB5">
        <w:rPr>
          <w:rFonts w:ascii="仿宋" w:hAnsi="仿宋" w:cstheme="minorHAnsi" w:hint="eastAsia"/>
          <w:szCs w:val="21"/>
        </w:rPr>
        <w:t>可靠增强机制和多路径机制后，数据包乱序会增加，应将乱序看成是“大概率”事件</w:t>
      </w:r>
    </w:p>
    <w:p w14:paraId="44C47C09" w14:textId="67E2F5E9" w:rsidR="00B7799A" w:rsidRPr="00944DB5" w:rsidRDefault="00B7799A" w:rsidP="00537309">
      <w:pPr>
        <w:ind w:firstLine="420"/>
        <w:rPr>
          <w:rFonts w:ascii="仿宋" w:hAnsi="仿宋" w:cstheme="minorHAnsi"/>
          <w:szCs w:val="21"/>
        </w:rPr>
      </w:pPr>
      <w:r w:rsidRPr="00944DB5">
        <w:rPr>
          <w:rFonts w:ascii="仿宋" w:hAnsi="仿宋" w:cstheme="minorHAnsi" w:hint="eastAsia"/>
          <w:szCs w:val="21"/>
        </w:rPr>
        <w:t>（</w:t>
      </w:r>
      <w:r w:rsidRPr="00944DB5">
        <w:rPr>
          <w:rFonts w:ascii="仿宋" w:hAnsi="仿宋" w:cstheme="minorHAnsi"/>
          <w:szCs w:val="21"/>
        </w:rPr>
        <w:t>3）丢包检测和确认过程也应保证数据的发送速率</w:t>
      </w:r>
    </w:p>
    <w:p w14:paraId="40D74853" w14:textId="77777777" w:rsidR="00B7799A" w:rsidRPr="00944DB5" w:rsidRDefault="00B7799A" w:rsidP="00B7799A">
      <w:pPr>
        <w:ind w:firstLine="420"/>
        <w:rPr>
          <w:rFonts w:ascii="仿宋" w:hAnsi="仿宋" w:cstheme="minorHAnsi"/>
          <w:szCs w:val="21"/>
        </w:rPr>
      </w:pPr>
      <w:r w:rsidRPr="00944DB5">
        <w:rPr>
          <w:rFonts w:ascii="仿宋" w:hAnsi="仿宋" w:cstheme="minorHAnsi" w:hint="eastAsia"/>
          <w:szCs w:val="21"/>
        </w:rPr>
        <w:t>具体机制：拟采用基于</w:t>
      </w:r>
      <w:r w:rsidRPr="00944DB5">
        <w:rPr>
          <w:rFonts w:ascii="仿宋" w:hAnsi="仿宋" w:cstheme="minorHAnsi"/>
          <w:szCs w:val="21"/>
        </w:rPr>
        <w:t>ACK</w:t>
      </w:r>
      <w:r w:rsidRPr="00944DB5">
        <w:rPr>
          <w:rFonts w:ascii="仿宋" w:hAnsi="仿宋" w:cstheme="minorHAnsi" w:hint="eastAsia"/>
          <w:szCs w:val="21"/>
        </w:rPr>
        <w:t>的丢包检测和重传机制，</w:t>
      </w:r>
      <w:r w:rsidRPr="00944DB5" w:rsidDel="0045307C">
        <w:rPr>
          <w:rFonts w:ascii="仿宋" w:hAnsi="仿宋" w:cstheme="minorHAnsi"/>
          <w:szCs w:val="21"/>
        </w:rPr>
        <w:t xml:space="preserve"> </w:t>
      </w:r>
      <w:r w:rsidRPr="00944DB5">
        <w:rPr>
          <w:rFonts w:ascii="仿宋" w:hAnsi="仿宋" w:cstheme="minorHAnsi" w:hint="eastAsia"/>
          <w:szCs w:val="21"/>
        </w:rPr>
        <w:t>发送端根据收到的确认应答</w:t>
      </w:r>
      <w:r w:rsidRPr="00944DB5">
        <w:rPr>
          <w:rFonts w:ascii="仿宋" w:hAnsi="仿宋" w:cstheme="minorHAnsi"/>
          <w:szCs w:val="21"/>
        </w:rPr>
        <w:t>ACK/SACK消息，对“已发包缓冲区”中的数据包进行丢包检测，检测到丢包以后，重新发送该数据包。大致思路如下：</w:t>
      </w:r>
    </w:p>
    <w:p w14:paraId="1DFE76F0" w14:textId="77777777" w:rsidR="00B7799A" w:rsidRPr="00944DB5" w:rsidRDefault="00B7799A" w:rsidP="00B7799A">
      <w:pPr>
        <w:ind w:firstLine="420"/>
        <w:rPr>
          <w:rFonts w:ascii="仿宋" w:hAnsi="仿宋" w:cstheme="minorHAnsi"/>
          <w:szCs w:val="21"/>
        </w:rPr>
      </w:pPr>
      <w:r w:rsidRPr="00944DB5">
        <w:rPr>
          <w:rFonts w:ascii="仿宋" w:hAnsi="仿宋" w:cstheme="minorHAnsi" w:hint="eastAsia"/>
          <w:szCs w:val="21"/>
        </w:rPr>
        <w:t>（</w:t>
      </w:r>
      <w:r w:rsidRPr="00944DB5">
        <w:rPr>
          <w:rFonts w:ascii="仿宋" w:hAnsi="仿宋" w:cstheme="minorHAnsi"/>
          <w:szCs w:val="21"/>
        </w:rPr>
        <w:t>1）确认应答机制：</w:t>
      </w:r>
    </w:p>
    <w:p w14:paraId="4625A669" w14:textId="77777777" w:rsidR="00B7799A" w:rsidRPr="00944DB5" w:rsidRDefault="00B7799A" w:rsidP="00B7799A">
      <w:pPr>
        <w:pStyle w:val="ab"/>
        <w:numPr>
          <w:ilvl w:val="0"/>
          <w:numId w:val="64"/>
        </w:numPr>
        <w:ind w:firstLineChars="0"/>
        <w:rPr>
          <w:rFonts w:ascii="仿宋" w:hAnsi="仿宋" w:cstheme="minorHAnsi"/>
          <w:sz w:val="21"/>
          <w:szCs w:val="21"/>
        </w:rPr>
      </w:pPr>
      <w:r w:rsidRPr="00944DB5">
        <w:rPr>
          <w:rFonts w:ascii="仿宋" w:hAnsi="仿宋" w:cstheme="minorHAnsi" w:hint="eastAsia"/>
          <w:sz w:val="21"/>
          <w:szCs w:val="21"/>
        </w:rPr>
        <w:t>接收端对收到的数据包，向发送端发送</w:t>
      </w:r>
      <w:r w:rsidRPr="00944DB5">
        <w:rPr>
          <w:rFonts w:ascii="仿宋" w:hAnsi="仿宋" w:cstheme="minorHAnsi"/>
          <w:sz w:val="21"/>
          <w:szCs w:val="21"/>
        </w:rPr>
        <w:t>ACK</w:t>
      </w:r>
      <w:r w:rsidRPr="00944DB5">
        <w:rPr>
          <w:rFonts w:ascii="仿宋" w:hAnsi="仿宋" w:cstheme="minorHAnsi" w:hint="eastAsia"/>
          <w:sz w:val="21"/>
          <w:szCs w:val="21"/>
        </w:rPr>
        <w:t>响应（可采用</w:t>
      </w:r>
      <w:r w:rsidRPr="00944DB5">
        <w:rPr>
          <w:rFonts w:ascii="仿宋" w:hAnsi="仿宋" w:cstheme="minorHAnsi"/>
          <w:sz w:val="21"/>
          <w:szCs w:val="21"/>
        </w:rPr>
        <w:t>SACK</w:t>
      </w:r>
      <w:r w:rsidRPr="00944DB5">
        <w:rPr>
          <w:rFonts w:ascii="仿宋" w:hAnsi="仿宋" w:cstheme="minorHAnsi" w:hint="eastAsia"/>
          <w:sz w:val="21"/>
          <w:szCs w:val="21"/>
        </w:rPr>
        <w:t>方式）；</w:t>
      </w:r>
    </w:p>
    <w:p w14:paraId="2D6DE017" w14:textId="77777777" w:rsidR="00B7799A" w:rsidRPr="00944DB5" w:rsidRDefault="00B7799A" w:rsidP="00B7799A">
      <w:pPr>
        <w:pStyle w:val="ab"/>
        <w:numPr>
          <w:ilvl w:val="0"/>
          <w:numId w:val="64"/>
        </w:numPr>
        <w:ind w:firstLineChars="0"/>
        <w:rPr>
          <w:rFonts w:ascii="仿宋" w:hAnsi="仿宋" w:cstheme="minorHAnsi"/>
          <w:sz w:val="21"/>
          <w:szCs w:val="21"/>
        </w:rPr>
      </w:pPr>
      <w:r w:rsidRPr="00944DB5">
        <w:rPr>
          <w:rFonts w:ascii="仿宋" w:hAnsi="仿宋" w:cstheme="minorHAnsi" w:hint="eastAsia"/>
          <w:sz w:val="21"/>
          <w:szCs w:val="21"/>
        </w:rPr>
        <w:t>若某个数据包序号后已经收到</w:t>
      </w:r>
      <w:r w:rsidRPr="00944DB5">
        <w:rPr>
          <w:rFonts w:ascii="仿宋" w:hAnsi="仿宋" w:cstheme="minorHAnsi"/>
          <w:sz w:val="21"/>
          <w:szCs w:val="21"/>
        </w:rPr>
        <w:t>N</w:t>
      </w:r>
      <w:r w:rsidRPr="00944DB5">
        <w:rPr>
          <w:rFonts w:ascii="仿宋" w:hAnsi="仿宋" w:cstheme="minorHAnsi" w:hint="eastAsia"/>
          <w:sz w:val="21"/>
          <w:szCs w:val="21"/>
        </w:rPr>
        <w:t>个数据包，且时间超过一定阈值</w:t>
      </w:r>
      <w:r w:rsidRPr="00944DB5">
        <w:rPr>
          <w:rFonts w:ascii="仿宋" w:hAnsi="仿宋" w:cstheme="minorHAnsi"/>
          <w:sz w:val="21"/>
          <w:szCs w:val="21"/>
        </w:rPr>
        <w:t>T</w:t>
      </w:r>
      <w:r w:rsidRPr="00944DB5">
        <w:rPr>
          <w:rFonts w:ascii="仿宋" w:hAnsi="仿宋" w:cstheme="minorHAnsi" w:hint="eastAsia"/>
          <w:sz w:val="21"/>
          <w:szCs w:val="21"/>
        </w:rPr>
        <w:t>，则发送</w:t>
      </w:r>
      <w:r w:rsidRPr="00944DB5">
        <w:rPr>
          <w:rFonts w:ascii="仿宋" w:hAnsi="仿宋" w:cstheme="minorHAnsi"/>
          <w:sz w:val="21"/>
          <w:szCs w:val="21"/>
        </w:rPr>
        <w:t>NACK</w:t>
      </w:r>
      <w:r w:rsidRPr="00944DB5">
        <w:rPr>
          <w:rFonts w:ascii="仿宋" w:hAnsi="仿宋" w:cstheme="minorHAnsi" w:hint="eastAsia"/>
          <w:sz w:val="21"/>
          <w:szCs w:val="21"/>
        </w:rPr>
        <w:t>响应；</w:t>
      </w:r>
    </w:p>
    <w:p w14:paraId="6B3A92F1" w14:textId="77777777" w:rsidR="00B7799A" w:rsidRPr="00944DB5" w:rsidRDefault="00B7799A" w:rsidP="00B7799A">
      <w:pPr>
        <w:pStyle w:val="ab"/>
        <w:numPr>
          <w:ilvl w:val="0"/>
          <w:numId w:val="64"/>
        </w:numPr>
        <w:ind w:firstLineChars="0"/>
        <w:rPr>
          <w:rFonts w:ascii="仿宋" w:hAnsi="仿宋" w:cstheme="minorHAnsi"/>
          <w:sz w:val="21"/>
          <w:szCs w:val="21"/>
        </w:rPr>
      </w:pPr>
      <w:r w:rsidRPr="00944DB5">
        <w:rPr>
          <w:rFonts w:ascii="仿宋" w:hAnsi="仿宋" w:cstheme="minorHAnsi" w:hint="eastAsia"/>
          <w:sz w:val="21"/>
          <w:szCs w:val="21"/>
        </w:rPr>
        <w:t>支持数据包乱序确认。</w:t>
      </w:r>
    </w:p>
    <w:p w14:paraId="4124176B" w14:textId="77777777" w:rsidR="00B7799A" w:rsidRPr="00944DB5" w:rsidRDefault="00B7799A" w:rsidP="00B7799A">
      <w:pPr>
        <w:ind w:firstLine="420"/>
        <w:rPr>
          <w:rFonts w:ascii="仿宋" w:hAnsi="仿宋" w:cstheme="minorHAnsi"/>
          <w:szCs w:val="21"/>
        </w:rPr>
      </w:pPr>
      <w:r w:rsidRPr="00944DB5">
        <w:rPr>
          <w:rFonts w:ascii="仿宋" w:hAnsi="仿宋" w:cstheme="minorHAnsi" w:hint="eastAsia"/>
          <w:szCs w:val="21"/>
        </w:rPr>
        <w:t>（</w:t>
      </w:r>
      <w:r w:rsidRPr="00944DB5">
        <w:rPr>
          <w:rFonts w:ascii="仿宋" w:hAnsi="仿宋" w:cstheme="minorHAnsi"/>
          <w:szCs w:val="21"/>
        </w:rPr>
        <w:t xml:space="preserve">2）丢包检测机制： </w:t>
      </w:r>
    </w:p>
    <w:p w14:paraId="20A3450E" w14:textId="77777777" w:rsidR="00B7799A" w:rsidRPr="00944DB5" w:rsidRDefault="00B7799A" w:rsidP="00B7799A">
      <w:pPr>
        <w:pStyle w:val="ab"/>
        <w:numPr>
          <w:ilvl w:val="0"/>
          <w:numId w:val="64"/>
        </w:numPr>
        <w:ind w:firstLineChars="0"/>
        <w:rPr>
          <w:rFonts w:ascii="仿宋" w:hAnsi="仿宋" w:cstheme="minorHAnsi"/>
          <w:sz w:val="21"/>
          <w:szCs w:val="21"/>
        </w:rPr>
      </w:pPr>
      <w:r w:rsidRPr="00944DB5">
        <w:rPr>
          <w:rFonts w:ascii="仿宋" w:hAnsi="仿宋" w:cstheme="minorHAnsi" w:hint="eastAsia"/>
          <w:sz w:val="21"/>
          <w:szCs w:val="21"/>
        </w:rPr>
        <w:t>超时机制：设置重传超时阈值</w:t>
      </w:r>
      <w:r w:rsidRPr="00944DB5">
        <w:rPr>
          <w:rFonts w:ascii="仿宋" w:hAnsi="仿宋" w:cstheme="minorHAnsi"/>
          <w:sz w:val="21"/>
          <w:szCs w:val="21"/>
        </w:rPr>
        <w:t>RTO</w:t>
      </w:r>
      <w:r w:rsidRPr="00944DB5">
        <w:rPr>
          <w:rFonts w:ascii="仿宋" w:hAnsi="仿宋" w:cstheme="minorHAnsi" w:hint="eastAsia"/>
          <w:sz w:val="21"/>
          <w:szCs w:val="21"/>
        </w:rPr>
        <w:t>，对于“已发包缓冲区”中的数据包，若已经超过了</w:t>
      </w:r>
      <w:r w:rsidRPr="00944DB5">
        <w:rPr>
          <w:rFonts w:ascii="仿宋" w:hAnsi="仿宋" w:cstheme="minorHAnsi"/>
          <w:sz w:val="21"/>
          <w:szCs w:val="21"/>
        </w:rPr>
        <w:t>RTO</w:t>
      </w:r>
      <w:r w:rsidRPr="00944DB5">
        <w:rPr>
          <w:rFonts w:ascii="仿宋" w:hAnsi="仿宋" w:cstheme="minorHAnsi" w:hint="eastAsia"/>
          <w:sz w:val="21"/>
          <w:szCs w:val="21"/>
        </w:rPr>
        <w:t>，还没有收到这个包的</w:t>
      </w:r>
      <w:r w:rsidRPr="00944DB5">
        <w:rPr>
          <w:rFonts w:ascii="仿宋" w:hAnsi="仿宋" w:cstheme="minorHAnsi"/>
          <w:sz w:val="21"/>
          <w:szCs w:val="21"/>
        </w:rPr>
        <w:t>ACK</w:t>
      </w:r>
      <w:r w:rsidRPr="00944DB5">
        <w:rPr>
          <w:rFonts w:ascii="仿宋" w:hAnsi="仿宋" w:cstheme="minorHAnsi" w:hint="eastAsia"/>
          <w:sz w:val="21"/>
          <w:szCs w:val="21"/>
        </w:rPr>
        <w:t>，则认为发生丢包。</w:t>
      </w:r>
    </w:p>
    <w:p w14:paraId="329CF41E" w14:textId="77777777" w:rsidR="00B7799A" w:rsidRPr="00944DB5" w:rsidRDefault="00B7799A" w:rsidP="00B7799A">
      <w:pPr>
        <w:pStyle w:val="ab"/>
        <w:ind w:left="1271" w:firstLineChars="0" w:firstLine="0"/>
        <w:rPr>
          <w:rFonts w:ascii="仿宋" w:hAnsi="仿宋" w:cstheme="minorHAnsi"/>
          <w:sz w:val="21"/>
          <w:szCs w:val="21"/>
        </w:rPr>
      </w:pPr>
      <w:r w:rsidRPr="00944DB5">
        <w:rPr>
          <w:rFonts w:ascii="仿宋" w:hAnsi="仿宋" w:cstheme="minorHAnsi" w:hint="eastAsia"/>
          <w:sz w:val="21"/>
          <w:szCs w:val="21"/>
        </w:rPr>
        <w:t>暂定</w:t>
      </w:r>
      <w:r w:rsidRPr="00944DB5">
        <w:rPr>
          <w:rFonts w:ascii="仿宋" w:hAnsi="仿宋" w:cstheme="minorHAnsi"/>
          <w:sz w:val="21"/>
          <w:szCs w:val="21"/>
        </w:rPr>
        <w:t>RTO计算方式为：RTO = smoothed_rtt + max(4*rttvar, 1ms) + max_ack_delay</w:t>
      </w:r>
    </w:p>
    <w:p w14:paraId="4A4DE80F" w14:textId="77777777" w:rsidR="00B7799A" w:rsidRPr="00944DB5" w:rsidRDefault="00B7799A" w:rsidP="00B7799A">
      <w:pPr>
        <w:pStyle w:val="ab"/>
        <w:ind w:left="1271" w:firstLineChars="0" w:firstLine="0"/>
        <w:rPr>
          <w:rFonts w:ascii="仿宋" w:hAnsi="仿宋" w:cstheme="minorHAnsi"/>
          <w:sz w:val="21"/>
          <w:szCs w:val="21"/>
          <w:u w:val="single"/>
        </w:rPr>
      </w:pPr>
      <w:r w:rsidRPr="00944DB5">
        <w:rPr>
          <w:rFonts w:ascii="仿宋" w:hAnsi="仿宋" w:cstheme="minorHAnsi" w:hint="eastAsia"/>
          <w:color w:val="FF0000"/>
          <w:sz w:val="21"/>
          <w:szCs w:val="21"/>
          <w:u w:val="single"/>
        </w:rPr>
        <w:t>备注：</w:t>
      </w:r>
      <w:r w:rsidRPr="00944DB5">
        <w:rPr>
          <w:rFonts w:ascii="仿宋" w:hAnsi="仿宋" w:cstheme="minorHAnsi"/>
          <w:color w:val="FF0000"/>
          <w:sz w:val="21"/>
          <w:szCs w:val="21"/>
          <w:u w:val="single"/>
        </w:rPr>
        <w:t>smoothed_rtt、rttvar探测计算方法需将多路径调度、高</w:t>
      </w:r>
      <w:r w:rsidRPr="00944DB5">
        <w:rPr>
          <w:rFonts w:ascii="仿宋" w:hAnsi="仿宋" w:cstheme="minorHAnsi" w:hint="eastAsia"/>
          <w:color w:val="FF0000"/>
          <w:sz w:val="21"/>
          <w:szCs w:val="21"/>
          <w:u w:val="single"/>
        </w:rPr>
        <w:t>可靠增强的影响考虑进去。</w:t>
      </w:r>
    </w:p>
    <w:p w14:paraId="29CC5407" w14:textId="77777777" w:rsidR="00B7799A" w:rsidRPr="00944DB5" w:rsidRDefault="00B7799A" w:rsidP="00B7799A">
      <w:pPr>
        <w:pStyle w:val="ab"/>
        <w:numPr>
          <w:ilvl w:val="0"/>
          <w:numId w:val="64"/>
        </w:numPr>
        <w:ind w:firstLineChars="0"/>
        <w:rPr>
          <w:rFonts w:ascii="仿宋" w:hAnsi="仿宋" w:cstheme="minorHAnsi"/>
          <w:sz w:val="21"/>
          <w:szCs w:val="21"/>
        </w:rPr>
      </w:pPr>
      <w:r w:rsidRPr="00944DB5">
        <w:rPr>
          <w:rFonts w:ascii="仿宋" w:hAnsi="仿宋" w:cstheme="minorHAnsi"/>
          <w:sz w:val="21"/>
          <w:szCs w:val="21"/>
        </w:rPr>
        <w:t>NACK</w:t>
      </w:r>
      <w:r w:rsidRPr="00944DB5">
        <w:rPr>
          <w:rFonts w:ascii="仿宋" w:hAnsi="仿宋" w:cstheme="minorHAnsi" w:hint="eastAsia"/>
          <w:sz w:val="21"/>
          <w:szCs w:val="21"/>
        </w:rPr>
        <w:t>机制：若收到</w:t>
      </w:r>
      <w:r w:rsidRPr="00944DB5">
        <w:rPr>
          <w:rFonts w:ascii="仿宋" w:hAnsi="仿宋" w:cstheme="minorHAnsi"/>
          <w:sz w:val="21"/>
          <w:szCs w:val="21"/>
        </w:rPr>
        <w:t>NACK</w:t>
      </w:r>
      <w:r w:rsidRPr="00944DB5">
        <w:rPr>
          <w:rFonts w:ascii="仿宋" w:hAnsi="仿宋" w:cstheme="minorHAnsi" w:hint="eastAsia"/>
          <w:sz w:val="21"/>
          <w:szCs w:val="21"/>
        </w:rPr>
        <w:t>，则认为发生丢包。</w:t>
      </w:r>
    </w:p>
    <w:p w14:paraId="1EC05C73" w14:textId="77777777" w:rsidR="00B7799A" w:rsidRPr="00944DB5" w:rsidRDefault="00B7799A" w:rsidP="00B7799A">
      <w:pPr>
        <w:ind w:firstLine="420"/>
        <w:rPr>
          <w:rFonts w:ascii="仿宋" w:hAnsi="仿宋" w:cstheme="minorHAnsi"/>
          <w:szCs w:val="21"/>
        </w:rPr>
      </w:pPr>
      <w:r w:rsidRPr="00944DB5">
        <w:rPr>
          <w:rFonts w:ascii="仿宋" w:hAnsi="仿宋" w:cstheme="minorHAnsi" w:hint="eastAsia"/>
          <w:szCs w:val="21"/>
        </w:rPr>
        <w:t>（</w:t>
      </w:r>
      <w:r w:rsidRPr="00944DB5">
        <w:rPr>
          <w:rFonts w:ascii="仿宋" w:hAnsi="仿宋" w:cstheme="minorHAnsi"/>
          <w:szCs w:val="21"/>
        </w:rPr>
        <w:t>3）重传机制：</w:t>
      </w:r>
    </w:p>
    <w:p w14:paraId="54A75B54" w14:textId="77777777" w:rsidR="00B7799A" w:rsidRPr="00944DB5" w:rsidRDefault="00B7799A" w:rsidP="00B7799A">
      <w:pPr>
        <w:pStyle w:val="ab"/>
        <w:numPr>
          <w:ilvl w:val="0"/>
          <w:numId w:val="64"/>
        </w:numPr>
        <w:ind w:firstLineChars="0"/>
        <w:rPr>
          <w:rFonts w:ascii="仿宋" w:hAnsi="仿宋" w:cstheme="minorHAnsi"/>
          <w:sz w:val="21"/>
          <w:szCs w:val="21"/>
        </w:rPr>
      </w:pPr>
      <w:r w:rsidRPr="00944DB5">
        <w:rPr>
          <w:rFonts w:ascii="仿宋" w:hAnsi="仿宋" w:cstheme="minorHAnsi" w:hint="eastAsia"/>
          <w:sz w:val="21"/>
          <w:szCs w:val="21"/>
        </w:rPr>
        <w:t>当通过丢包检测判定数据包丢失时，重新发送该数据包，并将重传数据包设置成高优先级。</w:t>
      </w:r>
    </w:p>
    <w:p w14:paraId="6F4BF9F8" w14:textId="77777777" w:rsidR="00B7799A" w:rsidRPr="00FF3F12" w:rsidRDefault="00B7799A" w:rsidP="00B7799A">
      <w:pPr>
        <w:ind w:firstLineChars="500" w:firstLine="1050"/>
        <w:rPr>
          <w:rFonts w:ascii="仿宋" w:hAnsi="仿宋" w:cstheme="minorHAnsi"/>
          <w:color w:val="FF0000"/>
          <w:szCs w:val="21"/>
          <w:u w:val="single"/>
        </w:rPr>
      </w:pPr>
      <w:r w:rsidRPr="00944DB5">
        <w:rPr>
          <w:rFonts w:ascii="仿宋" w:hAnsi="仿宋" w:cstheme="minorHAnsi" w:hint="eastAsia"/>
          <w:color w:val="FF0000"/>
          <w:szCs w:val="21"/>
          <w:u w:val="single"/>
        </w:rPr>
        <w:t>备注：</w:t>
      </w:r>
    </w:p>
    <w:p w14:paraId="3081E4C6" w14:textId="2B404404" w:rsidR="00B7799A" w:rsidRPr="00FF3F12" w:rsidRDefault="00B7799A" w:rsidP="00B7799A">
      <w:pPr>
        <w:ind w:firstLineChars="500" w:firstLine="1050"/>
        <w:rPr>
          <w:rFonts w:ascii="仿宋" w:hAnsi="仿宋" w:cstheme="minorHAnsi"/>
          <w:color w:val="FF0000"/>
          <w:szCs w:val="21"/>
          <w:u w:val="single"/>
        </w:rPr>
      </w:pPr>
      <w:r w:rsidRPr="00FF3F12">
        <w:rPr>
          <w:rFonts w:ascii="仿宋" w:hAnsi="仿宋" w:cstheme="minorHAnsi"/>
          <w:color w:val="FF0000"/>
          <w:szCs w:val="21"/>
          <w:u w:val="single"/>
        </w:rPr>
        <w:t>1</w:t>
      </w:r>
      <w:r w:rsidRPr="00FF3F12">
        <w:rPr>
          <w:rFonts w:ascii="仿宋" w:hAnsi="仿宋" w:cstheme="minorHAnsi" w:hint="eastAsia"/>
          <w:color w:val="FF0000"/>
          <w:szCs w:val="21"/>
          <w:u w:val="single"/>
        </w:rPr>
        <w:t>）</w:t>
      </w:r>
      <w:r w:rsidRPr="00944DB5">
        <w:rPr>
          <w:rFonts w:ascii="仿宋" w:hAnsi="仿宋" w:cstheme="minorHAnsi" w:hint="eastAsia"/>
          <w:color w:val="FF0000"/>
          <w:szCs w:val="21"/>
          <w:u w:val="single"/>
        </w:rPr>
        <w:t>后续优化方向为优化由于数据包未确认带来的发送窗口滑动速率减慢问题</w:t>
      </w:r>
    </w:p>
    <w:p w14:paraId="7EC46AC8" w14:textId="4BB2E60C" w:rsidR="00537309" w:rsidRDefault="00B7799A" w:rsidP="00944DB5">
      <w:pPr>
        <w:ind w:firstLineChars="500" w:firstLine="1050"/>
        <w:rPr>
          <w:ins w:id="956" w:author="Li Yang" w:date="2023-05-10T15:18:00Z"/>
          <w:rFonts w:ascii="仿宋" w:hAnsi="仿宋" w:cstheme="minorHAnsi"/>
          <w:color w:val="FF0000"/>
          <w:szCs w:val="21"/>
          <w:u w:val="single"/>
        </w:rPr>
      </w:pPr>
      <w:r w:rsidRPr="00944DB5">
        <w:rPr>
          <w:rFonts w:ascii="仿宋" w:hAnsi="仿宋" w:cstheme="minorHAnsi"/>
          <w:color w:val="FF0000"/>
          <w:szCs w:val="21"/>
          <w:u w:val="single"/>
        </w:rPr>
        <w:t>2</w:t>
      </w:r>
      <w:r w:rsidRPr="00944DB5">
        <w:rPr>
          <w:rFonts w:ascii="仿宋" w:hAnsi="仿宋" w:cstheme="minorHAnsi" w:hint="eastAsia"/>
          <w:color w:val="FF0000"/>
          <w:szCs w:val="21"/>
          <w:u w:val="single"/>
        </w:rPr>
        <w:t>）</w:t>
      </w:r>
      <w:r w:rsidRPr="00944DB5">
        <w:rPr>
          <w:rFonts w:ascii="仿宋" w:hAnsi="仿宋" w:cstheme="minorHAnsi"/>
          <w:color w:val="FF0000"/>
          <w:szCs w:val="21"/>
          <w:u w:val="single"/>
        </w:rPr>
        <w:t>ACK</w:t>
      </w:r>
      <w:r w:rsidRPr="00944DB5">
        <w:rPr>
          <w:rFonts w:ascii="仿宋" w:hAnsi="仿宋" w:cstheme="minorHAnsi" w:hint="eastAsia"/>
          <w:color w:val="FF0000"/>
          <w:szCs w:val="21"/>
          <w:u w:val="single"/>
        </w:rPr>
        <w:t>和</w:t>
      </w:r>
      <w:r w:rsidRPr="00944DB5">
        <w:rPr>
          <w:rFonts w:ascii="仿宋" w:hAnsi="仿宋" w:cstheme="minorHAnsi"/>
          <w:color w:val="FF0000"/>
          <w:szCs w:val="21"/>
          <w:u w:val="single"/>
        </w:rPr>
        <w:t>NACK</w:t>
      </w:r>
      <w:r w:rsidRPr="00944DB5">
        <w:rPr>
          <w:rFonts w:ascii="仿宋" w:hAnsi="仿宋" w:cstheme="minorHAnsi" w:hint="eastAsia"/>
          <w:color w:val="FF0000"/>
          <w:szCs w:val="21"/>
          <w:u w:val="single"/>
        </w:rPr>
        <w:t>联合使用机制</w:t>
      </w:r>
    </w:p>
    <w:p w14:paraId="29303241" w14:textId="77777777" w:rsidR="00776E1B" w:rsidRPr="00944DB5" w:rsidRDefault="00776E1B" w:rsidP="00944DB5">
      <w:pPr>
        <w:ind w:firstLineChars="500" w:firstLine="1050"/>
        <w:rPr>
          <w:rFonts w:ascii="仿宋" w:hAnsi="仿宋"/>
          <w:color w:val="FF0000"/>
          <w:u w:val="single"/>
        </w:rPr>
      </w:pPr>
    </w:p>
    <w:p w14:paraId="66E80117" w14:textId="42CB4039" w:rsidR="00011054" w:rsidRPr="00941C5B" w:rsidRDefault="007C2D1B" w:rsidP="00941C5B">
      <w:pPr>
        <w:pStyle w:val="3"/>
        <w:numPr>
          <w:ilvl w:val="0"/>
          <w:numId w:val="36"/>
        </w:numPr>
        <w:rPr>
          <w:rFonts w:ascii="仿宋" w:hAnsi="仿宋"/>
          <w:sz w:val="24"/>
        </w:rPr>
      </w:pPr>
      <w:r w:rsidRPr="00915C0F">
        <w:rPr>
          <w:rFonts w:ascii="仿宋" w:hAnsi="仿宋"/>
          <w:sz w:val="24"/>
        </w:rPr>
        <w:t xml:space="preserve"> </w:t>
      </w:r>
      <w:bookmarkStart w:id="957" w:name="_Toc135051863"/>
      <w:r w:rsidRPr="00915C0F">
        <w:rPr>
          <w:rFonts w:ascii="仿宋" w:hAnsi="仿宋"/>
          <w:sz w:val="24"/>
        </w:rPr>
        <w:t>SEASP报文格式</w:t>
      </w:r>
      <w:bookmarkStart w:id="958" w:name="_Hlk129016916"/>
      <w:bookmarkEnd w:id="957"/>
    </w:p>
    <w:p w14:paraId="3A9A1AA5" w14:textId="27E8D550" w:rsidR="003428D2" w:rsidRPr="00944DB5" w:rsidRDefault="00941C5B" w:rsidP="00944DB5">
      <w:pPr>
        <w:ind w:firstLineChars="200" w:firstLine="420"/>
        <w:rPr>
          <w:rFonts w:ascii="仿宋" w:hAnsi="仿宋"/>
          <w:szCs w:val="21"/>
        </w:rPr>
      </w:pPr>
      <w:r>
        <w:rPr>
          <w:rFonts w:ascii="仿宋" w:hAnsi="仿宋" w:hint="eastAsia"/>
          <w:szCs w:val="21"/>
        </w:rPr>
        <w:t>当公共首部Pu</w:t>
      </w:r>
      <w:r>
        <w:rPr>
          <w:rFonts w:ascii="仿宋" w:hAnsi="仿宋"/>
          <w:szCs w:val="21"/>
        </w:rPr>
        <w:t xml:space="preserve">blic Header </w:t>
      </w:r>
      <w:r>
        <w:rPr>
          <w:rFonts w:ascii="仿宋" w:hAnsi="仿宋" w:hint="eastAsia"/>
          <w:szCs w:val="21"/>
        </w:rPr>
        <w:t>的</w:t>
      </w:r>
      <w:r w:rsidRPr="006F72A9">
        <w:rPr>
          <w:rFonts w:ascii="仿宋" w:hAnsi="仿宋"/>
          <w:szCs w:val="21"/>
        </w:rPr>
        <w:t>Type</w:t>
      </w:r>
      <w:r>
        <w:rPr>
          <w:rFonts w:ascii="仿宋" w:hAnsi="仿宋" w:hint="eastAsia"/>
          <w:szCs w:val="21"/>
        </w:rPr>
        <w:t>字段的高位取值为0</w:t>
      </w:r>
      <w:r>
        <w:rPr>
          <w:rFonts w:ascii="仿宋" w:hAnsi="仿宋"/>
          <w:szCs w:val="21"/>
        </w:rPr>
        <w:t>11</w:t>
      </w:r>
      <w:r>
        <w:rPr>
          <w:rFonts w:ascii="仿宋" w:hAnsi="仿宋" w:hint="eastAsia"/>
          <w:szCs w:val="21"/>
        </w:rPr>
        <w:t>时，表示是</w:t>
      </w:r>
      <w:r w:rsidR="00BA1434" w:rsidRPr="006F72A9">
        <w:rPr>
          <w:rFonts w:ascii="仿宋" w:hAnsi="仿宋"/>
          <w:szCs w:val="21"/>
        </w:rPr>
        <w:t>SEASP</w:t>
      </w:r>
      <w:r>
        <w:rPr>
          <w:rFonts w:ascii="仿宋" w:hAnsi="仿宋" w:hint="eastAsia"/>
          <w:szCs w:val="21"/>
        </w:rPr>
        <w:t>协议相关报文，使用</w:t>
      </w:r>
      <w:r w:rsidR="00BA1434" w:rsidRPr="006F72A9">
        <w:rPr>
          <w:rFonts w:ascii="仿宋" w:hAnsi="仿宋"/>
          <w:szCs w:val="21"/>
        </w:rPr>
        <w:t>Type</w:t>
      </w:r>
      <w:r w:rsidR="00011054">
        <w:rPr>
          <w:rFonts w:ascii="仿宋" w:hAnsi="仿宋" w:hint="eastAsia"/>
          <w:szCs w:val="21"/>
        </w:rPr>
        <w:t>字段</w:t>
      </w:r>
      <w:r>
        <w:rPr>
          <w:rFonts w:ascii="仿宋" w:hAnsi="仿宋" w:hint="eastAsia"/>
          <w:szCs w:val="21"/>
        </w:rPr>
        <w:t>的低5位</w:t>
      </w:r>
      <w:r w:rsidR="00BA1434" w:rsidRPr="006F72A9">
        <w:rPr>
          <w:rFonts w:ascii="仿宋" w:hAnsi="仿宋" w:hint="eastAsia"/>
          <w:szCs w:val="21"/>
        </w:rPr>
        <w:t>标识</w:t>
      </w:r>
      <w:r w:rsidR="00BA1434" w:rsidRPr="006F72A9">
        <w:rPr>
          <w:rFonts w:ascii="仿宋" w:hAnsi="仿宋"/>
          <w:szCs w:val="21"/>
        </w:rPr>
        <w:t>SEASP</w:t>
      </w:r>
      <w:r w:rsidR="00BA1434" w:rsidRPr="006F72A9">
        <w:rPr>
          <w:rFonts w:ascii="仿宋" w:hAnsi="仿宋" w:hint="eastAsia"/>
          <w:szCs w:val="21"/>
        </w:rPr>
        <w:t>报文类型，其中：</w:t>
      </w:r>
    </w:p>
    <w:p w14:paraId="44FD0C4D" w14:textId="0CE8C3CA" w:rsidR="003428D2" w:rsidRPr="00944DB5" w:rsidRDefault="00941C5B" w:rsidP="003428D2">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003428D2" w:rsidRPr="00944DB5">
        <w:rPr>
          <w:rFonts w:ascii="仿宋" w:hAnsi="仿宋" w:cstheme="minorHAnsi" w:hint="eastAsia"/>
          <w:sz w:val="21"/>
          <w:szCs w:val="21"/>
        </w:rPr>
        <w:t>为</w:t>
      </w:r>
      <w:r w:rsidR="003428D2" w:rsidRPr="00944DB5">
        <w:rPr>
          <w:rFonts w:ascii="仿宋" w:hAnsi="仿宋" w:cstheme="minorHAnsi"/>
          <w:sz w:val="21"/>
          <w:szCs w:val="21"/>
        </w:rPr>
        <w:t>0x</w:t>
      </w:r>
      <w:r>
        <w:rPr>
          <w:rFonts w:ascii="仿宋" w:hAnsi="仿宋" w:cstheme="minorHAnsi"/>
          <w:sz w:val="21"/>
          <w:szCs w:val="21"/>
        </w:rPr>
        <w:t>60</w:t>
      </w:r>
      <w:r>
        <w:rPr>
          <w:rFonts w:ascii="仿宋" w:hAnsi="仿宋" w:cstheme="minorHAnsi" w:hint="eastAsia"/>
          <w:sz w:val="21"/>
          <w:szCs w:val="21"/>
        </w:rPr>
        <w:t>（0</w:t>
      </w:r>
      <w:r>
        <w:rPr>
          <w:rFonts w:ascii="仿宋" w:hAnsi="仿宋" w:cstheme="minorHAnsi"/>
          <w:sz w:val="21"/>
          <w:szCs w:val="21"/>
        </w:rPr>
        <w:t>11 00000</w:t>
      </w:r>
      <w:r>
        <w:rPr>
          <w:rFonts w:ascii="仿宋" w:hAnsi="仿宋" w:cstheme="minorHAnsi" w:hint="eastAsia"/>
          <w:sz w:val="21"/>
          <w:szCs w:val="21"/>
        </w:rPr>
        <w:t>）</w:t>
      </w:r>
      <w:r w:rsidR="003428D2" w:rsidRPr="00944DB5">
        <w:rPr>
          <w:rFonts w:ascii="仿宋" w:hAnsi="仿宋" w:cstheme="minorHAnsi" w:hint="eastAsia"/>
          <w:sz w:val="21"/>
          <w:szCs w:val="21"/>
        </w:rPr>
        <w:t>时，报文类型：</w:t>
      </w:r>
      <w:r>
        <w:rPr>
          <w:rFonts w:ascii="仿宋" w:hAnsi="仿宋" w:cstheme="minorHAnsi" w:hint="eastAsia"/>
          <w:sz w:val="21"/>
          <w:szCs w:val="21"/>
        </w:rPr>
        <w:t>S</w:t>
      </w:r>
      <w:r>
        <w:rPr>
          <w:rFonts w:ascii="仿宋" w:hAnsi="仿宋" w:cstheme="minorHAnsi"/>
          <w:sz w:val="21"/>
          <w:szCs w:val="21"/>
        </w:rPr>
        <w:t>EASP</w:t>
      </w:r>
      <w:r w:rsidR="003428D2" w:rsidRPr="00944DB5">
        <w:rPr>
          <w:rFonts w:ascii="仿宋" w:hAnsi="仿宋" w:cstheme="minorHAnsi" w:hint="eastAsia"/>
          <w:sz w:val="21"/>
          <w:szCs w:val="21"/>
        </w:rPr>
        <w:t>数据报文（</w:t>
      </w:r>
      <w:r w:rsidR="003428D2" w:rsidRPr="00944DB5">
        <w:rPr>
          <w:rFonts w:ascii="仿宋" w:hAnsi="仿宋" w:cstheme="minorHAnsi"/>
          <w:sz w:val="21"/>
          <w:szCs w:val="21"/>
        </w:rPr>
        <w:t>S</w:t>
      </w:r>
      <w:r w:rsidR="00BA1434" w:rsidRPr="00FF3F12">
        <w:rPr>
          <w:rFonts w:ascii="仿宋" w:hAnsi="仿宋" w:cstheme="minorHAnsi"/>
          <w:sz w:val="21"/>
          <w:szCs w:val="21"/>
        </w:rPr>
        <w:t>P_</w:t>
      </w:r>
      <w:r w:rsidR="003428D2" w:rsidRPr="00944DB5">
        <w:rPr>
          <w:rFonts w:ascii="仿宋" w:hAnsi="仿宋" w:cstheme="minorHAnsi"/>
          <w:sz w:val="21"/>
          <w:szCs w:val="21"/>
        </w:rPr>
        <w:t>DAT</w:t>
      </w:r>
      <w:r w:rsidR="003428D2" w:rsidRPr="00944DB5">
        <w:rPr>
          <w:rFonts w:ascii="仿宋" w:hAnsi="仿宋" w:cstheme="minorHAnsi" w:hint="eastAsia"/>
          <w:sz w:val="21"/>
          <w:szCs w:val="21"/>
        </w:rPr>
        <w:t>）</w:t>
      </w:r>
    </w:p>
    <w:p w14:paraId="3ACDB014" w14:textId="58ABE357" w:rsidR="003428D2" w:rsidRPr="00944DB5" w:rsidRDefault="00941C5B" w:rsidP="003428D2">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003428D2" w:rsidRPr="00944DB5">
        <w:rPr>
          <w:rFonts w:ascii="仿宋" w:hAnsi="仿宋" w:cstheme="minorHAnsi" w:hint="eastAsia"/>
          <w:sz w:val="21"/>
          <w:szCs w:val="21"/>
        </w:rPr>
        <w:t>为</w:t>
      </w:r>
      <w:r w:rsidRPr="00944DB5">
        <w:rPr>
          <w:rFonts w:ascii="仿宋" w:hAnsi="仿宋" w:cstheme="minorHAnsi"/>
          <w:sz w:val="21"/>
          <w:szCs w:val="21"/>
        </w:rPr>
        <w:t>0x</w:t>
      </w:r>
      <w:r>
        <w:rPr>
          <w:rFonts w:ascii="仿宋" w:hAnsi="仿宋" w:cstheme="minorHAnsi"/>
          <w:sz w:val="21"/>
          <w:szCs w:val="21"/>
        </w:rPr>
        <w:t>61</w:t>
      </w:r>
      <w:r>
        <w:rPr>
          <w:rFonts w:ascii="仿宋" w:hAnsi="仿宋" w:cstheme="minorHAnsi" w:hint="eastAsia"/>
          <w:sz w:val="21"/>
          <w:szCs w:val="21"/>
        </w:rPr>
        <w:t>（0</w:t>
      </w:r>
      <w:r>
        <w:rPr>
          <w:rFonts w:ascii="仿宋" w:hAnsi="仿宋" w:cstheme="minorHAnsi"/>
          <w:sz w:val="21"/>
          <w:szCs w:val="21"/>
        </w:rPr>
        <w:t>11 00001</w:t>
      </w:r>
      <w:r>
        <w:rPr>
          <w:rFonts w:ascii="仿宋" w:hAnsi="仿宋" w:cstheme="minorHAnsi" w:hint="eastAsia"/>
          <w:sz w:val="21"/>
          <w:szCs w:val="21"/>
        </w:rPr>
        <w:t>）</w:t>
      </w:r>
      <w:r w:rsidR="003428D2" w:rsidRPr="00944DB5">
        <w:rPr>
          <w:rFonts w:ascii="仿宋" w:hAnsi="仿宋" w:cstheme="minorHAnsi" w:hint="eastAsia"/>
          <w:sz w:val="21"/>
          <w:szCs w:val="21"/>
        </w:rPr>
        <w:t>时，报文类型：选择性确认报文（</w:t>
      </w:r>
      <w:r w:rsidR="00BA1434" w:rsidRPr="00FF3F12">
        <w:rPr>
          <w:rFonts w:ascii="仿宋" w:hAnsi="仿宋" w:cstheme="minorHAnsi"/>
          <w:sz w:val="21"/>
          <w:szCs w:val="21"/>
        </w:rPr>
        <w:t>SP_</w:t>
      </w:r>
      <w:r w:rsidR="003428D2" w:rsidRPr="00944DB5">
        <w:rPr>
          <w:rFonts w:ascii="仿宋" w:hAnsi="仿宋" w:cstheme="minorHAnsi"/>
          <w:sz w:val="21"/>
          <w:szCs w:val="21"/>
        </w:rPr>
        <w:t>SACK</w:t>
      </w:r>
      <w:r w:rsidR="003428D2" w:rsidRPr="00944DB5">
        <w:rPr>
          <w:rFonts w:ascii="仿宋" w:hAnsi="仿宋" w:cstheme="minorHAnsi" w:hint="eastAsia"/>
          <w:sz w:val="21"/>
          <w:szCs w:val="21"/>
        </w:rPr>
        <w:t>）</w:t>
      </w:r>
    </w:p>
    <w:p w14:paraId="7FE8BB64" w14:textId="553D5AF8" w:rsidR="003428D2" w:rsidRPr="00944DB5" w:rsidRDefault="00941C5B" w:rsidP="003428D2">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003428D2" w:rsidRPr="00944DB5">
        <w:rPr>
          <w:rFonts w:ascii="仿宋" w:hAnsi="仿宋" w:cstheme="minorHAnsi" w:hint="eastAsia"/>
          <w:sz w:val="21"/>
          <w:szCs w:val="21"/>
        </w:rPr>
        <w:t>为</w:t>
      </w:r>
      <w:r w:rsidRPr="00944DB5">
        <w:rPr>
          <w:rFonts w:ascii="仿宋" w:hAnsi="仿宋" w:cstheme="minorHAnsi"/>
          <w:sz w:val="21"/>
          <w:szCs w:val="21"/>
        </w:rPr>
        <w:t>0x</w:t>
      </w:r>
      <w:r>
        <w:rPr>
          <w:rFonts w:ascii="仿宋" w:hAnsi="仿宋" w:cstheme="minorHAnsi"/>
          <w:sz w:val="21"/>
          <w:szCs w:val="21"/>
        </w:rPr>
        <w:t>62</w:t>
      </w:r>
      <w:r>
        <w:rPr>
          <w:rFonts w:ascii="仿宋" w:hAnsi="仿宋" w:cstheme="minorHAnsi" w:hint="eastAsia"/>
          <w:sz w:val="21"/>
          <w:szCs w:val="21"/>
        </w:rPr>
        <w:t>（0</w:t>
      </w:r>
      <w:r>
        <w:rPr>
          <w:rFonts w:ascii="仿宋" w:hAnsi="仿宋" w:cstheme="minorHAnsi"/>
          <w:sz w:val="21"/>
          <w:szCs w:val="21"/>
        </w:rPr>
        <w:t>11 00010</w:t>
      </w:r>
      <w:r>
        <w:rPr>
          <w:rFonts w:ascii="仿宋" w:hAnsi="仿宋" w:cstheme="minorHAnsi" w:hint="eastAsia"/>
          <w:sz w:val="21"/>
          <w:szCs w:val="21"/>
        </w:rPr>
        <w:t>）</w:t>
      </w:r>
      <w:r w:rsidR="003428D2" w:rsidRPr="00944DB5">
        <w:rPr>
          <w:rFonts w:ascii="仿宋" w:hAnsi="仿宋" w:cstheme="minorHAnsi" w:hint="eastAsia"/>
          <w:sz w:val="21"/>
          <w:szCs w:val="21"/>
        </w:rPr>
        <w:t>时，报文类型：否定性确认报文（</w:t>
      </w:r>
      <w:r w:rsidR="00BA1434" w:rsidRPr="00FF3F12">
        <w:rPr>
          <w:rFonts w:ascii="仿宋" w:hAnsi="仿宋" w:cstheme="minorHAnsi"/>
          <w:sz w:val="21"/>
          <w:szCs w:val="21"/>
        </w:rPr>
        <w:t>SP_</w:t>
      </w:r>
      <w:r w:rsidR="003428D2" w:rsidRPr="00944DB5">
        <w:rPr>
          <w:rFonts w:ascii="仿宋" w:hAnsi="仿宋" w:cstheme="minorHAnsi"/>
          <w:sz w:val="21"/>
          <w:szCs w:val="21"/>
        </w:rPr>
        <w:t>NACK</w:t>
      </w:r>
      <w:r w:rsidR="003428D2" w:rsidRPr="00944DB5">
        <w:rPr>
          <w:rFonts w:ascii="仿宋" w:hAnsi="仿宋" w:cstheme="minorHAnsi" w:hint="eastAsia"/>
          <w:sz w:val="21"/>
          <w:szCs w:val="21"/>
        </w:rPr>
        <w:t>）</w:t>
      </w:r>
    </w:p>
    <w:p w14:paraId="1E69DA26" w14:textId="2DD7B82F" w:rsidR="003428D2" w:rsidRPr="00944DB5" w:rsidRDefault="00941C5B" w:rsidP="003428D2">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003428D2" w:rsidRPr="00944DB5">
        <w:rPr>
          <w:rFonts w:ascii="仿宋" w:hAnsi="仿宋" w:cstheme="minorHAnsi" w:hint="eastAsia"/>
          <w:sz w:val="21"/>
          <w:szCs w:val="21"/>
        </w:rPr>
        <w:t>为</w:t>
      </w:r>
      <w:r w:rsidRPr="00944DB5">
        <w:rPr>
          <w:rFonts w:ascii="仿宋" w:hAnsi="仿宋" w:cstheme="minorHAnsi"/>
          <w:sz w:val="21"/>
          <w:szCs w:val="21"/>
        </w:rPr>
        <w:t>0x</w:t>
      </w:r>
      <w:r>
        <w:rPr>
          <w:rFonts w:ascii="仿宋" w:hAnsi="仿宋" w:cstheme="minorHAnsi"/>
          <w:sz w:val="21"/>
          <w:szCs w:val="21"/>
        </w:rPr>
        <w:t>63</w:t>
      </w:r>
      <w:r>
        <w:rPr>
          <w:rFonts w:ascii="仿宋" w:hAnsi="仿宋" w:cstheme="minorHAnsi" w:hint="eastAsia"/>
          <w:sz w:val="21"/>
          <w:szCs w:val="21"/>
        </w:rPr>
        <w:t>（0</w:t>
      </w:r>
      <w:r>
        <w:rPr>
          <w:rFonts w:ascii="仿宋" w:hAnsi="仿宋" w:cstheme="minorHAnsi"/>
          <w:sz w:val="21"/>
          <w:szCs w:val="21"/>
        </w:rPr>
        <w:t>11 00011</w:t>
      </w:r>
      <w:r>
        <w:rPr>
          <w:rFonts w:ascii="仿宋" w:hAnsi="仿宋" w:cstheme="minorHAnsi" w:hint="eastAsia"/>
          <w:sz w:val="21"/>
          <w:szCs w:val="21"/>
        </w:rPr>
        <w:t>）</w:t>
      </w:r>
      <w:r w:rsidR="003428D2" w:rsidRPr="00944DB5">
        <w:rPr>
          <w:rFonts w:ascii="仿宋" w:hAnsi="仿宋" w:cstheme="minorHAnsi" w:hint="eastAsia"/>
          <w:sz w:val="21"/>
          <w:szCs w:val="21"/>
        </w:rPr>
        <w:t>时，报文类型：协商报文（</w:t>
      </w:r>
      <w:r w:rsidR="00BA1434" w:rsidRPr="00FF3F12">
        <w:rPr>
          <w:rFonts w:ascii="仿宋" w:hAnsi="仿宋" w:cstheme="minorHAnsi"/>
          <w:sz w:val="21"/>
          <w:szCs w:val="21"/>
        </w:rPr>
        <w:t>SP_</w:t>
      </w:r>
      <w:r w:rsidR="003428D2" w:rsidRPr="00944DB5">
        <w:rPr>
          <w:rFonts w:ascii="仿宋" w:hAnsi="仿宋" w:cstheme="minorHAnsi"/>
          <w:sz w:val="21"/>
          <w:szCs w:val="21"/>
        </w:rPr>
        <w:t>NEO</w:t>
      </w:r>
      <w:r w:rsidR="003428D2" w:rsidRPr="00944DB5">
        <w:rPr>
          <w:rFonts w:ascii="仿宋" w:hAnsi="仿宋" w:cstheme="minorHAnsi" w:hint="eastAsia"/>
          <w:sz w:val="21"/>
          <w:szCs w:val="21"/>
        </w:rPr>
        <w:t>）</w:t>
      </w:r>
    </w:p>
    <w:p w14:paraId="5DE2B028" w14:textId="58267735" w:rsidR="003428D2" w:rsidRPr="00944DB5" w:rsidRDefault="00941C5B" w:rsidP="003428D2">
      <w:pPr>
        <w:pStyle w:val="ab"/>
        <w:numPr>
          <w:ilvl w:val="0"/>
          <w:numId w:val="45"/>
        </w:numPr>
        <w:ind w:firstLineChars="0"/>
        <w:rPr>
          <w:rFonts w:ascii="仿宋" w:hAnsi="仿宋" w:cstheme="minorHAnsi"/>
          <w:sz w:val="21"/>
          <w:szCs w:val="21"/>
        </w:rPr>
      </w:pPr>
      <w:r>
        <w:rPr>
          <w:rFonts w:ascii="仿宋" w:hAnsi="仿宋" w:cstheme="minorHAnsi"/>
          <w:sz w:val="21"/>
          <w:szCs w:val="21"/>
        </w:rPr>
        <w:t>T</w:t>
      </w:r>
      <w:r>
        <w:rPr>
          <w:rFonts w:ascii="仿宋" w:hAnsi="仿宋" w:cstheme="minorHAnsi" w:hint="eastAsia"/>
          <w:sz w:val="21"/>
          <w:szCs w:val="21"/>
        </w:rPr>
        <w:t>ype</w:t>
      </w:r>
      <w:r w:rsidR="003428D2" w:rsidRPr="00944DB5">
        <w:rPr>
          <w:rFonts w:ascii="仿宋" w:hAnsi="仿宋" w:cstheme="minorHAnsi" w:hint="eastAsia"/>
          <w:sz w:val="21"/>
          <w:szCs w:val="21"/>
        </w:rPr>
        <w:t>为</w:t>
      </w:r>
      <w:r w:rsidRPr="00944DB5">
        <w:rPr>
          <w:rFonts w:ascii="仿宋" w:hAnsi="仿宋" w:cstheme="minorHAnsi"/>
          <w:sz w:val="21"/>
          <w:szCs w:val="21"/>
        </w:rPr>
        <w:t>0x</w:t>
      </w:r>
      <w:r>
        <w:rPr>
          <w:rFonts w:ascii="仿宋" w:hAnsi="仿宋" w:cstheme="minorHAnsi"/>
          <w:sz w:val="21"/>
          <w:szCs w:val="21"/>
        </w:rPr>
        <w:t>64</w:t>
      </w:r>
      <w:r>
        <w:rPr>
          <w:rFonts w:ascii="仿宋" w:hAnsi="仿宋" w:cstheme="minorHAnsi" w:hint="eastAsia"/>
          <w:sz w:val="21"/>
          <w:szCs w:val="21"/>
        </w:rPr>
        <w:t>（0</w:t>
      </w:r>
      <w:r>
        <w:rPr>
          <w:rFonts w:ascii="仿宋" w:hAnsi="仿宋" w:cstheme="minorHAnsi"/>
          <w:sz w:val="21"/>
          <w:szCs w:val="21"/>
        </w:rPr>
        <w:t>11 001</w:t>
      </w:r>
      <w:r w:rsidR="00F13050">
        <w:rPr>
          <w:rFonts w:ascii="仿宋" w:hAnsi="仿宋" w:cstheme="minorHAnsi"/>
          <w:sz w:val="21"/>
          <w:szCs w:val="21"/>
        </w:rPr>
        <w:t>0</w:t>
      </w:r>
      <w:r>
        <w:rPr>
          <w:rFonts w:ascii="仿宋" w:hAnsi="仿宋" w:cstheme="minorHAnsi"/>
          <w:sz w:val="21"/>
          <w:szCs w:val="21"/>
        </w:rPr>
        <w:t>0</w:t>
      </w:r>
      <w:r>
        <w:rPr>
          <w:rFonts w:ascii="仿宋" w:hAnsi="仿宋" w:cstheme="minorHAnsi" w:hint="eastAsia"/>
          <w:sz w:val="21"/>
          <w:szCs w:val="21"/>
        </w:rPr>
        <w:t>）</w:t>
      </w:r>
      <w:r w:rsidR="003428D2" w:rsidRPr="00944DB5">
        <w:rPr>
          <w:rFonts w:ascii="仿宋" w:hAnsi="仿宋" w:cstheme="minorHAnsi" w:hint="eastAsia"/>
          <w:sz w:val="21"/>
          <w:szCs w:val="21"/>
        </w:rPr>
        <w:t>时，报文类型：</w:t>
      </w:r>
      <w:bookmarkStart w:id="959" w:name="_Hlk127621454"/>
      <w:r w:rsidR="003428D2" w:rsidRPr="00944DB5">
        <w:rPr>
          <w:rFonts w:ascii="仿宋" w:hAnsi="仿宋" w:cstheme="minorHAnsi" w:hint="eastAsia"/>
          <w:sz w:val="21"/>
          <w:szCs w:val="21"/>
        </w:rPr>
        <w:t>连接关闭报文（</w:t>
      </w:r>
      <w:r w:rsidR="00BA1434" w:rsidRPr="00FF3F12">
        <w:rPr>
          <w:rFonts w:ascii="仿宋" w:hAnsi="仿宋" w:cstheme="minorHAnsi"/>
          <w:sz w:val="21"/>
          <w:szCs w:val="21"/>
        </w:rPr>
        <w:t>SP_</w:t>
      </w:r>
      <w:r w:rsidR="00353DF6" w:rsidRPr="00FF3F12">
        <w:rPr>
          <w:rFonts w:ascii="仿宋" w:hAnsi="仿宋"/>
          <w:sz w:val="21"/>
          <w:szCs w:val="21"/>
        </w:rPr>
        <w:t>Connection_</w:t>
      </w:r>
      <w:r w:rsidR="003428D2" w:rsidRPr="00944DB5">
        <w:rPr>
          <w:rFonts w:ascii="仿宋" w:hAnsi="仿宋" w:cstheme="minorHAnsi"/>
          <w:sz w:val="21"/>
          <w:szCs w:val="21"/>
        </w:rPr>
        <w:t>CLOSE</w:t>
      </w:r>
      <w:r w:rsidR="003428D2" w:rsidRPr="00944DB5">
        <w:rPr>
          <w:rFonts w:ascii="仿宋" w:hAnsi="仿宋" w:cstheme="minorHAnsi" w:hint="eastAsia"/>
          <w:sz w:val="21"/>
          <w:szCs w:val="21"/>
        </w:rPr>
        <w:t>）</w:t>
      </w:r>
      <w:bookmarkEnd w:id="959"/>
    </w:p>
    <w:bookmarkEnd w:id="958"/>
    <w:p w14:paraId="74665641" w14:textId="7A5E91DA" w:rsidR="003428D2" w:rsidRPr="00944DB5" w:rsidRDefault="00CC6945" w:rsidP="00944DB5">
      <w:pPr>
        <w:pStyle w:val="4"/>
        <w:numPr>
          <w:ilvl w:val="0"/>
          <w:numId w:val="68"/>
        </w:numPr>
        <w:rPr>
          <w:rFonts w:ascii="仿宋" w:eastAsia="仿宋" w:hAnsi="仿宋"/>
          <w:sz w:val="21"/>
          <w:szCs w:val="21"/>
        </w:rPr>
      </w:pPr>
      <w:r>
        <w:rPr>
          <w:rFonts w:ascii="仿宋" w:eastAsia="仿宋" w:hAnsi="仿宋" w:hint="eastAsia"/>
          <w:sz w:val="21"/>
          <w:szCs w:val="21"/>
        </w:rPr>
        <w:t>S</w:t>
      </w:r>
      <w:r>
        <w:rPr>
          <w:rFonts w:ascii="仿宋" w:eastAsia="仿宋" w:hAnsi="仿宋"/>
          <w:sz w:val="21"/>
          <w:szCs w:val="21"/>
        </w:rPr>
        <w:t>EASP</w:t>
      </w:r>
      <w:r w:rsidR="003428D2" w:rsidRPr="00944DB5">
        <w:rPr>
          <w:rFonts w:ascii="仿宋" w:eastAsia="仿宋" w:hAnsi="仿宋" w:hint="eastAsia"/>
          <w:sz w:val="21"/>
          <w:szCs w:val="21"/>
        </w:rPr>
        <w:t>数据报文（</w:t>
      </w:r>
      <w:r w:rsidR="00BA1434" w:rsidRPr="00FF3F12">
        <w:rPr>
          <w:rFonts w:ascii="仿宋" w:eastAsia="仿宋" w:hAnsi="仿宋" w:cstheme="minorHAnsi"/>
          <w:sz w:val="21"/>
          <w:szCs w:val="21"/>
        </w:rPr>
        <w:t>S</w:t>
      </w:r>
      <w:r w:rsidR="00BA1434" w:rsidRPr="00944DB5">
        <w:rPr>
          <w:rFonts w:ascii="仿宋" w:eastAsia="仿宋" w:hAnsi="仿宋" w:cstheme="minorHAnsi"/>
          <w:sz w:val="21"/>
          <w:szCs w:val="21"/>
        </w:rPr>
        <w:t>P_</w:t>
      </w:r>
      <w:r w:rsidR="003428D2" w:rsidRPr="00944DB5">
        <w:rPr>
          <w:rFonts w:ascii="仿宋" w:eastAsia="仿宋" w:hAnsi="仿宋"/>
          <w:sz w:val="21"/>
          <w:szCs w:val="21"/>
        </w:rPr>
        <w:t>DAT</w:t>
      </w:r>
      <w:r w:rsidR="003428D2" w:rsidRPr="00944DB5">
        <w:rPr>
          <w:rFonts w:ascii="仿宋" w:eastAsia="仿宋" w:hAnsi="仿宋" w:hint="eastAsia"/>
          <w:sz w:val="21"/>
          <w:szCs w:val="21"/>
        </w:rPr>
        <w:t>）</w:t>
      </w:r>
    </w:p>
    <w:p w14:paraId="6C4F8E1D" w14:textId="569E055B" w:rsidR="00B92BF6" w:rsidRDefault="003428D2" w:rsidP="002C7909">
      <w:pPr>
        <w:ind w:firstLine="420"/>
        <w:rPr>
          <w:rFonts w:ascii="仿宋" w:hAnsi="仿宋" w:cstheme="minorHAnsi"/>
          <w:szCs w:val="21"/>
        </w:rPr>
      </w:pPr>
      <w:r w:rsidRPr="00944DB5">
        <w:rPr>
          <w:rFonts w:ascii="仿宋" w:hAnsi="仿宋" w:cstheme="minorHAnsi" w:hint="eastAsia"/>
          <w:szCs w:val="21"/>
        </w:rPr>
        <w:t>数据报文（</w:t>
      </w:r>
      <w:r w:rsidR="00BA1434" w:rsidRPr="00FF3F12">
        <w:rPr>
          <w:rFonts w:ascii="仿宋" w:hAnsi="仿宋" w:cstheme="minorHAnsi"/>
          <w:szCs w:val="21"/>
        </w:rPr>
        <w:t>SP_</w:t>
      </w:r>
      <w:r w:rsidRPr="00944DB5">
        <w:rPr>
          <w:rFonts w:ascii="仿宋" w:hAnsi="仿宋" w:cstheme="minorHAnsi"/>
          <w:szCs w:val="21"/>
        </w:rPr>
        <w:t>DAT</w:t>
      </w:r>
      <w:r w:rsidRPr="00944DB5">
        <w:rPr>
          <w:rFonts w:ascii="仿宋" w:hAnsi="仿宋" w:cstheme="minorHAnsi" w:hint="eastAsia"/>
          <w:szCs w:val="21"/>
        </w:rPr>
        <w:t>）</w:t>
      </w:r>
      <w:r w:rsidRPr="00944DB5">
        <w:rPr>
          <w:rFonts w:ascii="仿宋" w:hAnsi="仿宋" w:cstheme="minorHAnsi" w:hint="eastAsia"/>
          <w:color w:val="121212"/>
          <w:szCs w:val="21"/>
        </w:rPr>
        <w:t>用于采用</w:t>
      </w:r>
      <w:r w:rsidRPr="00944DB5">
        <w:rPr>
          <w:rFonts w:ascii="仿宋" w:hAnsi="仿宋" w:cstheme="minorHAnsi" w:hint="eastAsia"/>
          <w:szCs w:val="21"/>
        </w:rPr>
        <w:t>字节流模式</w:t>
      </w:r>
      <w:r w:rsidRPr="00944DB5">
        <w:rPr>
          <w:rFonts w:ascii="仿宋" w:hAnsi="仿宋" w:cstheme="minorHAnsi" w:hint="eastAsia"/>
          <w:color w:val="121212"/>
          <w:szCs w:val="21"/>
        </w:rPr>
        <w:t>发送数据包，</w:t>
      </w:r>
      <w:r w:rsidR="00527FFC" w:rsidRPr="00FF3F12">
        <w:rPr>
          <w:rFonts w:ascii="仿宋" w:hAnsi="仿宋" w:hint="eastAsia"/>
        </w:rPr>
        <w:t>可使用</w:t>
      </w:r>
      <w:r w:rsidR="00527FFC" w:rsidRPr="00FF3F12">
        <w:rPr>
          <w:rFonts w:ascii="仿宋" w:hAnsi="仿宋"/>
        </w:rPr>
        <w:t>IDP</w:t>
      </w:r>
      <w:r w:rsidR="00527FFC" w:rsidRPr="00FF3F12">
        <w:rPr>
          <w:rFonts w:ascii="仿宋" w:hAnsi="仿宋" w:hint="eastAsia"/>
        </w:rPr>
        <w:t>的即刻重寻址相关机制，</w:t>
      </w:r>
      <w:r w:rsidRPr="00944DB5">
        <w:rPr>
          <w:rFonts w:ascii="仿宋" w:hAnsi="仿宋" w:cstheme="minorHAnsi" w:hint="eastAsia"/>
          <w:szCs w:val="21"/>
        </w:rPr>
        <w:t>格式如下：</w:t>
      </w:r>
    </w:p>
    <w:p w14:paraId="120500F5" w14:textId="16EA1C26" w:rsidR="002C7909" w:rsidRDefault="00E86BBF" w:rsidP="002C7909">
      <w:pPr>
        <w:pStyle w:val="ac"/>
        <w:jc w:val="center"/>
        <w:rPr>
          <w:rFonts w:ascii="仿宋" w:eastAsia="仿宋" w:hAnsi="仿宋" w:cstheme="minorHAnsi"/>
          <w:sz w:val="21"/>
          <w:szCs w:val="21"/>
        </w:rPr>
      </w:pPr>
      <w:r>
        <w:object w:dxaOrig="6251" w:dyaOrig="1431" w14:anchorId="10478215">
          <v:shape id="_x0000_i1066" type="#_x0000_t75" style="width:419pt;height:95pt" o:ole="">
            <v:imagedata r:id="rId84" o:title=""/>
          </v:shape>
          <o:OLEObject Type="Embed" ProgID="Visio.Drawing.15" ShapeID="_x0000_i1066" DrawAspect="Content" ObjectID="_1745846809" r:id="rId85"/>
        </w:object>
      </w:r>
    </w:p>
    <w:p w14:paraId="143170CB" w14:textId="19FABF28" w:rsidR="003428D2" w:rsidRPr="00944DB5" w:rsidRDefault="003428D2" w:rsidP="003428D2">
      <w:pPr>
        <w:pStyle w:val="ac"/>
        <w:ind w:firstLine="420"/>
        <w:jc w:val="center"/>
        <w:rPr>
          <w:rFonts w:ascii="仿宋" w:eastAsia="仿宋" w:hAnsi="仿宋" w:cstheme="minorHAnsi"/>
          <w:sz w:val="21"/>
          <w:szCs w:val="21"/>
        </w:rPr>
      </w:pPr>
      <w:r w:rsidRPr="00944DB5">
        <w:rPr>
          <w:rFonts w:ascii="仿宋" w:eastAsia="仿宋" w:hAnsi="仿宋" w:cstheme="minorHAnsi" w:hint="eastAsia"/>
          <w:sz w:val="21"/>
          <w:szCs w:val="21"/>
        </w:rPr>
        <w:t>图</w:t>
      </w:r>
      <w:r w:rsidRPr="00944DB5">
        <w:rPr>
          <w:rFonts w:ascii="仿宋" w:eastAsia="仿宋" w:hAnsi="仿宋" w:cstheme="minorHAnsi"/>
          <w:sz w:val="21"/>
          <w:szCs w:val="21"/>
        </w:rPr>
        <w:t xml:space="preserve"> </w:t>
      </w:r>
      <w:r w:rsidRPr="00944DB5">
        <w:rPr>
          <w:rFonts w:ascii="仿宋" w:eastAsia="仿宋" w:hAnsi="仿宋" w:cstheme="minorHAnsi"/>
          <w:sz w:val="21"/>
          <w:szCs w:val="21"/>
        </w:rPr>
        <w:fldChar w:fldCharType="begin"/>
      </w:r>
      <w:r w:rsidRPr="00944DB5">
        <w:rPr>
          <w:rFonts w:ascii="仿宋" w:eastAsia="仿宋" w:hAnsi="仿宋" w:cstheme="minorHAnsi"/>
          <w:sz w:val="21"/>
          <w:szCs w:val="21"/>
        </w:rPr>
        <w:instrText xml:space="preserve"> SEQ </w:instrText>
      </w:r>
      <w:r w:rsidRPr="00944DB5">
        <w:rPr>
          <w:rFonts w:ascii="仿宋" w:eastAsia="仿宋" w:hAnsi="仿宋" w:cstheme="minorHAnsi" w:hint="eastAsia"/>
          <w:sz w:val="21"/>
          <w:szCs w:val="21"/>
        </w:rPr>
        <w:instrText>图</w:instrText>
      </w:r>
      <w:r w:rsidRPr="00944DB5">
        <w:rPr>
          <w:rFonts w:ascii="仿宋" w:eastAsia="仿宋" w:hAnsi="仿宋" w:cstheme="minorHAnsi"/>
          <w:sz w:val="21"/>
          <w:szCs w:val="21"/>
        </w:rPr>
        <w:instrText xml:space="preserve"> \* ARABIC </w:instrText>
      </w:r>
      <w:r w:rsidRPr="00944DB5">
        <w:rPr>
          <w:rFonts w:ascii="仿宋" w:eastAsia="仿宋" w:hAnsi="仿宋" w:cstheme="minorHAnsi"/>
          <w:sz w:val="21"/>
          <w:szCs w:val="21"/>
        </w:rPr>
        <w:fldChar w:fldCharType="separate"/>
      </w:r>
      <w:r w:rsidR="0079115A">
        <w:rPr>
          <w:rFonts w:ascii="仿宋" w:eastAsia="仿宋" w:hAnsi="仿宋" w:cstheme="minorHAnsi"/>
          <w:noProof/>
          <w:sz w:val="21"/>
          <w:szCs w:val="21"/>
        </w:rPr>
        <w:t>23</w:t>
      </w:r>
      <w:r w:rsidRPr="00944DB5">
        <w:rPr>
          <w:rFonts w:ascii="仿宋" w:eastAsia="仿宋" w:hAnsi="仿宋" w:cstheme="minorHAnsi"/>
          <w:sz w:val="21"/>
          <w:szCs w:val="21"/>
        </w:rPr>
        <w:fldChar w:fldCharType="end"/>
      </w:r>
      <w:r w:rsidRPr="00944DB5">
        <w:rPr>
          <w:rFonts w:ascii="仿宋" w:eastAsia="仿宋" w:hAnsi="仿宋" w:cstheme="minorHAnsi"/>
          <w:sz w:val="21"/>
          <w:szCs w:val="21"/>
        </w:rPr>
        <w:t xml:space="preserve"> </w:t>
      </w:r>
      <w:r w:rsidR="00703FE4" w:rsidRPr="00FF3F12">
        <w:rPr>
          <w:rFonts w:ascii="仿宋" w:eastAsia="仿宋" w:hAnsi="仿宋" w:cstheme="minorHAnsi"/>
          <w:sz w:val="21"/>
          <w:szCs w:val="21"/>
        </w:rPr>
        <w:t>S</w:t>
      </w:r>
      <w:r w:rsidR="00703FE4" w:rsidRPr="00944DB5">
        <w:rPr>
          <w:rFonts w:ascii="仿宋" w:eastAsia="仿宋" w:hAnsi="仿宋" w:cstheme="minorHAnsi"/>
          <w:sz w:val="21"/>
          <w:szCs w:val="21"/>
        </w:rPr>
        <w:t>P_</w:t>
      </w:r>
      <w:r w:rsidRPr="00944DB5">
        <w:rPr>
          <w:rFonts w:ascii="仿宋" w:eastAsia="仿宋" w:hAnsi="仿宋" w:cstheme="minorHAnsi"/>
          <w:sz w:val="21"/>
          <w:szCs w:val="21"/>
        </w:rPr>
        <w:t>DAT</w:t>
      </w:r>
      <w:r w:rsidRPr="00944DB5">
        <w:rPr>
          <w:rFonts w:ascii="仿宋" w:eastAsia="仿宋" w:hAnsi="仿宋" w:cstheme="minorHAnsi" w:hint="eastAsia"/>
          <w:sz w:val="21"/>
          <w:szCs w:val="21"/>
        </w:rPr>
        <w:t>报文格式</w:t>
      </w:r>
    </w:p>
    <w:p w14:paraId="7D526F30" w14:textId="77777777" w:rsidR="003428D2" w:rsidRPr="00FF3F12" w:rsidRDefault="003428D2" w:rsidP="003428D2">
      <w:pPr>
        <w:rPr>
          <w:rFonts w:ascii="仿宋" w:hAnsi="仿宋" w:cstheme="minorHAnsi"/>
          <w:color w:val="4D4D4D"/>
          <w:szCs w:val="21"/>
          <w:shd w:val="clear" w:color="auto" w:fill="FFFFFF"/>
        </w:rPr>
      </w:pPr>
    </w:p>
    <w:p w14:paraId="4171D31A" w14:textId="3CAA7A57" w:rsidR="004578AB" w:rsidDel="001A658B" w:rsidRDefault="004578AB" w:rsidP="004578AB">
      <w:pPr>
        <w:pStyle w:val="ab"/>
        <w:numPr>
          <w:ilvl w:val="0"/>
          <w:numId w:val="59"/>
        </w:numPr>
        <w:ind w:firstLineChars="0"/>
        <w:rPr>
          <w:del w:id="960" w:author="Li Yang" w:date="2023-05-10T15:20:00Z"/>
          <w:rFonts w:ascii="仿宋" w:hAnsi="仿宋" w:cs="Times New Roman"/>
          <w:sz w:val="21"/>
          <w:szCs w:val="21"/>
        </w:rPr>
      </w:pPr>
      <w:r w:rsidRPr="00FF3F12">
        <w:rPr>
          <w:rFonts w:ascii="仿宋" w:hAnsi="仿宋" w:cs="Times New Roman"/>
          <w:b/>
          <w:sz w:val="21"/>
          <w:szCs w:val="21"/>
        </w:rPr>
        <w:t>Flag</w:t>
      </w:r>
      <w:r>
        <w:rPr>
          <w:rFonts w:ascii="仿宋" w:hAnsi="仿宋" w:cs="Times New Roman" w:hint="eastAsia"/>
          <w:b/>
          <w:sz w:val="21"/>
          <w:szCs w:val="21"/>
        </w:rPr>
        <w:t>s</w:t>
      </w:r>
      <w:r w:rsidRPr="00FF3F12">
        <w:rPr>
          <w:rFonts w:ascii="仿宋" w:hAnsi="仿宋" w:cs="Times New Roman" w:hint="eastAsia"/>
          <w:sz w:val="21"/>
          <w:szCs w:val="21"/>
        </w:rPr>
        <w:t>：</w:t>
      </w:r>
      <w:r>
        <w:rPr>
          <w:rFonts w:ascii="仿宋" w:hAnsi="仿宋" w:cs="Times New Roman"/>
          <w:sz w:val="21"/>
          <w:szCs w:val="21"/>
        </w:rPr>
        <w:t>8</w:t>
      </w:r>
      <w:r w:rsidRPr="00FF3F12">
        <w:rPr>
          <w:rFonts w:ascii="仿宋" w:hAnsi="仿宋" w:cs="Times New Roman"/>
          <w:sz w:val="21"/>
          <w:szCs w:val="21"/>
        </w:rPr>
        <w:t>bits,</w:t>
      </w:r>
      <w:r>
        <w:rPr>
          <w:rFonts w:ascii="仿宋" w:hAnsi="仿宋" w:cs="Times New Roman" w:hint="eastAsia"/>
          <w:sz w:val="21"/>
          <w:szCs w:val="21"/>
        </w:rPr>
        <w:t>标志位，</w:t>
      </w:r>
      <w:r w:rsidRPr="00BE1829">
        <w:rPr>
          <w:rFonts w:ascii="仿宋" w:hAnsi="仿宋" w:cs="Times New Roman" w:hint="eastAsia"/>
          <w:sz w:val="21"/>
          <w:szCs w:val="21"/>
        </w:rPr>
        <w:t>如下所示，左边为高位，右边为低位</w:t>
      </w:r>
      <w:r>
        <w:rPr>
          <w:rFonts w:ascii="仿宋" w:hAnsi="仿宋" w:cs="Times New Roman" w:hint="eastAsia"/>
          <w:sz w:val="21"/>
          <w:szCs w:val="21"/>
        </w:rPr>
        <w:t>。</w:t>
      </w:r>
    </w:p>
    <w:p w14:paraId="73243C8F" w14:textId="77777777" w:rsidR="005403C7" w:rsidRPr="001A658B" w:rsidRDefault="005403C7">
      <w:pPr>
        <w:pStyle w:val="ab"/>
        <w:numPr>
          <w:ilvl w:val="0"/>
          <w:numId w:val="59"/>
        </w:numPr>
        <w:ind w:firstLineChars="0"/>
        <w:rPr>
          <w:rFonts w:ascii="仿宋" w:hAnsi="仿宋" w:cs="Times New Roman"/>
          <w:szCs w:val="21"/>
          <w:rPrChange w:id="961" w:author="Li Yang" w:date="2023-05-10T15:20:00Z">
            <w:rPr/>
          </w:rPrChange>
        </w:rPr>
        <w:pPrChange w:id="962" w:author="Li Yang" w:date="2023-05-10T15:20:00Z">
          <w:pPr>
            <w:pStyle w:val="ab"/>
            <w:ind w:left="420" w:firstLineChars="0" w:firstLine="0"/>
          </w:pPr>
        </w:pPrChange>
      </w:pPr>
    </w:p>
    <w:p w14:paraId="4176B52E" w14:textId="279DF082" w:rsidR="004578AB" w:rsidRDefault="00E86BBF" w:rsidP="004578AB">
      <w:pPr>
        <w:ind w:left="420"/>
        <w:rPr>
          <w:ins w:id="963" w:author="Li Yang" w:date="2023-05-10T15:08:00Z"/>
          <w:rFonts w:ascii="仿宋" w:hAnsi="仿宋"/>
        </w:rPr>
      </w:pPr>
      <w:ins w:id="964" w:author="Li Yang" w:date="2023-05-10T15:07:00Z">
        <w:r w:rsidRPr="00915C0F">
          <w:rPr>
            <w:rFonts w:ascii="仿宋" w:hAnsi="仿宋"/>
          </w:rPr>
          <w:object w:dxaOrig="5681" w:dyaOrig="621" w14:anchorId="44E3916B">
            <v:shape id="_x0000_i1067" type="#_x0000_t75" style="width:248pt;height:27.5pt" o:ole="">
              <v:imagedata r:id="rId37" o:title=""/>
            </v:shape>
            <o:OLEObject Type="Embed" ProgID="Visio.Drawing.15" ShapeID="_x0000_i1067" DrawAspect="Content" ObjectID="_1745846810" r:id="rId86"/>
          </w:object>
        </w:r>
      </w:ins>
      <w:del w:id="965" w:author="Li Yang" w:date="2023-05-10T15:07:00Z">
        <w:r w:rsidR="004578AB" w:rsidRPr="00915C0F" w:rsidDel="00E86BBF">
          <w:rPr>
            <w:rFonts w:ascii="仿宋" w:hAnsi="仿宋"/>
          </w:rPr>
          <w:object w:dxaOrig="5681" w:dyaOrig="621" w14:anchorId="3F9B8838">
            <v:shape id="_x0000_i1068" type="#_x0000_t75" style="width:248pt;height:27.5pt" o:ole="">
              <v:imagedata r:id="rId23" o:title=""/>
            </v:shape>
            <o:OLEObject Type="Embed" ProgID="Visio.Drawing.15" ShapeID="_x0000_i1068" DrawAspect="Content" ObjectID="_1745846811" r:id="rId87"/>
          </w:object>
        </w:r>
      </w:del>
    </w:p>
    <w:tbl>
      <w:tblPr>
        <w:tblStyle w:val="a3"/>
        <w:tblW w:w="7938" w:type="dxa"/>
        <w:tblInd w:w="421" w:type="dxa"/>
        <w:tblLayout w:type="fixed"/>
        <w:tblLook w:val="04A0" w:firstRow="1" w:lastRow="0" w:firstColumn="1" w:lastColumn="0" w:noHBand="0" w:noVBand="1"/>
      </w:tblPr>
      <w:tblGrid>
        <w:gridCol w:w="1275"/>
        <w:gridCol w:w="6663"/>
      </w:tblGrid>
      <w:tr w:rsidR="00776E1B" w:rsidRPr="00FF3F12" w14:paraId="5F51C591" w14:textId="77777777" w:rsidTr="009A5A43">
        <w:trPr>
          <w:trHeight w:val="276"/>
          <w:ins w:id="966" w:author="Li Yang" w:date="2023-05-10T15:08:00Z"/>
        </w:trPr>
        <w:tc>
          <w:tcPr>
            <w:tcW w:w="1275" w:type="dxa"/>
          </w:tcPr>
          <w:p w14:paraId="5F4FF569" w14:textId="77777777" w:rsidR="00776E1B" w:rsidRPr="00FF3F12" w:rsidRDefault="00776E1B" w:rsidP="009A5A43">
            <w:pPr>
              <w:jc w:val="center"/>
              <w:rPr>
                <w:ins w:id="967" w:author="Li Yang" w:date="2023-05-10T15:08:00Z"/>
                <w:rFonts w:ascii="仿宋" w:hAnsi="仿宋" w:cs="Times New Roman"/>
                <w:b/>
                <w:szCs w:val="21"/>
              </w:rPr>
            </w:pPr>
            <w:ins w:id="968" w:author="Li Yang" w:date="2023-05-10T15:08:00Z">
              <w:r w:rsidRPr="00FF3F12">
                <w:rPr>
                  <w:rFonts w:ascii="仿宋" w:hAnsi="仿宋" w:cs="Times New Roman" w:hint="eastAsia"/>
                  <w:b/>
                  <w:szCs w:val="21"/>
                </w:rPr>
                <w:t>位数</w:t>
              </w:r>
            </w:ins>
          </w:p>
        </w:tc>
        <w:tc>
          <w:tcPr>
            <w:tcW w:w="6663" w:type="dxa"/>
          </w:tcPr>
          <w:p w14:paraId="1986B170" w14:textId="77777777" w:rsidR="00776E1B" w:rsidRPr="00FF3F12" w:rsidRDefault="00776E1B" w:rsidP="009A5A43">
            <w:pPr>
              <w:jc w:val="center"/>
              <w:rPr>
                <w:ins w:id="969" w:author="Li Yang" w:date="2023-05-10T15:08:00Z"/>
                <w:rFonts w:ascii="仿宋" w:hAnsi="仿宋" w:cs="Times New Roman"/>
                <w:b/>
                <w:szCs w:val="21"/>
              </w:rPr>
            </w:pPr>
            <w:ins w:id="970" w:author="Li Yang" w:date="2023-05-10T15:08:00Z">
              <w:r w:rsidRPr="00FF3F12">
                <w:rPr>
                  <w:rFonts w:ascii="仿宋" w:hAnsi="仿宋" w:cs="Times New Roman" w:hint="eastAsia"/>
                  <w:b/>
                  <w:szCs w:val="21"/>
                </w:rPr>
                <w:t>含义</w:t>
              </w:r>
            </w:ins>
          </w:p>
        </w:tc>
      </w:tr>
      <w:tr w:rsidR="00776E1B" w:rsidRPr="00FF3F12" w14:paraId="46210E46" w14:textId="77777777" w:rsidTr="009A5A43">
        <w:trPr>
          <w:trHeight w:val="276"/>
          <w:ins w:id="971" w:author="Li Yang" w:date="2023-05-10T15:08:00Z"/>
        </w:trPr>
        <w:tc>
          <w:tcPr>
            <w:tcW w:w="1275" w:type="dxa"/>
          </w:tcPr>
          <w:p w14:paraId="5F152823" w14:textId="77777777" w:rsidR="00776E1B" w:rsidRPr="00FF3F12" w:rsidRDefault="00776E1B" w:rsidP="009A5A43">
            <w:pPr>
              <w:jc w:val="left"/>
              <w:rPr>
                <w:ins w:id="972" w:author="Li Yang" w:date="2023-05-10T15:08:00Z"/>
                <w:rFonts w:ascii="仿宋" w:hAnsi="仿宋" w:cs="Times New Roman"/>
                <w:szCs w:val="21"/>
              </w:rPr>
            </w:pPr>
            <w:ins w:id="973" w:author="Li Yang" w:date="2023-05-10T15:08:00Z">
              <w:r>
                <w:rPr>
                  <w:rFonts w:ascii="仿宋" w:hAnsi="仿宋" w:cs="Times New Roman"/>
                  <w:szCs w:val="21"/>
                </w:rPr>
                <w:t>b</w:t>
              </w:r>
              <w:r w:rsidRPr="00FF3F12">
                <w:rPr>
                  <w:rFonts w:ascii="仿宋" w:hAnsi="仿宋" w:cs="Times New Roman"/>
                  <w:szCs w:val="21"/>
                </w:rPr>
                <w:t>it</w:t>
              </w:r>
              <w:r>
                <w:rPr>
                  <w:rFonts w:ascii="仿宋" w:hAnsi="仿宋" w:cs="Times New Roman"/>
                  <w:szCs w:val="21"/>
                </w:rPr>
                <w:t>7</w:t>
              </w:r>
              <w:r w:rsidRPr="008B0B2A">
                <w:rPr>
                  <w:rFonts w:cs="Times New Roman"/>
                  <w:szCs w:val="21"/>
                </w:rPr>
                <w:t xml:space="preserve">, </w:t>
              </w:r>
              <w:r>
                <w:rPr>
                  <w:rFonts w:ascii="仿宋" w:hAnsi="仿宋" w:cs="Times New Roman"/>
                  <w:szCs w:val="21"/>
                </w:rPr>
                <w:t>bit6</w:t>
              </w:r>
            </w:ins>
          </w:p>
        </w:tc>
        <w:tc>
          <w:tcPr>
            <w:tcW w:w="6663" w:type="dxa"/>
          </w:tcPr>
          <w:p w14:paraId="49B1A619" w14:textId="77777777" w:rsidR="00776E1B" w:rsidRDefault="00776E1B" w:rsidP="009A5A43">
            <w:pPr>
              <w:jc w:val="left"/>
              <w:rPr>
                <w:ins w:id="974" w:author="Li Yang" w:date="2023-05-10T15:08:00Z"/>
                <w:rFonts w:ascii="仿宋" w:hAnsi="仿宋" w:cs="Times New Roman"/>
                <w:szCs w:val="21"/>
              </w:rPr>
            </w:pPr>
            <w:ins w:id="975" w:author="Li Yang" w:date="2023-05-10T15:08:00Z">
              <w:r>
                <w:rPr>
                  <w:rFonts w:ascii="仿宋" w:hAnsi="仿宋" w:cs="Times New Roman" w:hint="eastAsia"/>
                  <w:szCs w:val="21"/>
                </w:rPr>
                <w:t>标识Pre</w:t>
              </w:r>
              <w:r>
                <w:rPr>
                  <w:rFonts w:ascii="仿宋" w:hAnsi="仿宋" w:cs="Times New Roman"/>
                  <w:szCs w:val="21"/>
                </w:rPr>
                <w:t>ference</w:t>
              </w:r>
              <w:r>
                <w:rPr>
                  <w:rFonts w:ascii="仿宋" w:hAnsi="仿宋" w:cs="Times New Roman" w:hint="eastAsia"/>
                  <w:szCs w:val="21"/>
                </w:rPr>
                <w:t>的长度，未来可用于P</w:t>
              </w:r>
              <w:r>
                <w:rPr>
                  <w:rFonts w:ascii="仿宋" w:hAnsi="仿宋" w:cs="Times New Roman"/>
                  <w:szCs w:val="21"/>
                </w:rPr>
                <w:t>reference</w:t>
              </w:r>
              <w:r>
                <w:rPr>
                  <w:rFonts w:ascii="仿宋" w:hAnsi="仿宋" w:cs="Times New Roman" w:hint="eastAsia"/>
                  <w:szCs w:val="21"/>
                </w:rPr>
                <w:t>长度扩展，其中：</w:t>
              </w:r>
            </w:ins>
          </w:p>
          <w:p w14:paraId="3F3DEFB0" w14:textId="77777777" w:rsidR="00776E1B" w:rsidRPr="00FF3F12" w:rsidRDefault="00776E1B" w:rsidP="009A5A43">
            <w:pPr>
              <w:jc w:val="left"/>
              <w:rPr>
                <w:ins w:id="976" w:author="Li Yang" w:date="2023-05-10T15:08:00Z"/>
                <w:rFonts w:ascii="仿宋" w:hAnsi="仿宋" w:cs="Times New Roman"/>
                <w:szCs w:val="21"/>
              </w:rPr>
            </w:pPr>
            <w:ins w:id="977" w:author="Li Yang" w:date="2023-05-10T15:08:00Z">
              <w:r>
                <w:rPr>
                  <w:rFonts w:ascii="仿宋" w:hAnsi="仿宋" w:cs="Times New Roman" w:hint="eastAsia"/>
                  <w:szCs w:val="21"/>
                </w:rPr>
                <w:t>0</w:t>
              </w:r>
              <w:r>
                <w:rPr>
                  <w:rFonts w:ascii="仿宋" w:hAnsi="仿宋" w:cs="Times New Roman"/>
                  <w:szCs w:val="21"/>
                </w:rPr>
                <w:t>0</w:t>
              </w:r>
              <w:r>
                <w:rPr>
                  <w:rFonts w:ascii="仿宋" w:hAnsi="仿宋" w:cs="Times New Roman" w:hint="eastAsia"/>
                  <w:szCs w:val="21"/>
                </w:rPr>
                <w:t>：8bytes（默认长度）</w:t>
              </w:r>
            </w:ins>
          </w:p>
        </w:tc>
      </w:tr>
      <w:tr w:rsidR="00776E1B" w14:paraId="5667816A" w14:textId="77777777" w:rsidTr="009A5A43">
        <w:trPr>
          <w:trHeight w:val="276"/>
          <w:ins w:id="978" w:author="Li Yang" w:date="2023-05-10T15:08:00Z"/>
        </w:trPr>
        <w:tc>
          <w:tcPr>
            <w:tcW w:w="1275" w:type="dxa"/>
          </w:tcPr>
          <w:p w14:paraId="7D2D7D60" w14:textId="77777777" w:rsidR="00776E1B" w:rsidRPr="00FF3F12" w:rsidRDefault="00776E1B" w:rsidP="009A5A43">
            <w:pPr>
              <w:jc w:val="left"/>
              <w:rPr>
                <w:ins w:id="979" w:author="Li Yang" w:date="2023-05-10T15:08:00Z"/>
                <w:rFonts w:ascii="仿宋" w:hAnsi="仿宋" w:cs="Times New Roman"/>
                <w:szCs w:val="21"/>
              </w:rPr>
            </w:pPr>
            <w:ins w:id="980" w:author="Li Yang" w:date="2023-05-10T15:08:00Z">
              <w:r>
                <w:rPr>
                  <w:rFonts w:ascii="仿宋" w:hAnsi="仿宋" w:cs="Times New Roman"/>
                  <w:szCs w:val="21"/>
                </w:rPr>
                <w:t>b</w:t>
              </w:r>
              <w:r w:rsidRPr="00FF3F12">
                <w:rPr>
                  <w:rFonts w:ascii="仿宋" w:hAnsi="仿宋" w:cs="Times New Roman"/>
                  <w:szCs w:val="21"/>
                </w:rPr>
                <w:t>it</w:t>
              </w:r>
              <w:r>
                <w:rPr>
                  <w:rFonts w:ascii="仿宋" w:hAnsi="仿宋" w:cs="Times New Roman"/>
                  <w:szCs w:val="21"/>
                </w:rPr>
                <w:t>5</w:t>
              </w:r>
            </w:ins>
          </w:p>
        </w:tc>
        <w:tc>
          <w:tcPr>
            <w:tcW w:w="6663" w:type="dxa"/>
          </w:tcPr>
          <w:p w14:paraId="552FC5EF" w14:textId="77777777" w:rsidR="00776E1B" w:rsidRDefault="00776E1B" w:rsidP="009A5A43">
            <w:pPr>
              <w:jc w:val="left"/>
              <w:rPr>
                <w:ins w:id="981" w:author="Li Yang" w:date="2023-05-10T15:08:00Z"/>
                <w:rFonts w:ascii="仿宋" w:hAnsi="仿宋" w:cs="Times New Roman"/>
                <w:szCs w:val="21"/>
              </w:rPr>
            </w:pPr>
            <w:ins w:id="982" w:author="Li Yang" w:date="2023-05-10T15:08:00Z">
              <w:r>
                <w:rPr>
                  <w:rFonts w:ascii="仿宋" w:hAnsi="仿宋" w:cs="Times New Roman" w:hint="eastAsia"/>
                  <w:szCs w:val="21"/>
                </w:rPr>
                <w:t>用于标识是否存在</w:t>
              </w:r>
              <w:r w:rsidRPr="00F40806">
                <w:rPr>
                  <w:rFonts w:ascii="仿宋" w:hAnsi="仿宋" w:cs="Times New Roman"/>
                  <w:szCs w:val="21"/>
                </w:rPr>
                <w:t>NeT_defined Fields</w:t>
              </w:r>
              <w:r>
                <w:rPr>
                  <w:rFonts w:ascii="仿宋" w:hAnsi="仿宋" w:cs="Times New Roman" w:hint="eastAsia"/>
                  <w:szCs w:val="21"/>
                </w:rPr>
                <w:t>字段</w:t>
              </w:r>
            </w:ins>
          </w:p>
          <w:p w14:paraId="24C9379E" w14:textId="77777777" w:rsidR="00776E1B" w:rsidRDefault="00776E1B" w:rsidP="009A5A43">
            <w:pPr>
              <w:jc w:val="left"/>
              <w:rPr>
                <w:ins w:id="983" w:author="Li Yang" w:date="2023-05-10T15:08:00Z"/>
                <w:rFonts w:ascii="仿宋" w:hAnsi="仿宋" w:cs="Times New Roman"/>
                <w:szCs w:val="21"/>
              </w:rPr>
            </w:pPr>
            <w:ins w:id="984" w:author="Li Yang" w:date="2023-05-10T15:08:00Z">
              <w:r>
                <w:rPr>
                  <w:rFonts w:ascii="仿宋" w:hAnsi="仿宋" w:cs="Times New Roman" w:hint="eastAsia"/>
                  <w:szCs w:val="21"/>
                </w:rPr>
                <w:t>0：不存在；1：存在</w:t>
              </w:r>
            </w:ins>
          </w:p>
        </w:tc>
      </w:tr>
      <w:tr w:rsidR="00776E1B" w:rsidRPr="00FF3F12" w14:paraId="73F1FC8F" w14:textId="77777777" w:rsidTr="009A5A43">
        <w:trPr>
          <w:trHeight w:val="276"/>
          <w:ins w:id="985" w:author="Li Yang" w:date="2023-05-10T15:08:00Z"/>
        </w:trPr>
        <w:tc>
          <w:tcPr>
            <w:tcW w:w="1275" w:type="dxa"/>
          </w:tcPr>
          <w:p w14:paraId="5BDC9141" w14:textId="77777777" w:rsidR="00776E1B" w:rsidRPr="00FF3F12" w:rsidRDefault="00776E1B" w:rsidP="009A5A43">
            <w:pPr>
              <w:jc w:val="left"/>
              <w:rPr>
                <w:ins w:id="986" w:author="Li Yang" w:date="2023-05-10T15:08:00Z"/>
                <w:rFonts w:ascii="仿宋" w:hAnsi="仿宋" w:cs="Times New Roman"/>
                <w:szCs w:val="21"/>
              </w:rPr>
            </w:pPr>
            <w:ins w:id="987" w:author="Li Yang" w:date="2023-05-10T15:08:00Z">
              <w:r>
                <w:rPr>
                  <w:rFonts w:ascii="仿宋" w:hAnsi="仿宋" w:cs="Times New Roman"/>
                  <w:szCs w:val="21"/>
                </w:rPr>
                <w:t>bit4</w:t>
              </w:r>
              <w:r w:rsidRPr="00FF3F12">
                <w:rPr>
                  <w:rFonts w:ascii="仿宋" w:hAnsi="仿宋" w:cs="Times New Roman"/>
                  <w:szCs w:val="21"/>
                </w:rPr>
                <w:t>~</w:t>
              </w:r>
              <w:r>
                <w:rPr>
                  <w:rFonts w:ascii="仿宋" w:hAnsi="仿宋" w:cs="Times New Roman"/>
                  <w:szCs w:val="21"/>
                </w:rPr>
                <w:t>b</w:t>
              </w:r>
              <w:r w:rsidRPr="00FF3F12">
                <w:rPr>
                  <w:rFonts w:ascii="仿宋" w:hAnsi="仿宋" w:cs="Times New Roman"/>
                  <w:szCs w:val="21"/>
                </w:rPr>
                <w:t>it0</w:t>
              </w:r>
            </w:ins>
          </w:p>
        </w:tc>
        <w:tc>
          <w:tcPr>
            <w:tcW w:w="6663" w:type="dxa"/>
          </w:tcPr>
          <w:p w14:paraId="37BD4AF9" w14:textId="77777777" w:rsidR="00776E1B" w:rsidRPr="00FF3F12" w:rsidRDefault="00776E1B" w:rsidP="009A5A43">
            <w:pPr>
              <w:jc w:val="left"/>
              <w:rPr>
                <w:ins w:id="988" w:author="Li Yang" w:date="2023-05-10T15:08:00Z"/>
                <w:rFonts w:ascii="仿宋" w:hAnsi="仿宋" w:cs="Times New Roman"/>
                <w:szCs w:val="21"/>
              </w:rPr>
            </w:pPr>
            <w:ins w:id="989" w:author="Li Yang" w:date="2023-05-10T15:08:00Z">
              <w:r w:rsidRPr="00FF3F12">
                <w:rPr>
                  <w:rFonts w:ascii="仿宋" w:hAnsi="仿宋" w:cs="Times New Roman" w:hint="eastAsia"/>
                  <w:szCs w:val="21"/>
                </w:rPr>
                <w:t>预留</w:t>
              </w:r>
              <w:r>
                <w:rPr>
                  <w:rFonts w:ascii="仿宋" w:hAnsi="仿宋" w:cs="Times New Roman" w:hint="eastAsia"/>
                  <w:szCs w:val="21"/>
                </w:rPr>
                <w:t>，现阶段置0，未来可用于扩展可选字段</w:t>
              </w:r>
            </w:ins>
          </w:p>
        </w:tc>
      </w:tr>
    </w:tbl>
    <w:p w14:paraId="1EBD4D6C" w14:textId="77777777" w:rsidR="00776E1B" w:rsidRPr="00FF3F12" w:rsidDel="00776E1B" w:rsidRDefault="00776E1B" w:rsidP="004578AB">
      <w:pPr>
        <w:ind w:left="420"/>
        <w:rPr>
          <w:del w:id="990" w:author="Li Yang" w:date="2023-05-10T15:08:00Z"/>
          <w:rFonts w:ascii="仿宋" w:hAnsi="仿宋"/>
        </w:rPr>
      </w:pPr>
    </w:p>
    <w:p w14:paraId="555518EF" w14:textId="77777777" w:rsidR="005403C7" w:rsidRPr="00A44DC7" w:rsidRDefault="005403C7" w:rsidP="004578AB">
      <w:pPr>
        <w:rPr>
          <w:rFonts w:ascii="仿宋" w:hAnsi="仿宋" w:cs="Times New Roman"/>
          <w:color w:val="FF0000"/>
          <w:szCs w:val="21"/>
          <w:u w:val="single"/>
        </w:rPr>
      </w:pPr>
    </w:p>
    <w:p w14:paraId="4BE3DE28" w14:textId="0C114AC0" w:rsidR="004578AB" w:rsidRPr="008D4063" w:rsidRDefault="004578AB" w:rsidP="004578AB">
      <w:pPr>
        <w:pStyle w:val="ab"/>
        <w:numPr>
          <w:ilvl w:val="0"/>
          <w:numId w:val="59"/>
        </w:numPr>
        <w:ind w:firstLineChars="0"/>
        <w:rPr>
          <w:rFonts w:ascii="仿宋" w:hAnsi="仿宋" w:cstheme="minorHAnsi"/>
          <w:b/>
          <w:sz w:val="21"/>
          <w:szCs w:val="21"/>
        </w:rPr>
      </w:pPr>
      <w:r w:rsidRPr="00FF3F12">
        <w:rPr>
          <w:rFonts w:ascii="仿宋" w:hAnsi="仿宋" w:cstheme="minorHAnsi"/>
          <w:b/>
          <w:sz w:val="21"/>
          <w:szCs w:val="21"/>
        </w:rPr>
        <w:t>Preference</w:t>
      </w:r>
      <w:r w:rsidRPr="00FF3F12">
        <w:rPr>
          <w:rFonts w:ascii="仿宋" w:hAnsi="仿宋" w:cstheme="minorHAnsi" w:hint="eastAsia"/>
          <w:b/>
          <w:sz w:val="21"/>
          <w:szCs w:val="21"/>
        </w:rPr>
        <w:t>：</w:t>
      </w:r>
      <w:r w:rsidRPr="008D4063">
        <w:rPr>
          <w:rFonts w:ascii="仿宋" w:hAnsi="仿宋" w:cstheme="minorHAnsi" w:hint="eastAsia"/>
          <w:sz w:val="21"/>
          <w:szCs w:val="21"/>
        </w:rPr>
        <w:t>Flags的(</w:t>
      </w:r>
      <w:del w:id="991" w:author="Li Yang" w:date="2023-05-10T15:09:00Z">
        <w:r w:rsidRPr="008D4063" w:rsidDel="00776E1B">
          <w:rPr>
            <w:rFonts w:ascii="仿宋" w:hAnsi="仿宋" w:cstheme="minorHAnsi" w:hint="eastAsia"/>
            <w:sz w:val="21"/>
            <w:szCs w:val="21"/>
          </w:rPr>
          <w:delText>bit5</w:delText>
        </w:r>
      </w:del>
      <w:ins w:id="992" w:author="Li Yang" w:date="2023-05-10T15:09:00Z">
        <w:r w:rsidR="00776E1B" w:rsidRPr="008D4063">
          <w:rPr>
            <w:rFonts w:ascii="仿宋" w:hAnsi="仿宋" w:cstheme="minorHAnsi" w:hint="eastAsia"/>
            <w:sz w:val="21"/>
            <w:szCs w:val="21"/>
          </w:rPr>
          <w:t>bit</w:t>
        </w:r>
        <w:r w:rsidR="00776E1B">
          <w:rPr>
            <w:rFonts w:ascii="仿宋" w:hAnsi="仿宋" w:cstheme="minorHAnsi"/>
            <w:sz w:val="21"/>
            <w:szCs w:val="21"/>
          </w:rPr>
          <w:t>7</w:t>
        </w:r>
      </w:ins>
      <w:r w:rsidRPr="008D4063">
        <w:rPr>
          <w:rFonts w:ascii="仿宋" w:hAnsi="仿宋" w:cstheme="minorHAnsi" w:hint="eastAsia"/>
          <w:sz w:val="21"/>
          <w:szCs w:val="21"/>
        </w:rPr>
        <w:t>,</w:t>
      </w:r>
      <w:del w:id="993" w:author="Li Yang" w:date="2023-05-10T15:09:00Z">
        <w:r w:rsidRPr="008D4063" w:rsidDel="00776E1B">
          <w:rPr>
            <w:rFonts w:ascii="仿宋" w:hAnsi="仿宋" w:cstheme="minorHAnsi" w:hint="eastAsia"/>
            <w:sz w:val="21"/>
            <w:szCs w:val="21"/>
          </w:rPr>
          <w:delText>bit4</w:delText>
        </w:r>
      </w:del>
      <w:ins w:id="994" w:author="Li Yang" w:date="2023-05-10T15:09:00Z">
        <w:r w:rsidR="00776E1B" w:rsidRPr="008D4063">
          <w:rPr>
            <w:rFonts w:ascii="仿宋" w:hAnsi="仿宋" w:cstheme="minorHAnsi" w:hint="eastAsia"/>
            <w:sz w:val="21"/>
            <w:szCs w:val="21"/>
          </w:rPr>
          <w:t>bit</w:t>
        </w:r>
        <w:r w:rsidR="00776E1B">
          <w:rPr>
            <w:rFonts w:ascii="仿宋" w:hAnsi="仿宋" w:cstheme="minorHAnsi"/>
            <w:sz w:val="21"/>
            <w:szCs w:val="21"/>
          </w:rPr>
          <w:t>6</w:t>
        </w:r>
      </w:ins>
      <w:r w:rsidRPr="008D4063">
        <w:rPr>
          <w:rFonts w:ascii="仿宋" w:hAnsi="仿宋" w:cstheme="minorHAnsi" w:hint="eastAsia"/>
          <w:sz w:val="21"/>
          <w:szCs w:val="21"/>
        </w:rPr>
        <w:t>)=(0,0)时，长度为8bytes</w:t>
      </w:r>
      <w:r>
        <w:rPr>
          <w:rFonts w:ascii="仿宋" w:hAnsi="仿宋" w:cstheme="minorHAnsi" w:hint="eastAsia"/>
          <w:sz w:val="21"/>
          <w:szCs w:val="21"/>
        </w:rPr>
        <w:t>，</w:t>
      </w:r>
      <w:r w:rsidRPr="008D4063">
        <w:rPr>
          <w:rFonts w:ascii="仿宋" w:hAnsi="仿宋" w:cstheme="minorHAnsi" w:hint="eastAsia"/>
          <w:sz w:val="21"/>
          <w:szCs w:val="21"/>
        </w:rPr>
        <w:t>未来可通过设置</w:t>
      </w:r>
      <w:del w:id="995" w:author="Li Yang" w:date="2023-05-10T15:09:00Z">
        <w:r w:rsidRPr="008D4063" w:rsidDel="00776E1B">
          <w:rPr>
            <w:rFonts w:ascii="仿宋" w:hAnsi="仿宋" w:cstheme="minorHAnsi" w:hint="eastAsia"/>
            <w:sz w:val="21"/>
            <w:szCs w:val="21"/>
          </w:rPr>
          <w:delText>flags</w:delText>
        </w:r>
      </w:del>
      <w:ins w:id="996" w:author="Li Yang" w:date="2023-05-10T15:09:00Z">
        <w:r w:rsidR="00776E1B">
          <w:rPr>
            <w:rFonts w:ascii="仿宋" w:hAnsi="仿宋" w:cstheme="minorHAnsi"/>
            <w:sz w:val="21"/>
            <w:szCs w:val="21"/>
          </w:rPr>
          <w:t>F</w:t>
        </w:r>
        <w:r w:rsidR="00776E1B" w:rsidRPr="008D4063">
          <w:rPr>
            <w:rFonts w:ascii="仿宋" w:hAnsi="仿宋" w:cstheme="minorHAnsi" w:hint="eastAsia"/>
            <w:sz w:val="21"/>
            <w:szCs w:val="21"/>
          </w:rPr>
          <w:t>lags</w:t>
        </w:r>
      </w:ins>
      <w:r w:rsidRPr="008D4063">
        <w:rPr>
          <w:rFonts w:ascii="仿宋" w:hAnsi="仿宋" w:cstheme="minorHAnsi" w:hint="eastAsia"/>
          <w:sz w:val="21"/>
          <w:szCs w:val="21"/>
        </w:rPr>
        <w:t>，扩展</w:t>
      </w:r>
      <w:del w:id="997" w:author="Li Yang" w:date="2023-05-10T15:09:00Z">
        <w:r w:rsidRPr="008D4063" w:rsidDel="00776E1B">
          <w:rPr>
            <w:rFonts w:ascii="仿宋" w:hAnsi="仿宋" w:cstheme="minorHAnsi" w:hint="eastAsia"/>
            <w:sz w:val="21"/>
            <w:szCs w:val="21"/>
          </w:rPr>
          <w:delText>preference</w:delText>
        </w:r>
      </w:del>
      <w:ins w:id="998" w:author="Li Yang" w:date="2023-05-10T15:09:00Z">
        <w:r w:rsidR="00776E1B">
          <w:rPr>
            <w:rFonts w:ascii="仿宋" w:hAnsi="仿宋" w:cstheme="minorHAnsi"/>
            <w:sz w:val="21"/>
            <w:szCs w:val="21"/>
          </w:rPr>
          <w:t>P</w:t>
        </w:r>
        <w:r w:rsidR="00776E1B" w:rsidRPr="008D4063">
          <w:rPr>
            <w:rFonts w:ascii="仿宋" w:hAnsi="仿宋" w:cstheme="minorHAnsi" w:hint="eastAsia"/>
            <w:sz w:val="21"/>
            <w:szCs w:val="21"/>
          </w:rPr>
          <w:t>reference</w:t>
        </w:r>
      </w:ins>
      <w:r w:rsidRPr="008D4063">
        <w:rPr>
          <w:rFonts w:ascii="仿宋" w:hAnsi="仿宋" w:cstheme="minorHAnsi" w:hint="eastAsia"/>
          <w:sz w:val="21"/>
          <w:szCs w:val="21"/>
        </w:rPr>
        <w:t>长度</w:t>
      </w:r>
      <w:r>
        <w:rPr>
          <w:rFonts w:ascii="仿宋" w:hAnsi="仿宋" w:cstheme="minorHAnsi" w:hint="eastAsia"/>
          <w:sz w:val="21"/>
          <w:szCs w:val="21"/>
        </w:rPr>
        <w:t>；</w:t>
      </w:r>
      <w:r w:rsidR="000C7C2A">
        <w:rPr>
          <w:rFonts w:ascii="仿宋" w:hAnsi="仿宋" w:cstheme="minorHAnsi" w:hint="eastAsia"/>
          <w:sz w:val="21"/>
          <w:szCs w:val="21"/>
        </w:rPr>
        <w:t>字节流</w:t>
      </w:r>
      <w:r w:rsidRPr="00FF3F12">
        <w:rPr>
          <w:rFonts w:ascii="仿宋" w:hAnsi="仿宋" w:cs="Times New Roman" w:hint="eastAsia"/>
          <w:sz w:val="21"/>
          <w:szCs w:val="21"/>
        </w:rPr>
        <w:t>的传输偏好，用于标识对传输、算力</w:t>
      </w:r>
      <w:r>
        <w:rPr>
          <w:rFonts w:ascii="仿宋" w:hAnsi="仿宋" w:cs="Times New Roman" w:hint="eastAsia"/>
          <w:sz w:val="21"/>
          <w:szCs w:val="21"/>
        </w:rPr>
        <w:t>等</w:t>
      </w:r>
      <w:r w:rsidRPr="00FF3F12">
        <w:rPr>
          <w:rFonts w:ascii="仿宋" w:hAnsi="仿宋" w:cs="Times New Roman" w:hint="eastAsia"/>
          <w:sz w:val="21"/>
          <w:szCs w:val="21"/>
        </w:rPr>
        <w:t>需求、资源选择意向、</w:t>
      </w:r>
      <w:r>
        <w:rPr>
          <w:rFonts w:ascii="仿宋" w:hAnsi="仿宋" w:cs="Times New Roman" w:hint="eastAsia"/>
          <w:sz w:val="21"/>
          <w:szCs w:val="21"/>
        </w:rPr>
        <w:t>使用的增强机制、相关</w:t>
      </w:r>
      <w:r w:rsidRPr="00FF3F12">
        <w:rPr>
          <w:rFonts w:ascii="仿宋" w:hAnsi="仿宋" w:cs="Times New Roman" w:hint="eastAsia"/>
          <w:sz w:val="21"/>
          <w:szCs w:val="21"/>
        </w:rPr>
        <w:t>参数等，用于指导</w:t>
      </w:r>
      <w:r w:rsidR="000C7C2A">
        <w:rPr>
          <w:rFonts w:ascii="仿宋" w:hAnsi="仿宋" w:cs="Times New Roman" w:hint="eastAsia"/>
          <w:sz w:val="21"/>
          <w:szCs w:val="21"/>
        </w:rPr>
        <w:t>字节流</w:t>
      </w:r>
      <w:r w:rsidRPr="00FF3F12">
        <w:rPr>
          <w:rFonts w:ascii="仿宋" w:hAnsi="仿宋" w:cs="Times New Roman" w:hint="eastAsia"/>
          <w:sz w:val="21"/>
          <w:szCs w:val="21"/>
        </w:rPr>
        <w:t>在传输过程中的网内处理操作。</w:t>
      </w:r>
    </w:p>
    <w:p w14:paraId="7FCE8D34" w14:textId="0980B45E" w:rsidR="004578AB" w:rsidRDefault="00574E95" w:rsidP="004578AB">
      <w:pPr>
        <w:jc w:val="center"/>
        <w:rPr>
          <w:rFonts w:ascii="仿宋" w:hAnsi="仿宋" w:cstheme="minorHAnsi"/>
          <w:szCs w:val="21"/>
        </w:rPr>
      </w:pPr>
      <w:del w:id="999" w:author="Li Yang" w:date="2023-05-15T13:25:00Z">
        <w:r w:rsidDel="00D554F8">
          <w:object w:dxaOrig="6961" w:dyaOrig="1141" w14:anchorId="4CC595B3">
            <v:shape id="_x0000_i1069" type="#_x0000_t75" style="width:431pt;height:71.5pt" o:ole="">
              <v:imagedata r:id="rId68" o:title=""/>
            </v:shape>
            <o:OLEObject Type="Embed" ProgID="Visio.Drawing.15" ShapeID="_x0000_i1069" DrawAspect="Content" ObjectID="_1745846812" r:id="rId88"/>
          </w:object>
        </w:r>
      </w:del>
      <w:ins w:id="1000" w:author="Li Yang" w:date="2023-05-15T13:25:00Z">
        <w:r w:rsidR="00D554F8">
          <w:object w:dxaOrig="6961" w:dyaOrig="1591" w14:anchorId="653B1557">
            <v:shape id="_x0000_i1070" type="#_x0000_t75" style="width:403pt;height:92.5pt" o:ole="">
              <v:imagedata r:id="rId66" o:title=""/>
            </v:shape>
            <o:OLEObject Type="Embed" ProgID="Visio.Drawing.15" ShapeID="_x0000_i1070" DrawAspect="Content" ObjectID="_1745846813" r:id="rId89"/>
          </w:object>
        </w:r>
      </w:ins>
    </w:p>
    <w:p w14:paraId="2A9A0A76" w14:textId="6060AE30" w:rsidR="00574E95" w:rsidRDefault="004578AB">
      <w:pPr>
        <w:spacing w:afterLines="50" w:after="156"/>
        <w:jc w:val="center"/>
        <w:rPr>
          <w:rFonts w:ascii="仿宋" w:hAnsi="仿宋" w:cstheme="minorHAnsi"/>
          <w:szCs w:val="21"/>
        </w:rPr>
      </w:pPr>
      <w:r w:rsidRPr="00FF3F12">
        <w:rPr>
          <w:rFonts w:ascii="仿宋" w:hAnsi="仿宋" w:cstheme="minorHAnsi" w:hint="eastAsia"/>
          <w:szCs w:val="21"/>
        </w:rPr>
        <w:t>图</w:t>
      </w:r>
      <w:r w:rsidRPr="00FF3F12">
        <w:rPr>
          <w:rFonts w:ascii="仿宋" w:hAnsi="仿宋" w:cstheme="minorHAnsi"/>
          <w:szCs w:val="21"/>
        </w:rPr>
        <w:t xml:space="preserve"> </w:t>
      </w:r>
      <w:r w:rsidRPr="006F72A9">
        <w:rPr>
          <w:rFonts w:ascii="仿宋" w:hAnsi="仿宋" w:cstheme="minorHAnsi"/>
          <w:szCs w:val="21"/>
        </w:rPr>
        <w:fldChar w:fldCharType="begin"/>
      </w:r>
      <w:r w:rsidRPr="00FF3F12">
        <w:rPr>
          <w:rFonts w:ascii="仿宋" w:hAnsi="仿宋" w:cstheme="minorHAnsi"/>
          <w:szCs w:val="21"/>
        </w:rPr>
        <w:instrText xml:space="preserve"> SEQ </w:instrText>
      </w:r>
      <w:r w:rsidRPr="00FF3F12">
        <w:rPr>
          <w:rFonts w:ascii="仿宋" w:hAnsi="仿宋" w:cstheme="minorHAnsi" w:hint="eastAsia"/>
          <w:szCs w:val="21"/>
        </w:rPr>
        <w:instrText>图</w:instrText>
      </w:r>
      <w:r w:rsidRPr="00FF3F12">
        <w:rPr>
          <w:rFonts w:ascii="仿宋" w:hAnsi="仿宋" w:cstheme="minorHAnsi"/>
          <w:szCs w:val="21"/>
        </w:rPr>
        <w:instrText xml:space="preserve"> \* ARABIC </w:instrText>
      </w:r>
      <w:r w:rsidRPr="006F72A9">
        <w:rPr>
          <w:rFonts w:ascii="仿宋" w:hAnsi="仿宋" w:cstheme="minorHAnsi"/>
          <w:szCs w:val="21"/>
        </w:rPr>
        <w:fldChar w:fldCharType="separate"/>
      </w:r>
      <w:r w:rsidR="0079115A">
        <w:rPr>
          <w:rFonts w:ascii="仿宋" w:hAnsi="仿宋" w:cstheme="minorHAnsi"/>
          <w:noProof/>
          <w:szCs w:val="21"/>
        </w:rPr>
        <w:t>24</w:t>
      </w:r>
      <w:r w:rsidRPr="006F72A9">
        <w:rPr>
          <w:rFonts w:ascii="仿宋" w:hAnsi="仿宋" w:cstheme="minorHAnsi"/>
          <w:szCs w:val="21"/>
        </w:rPr>
        <w:fldChar w:fldCharType="end"/>
      </w:r>
      <w:r w:rsidRPr="00FF3F12">
        <w:rPr>
          <w:rFonts w:ascii="仿宋" w:hAnsi="仿宋" w:cstheme="minorHAnsi"/>
          <w:szCs w:val="21"/>
        </w:rPr>
        <w:t xml:space="preserve"> </w:t>
      </w:r>
      <w:r w:rsidR="000C7C2A">
        <w:rPr>
          <w:rFonts w:ascii="仿宋" w:hAnsi="仿宋" w:cstheme="minorHAnsi"/>
          <w:szCs w:val="21"/>
        </w:rPr>
        <w:t>S</w:t>
      </w:r>
      <w:r w:rsidRPr="00FF3F12">
        <w:rPr>
          <w:rFonts w:ascii="仿宋" w:hAnsi="仿宋" w:cstheme="minorHAnsi"/>
          <w:szCs w:val="21"/>
        </w:rPr>
        <w:t>P_DAT</w:t>
      </w:r>
      <w:r w:rsidRPr="00FF3F12">
        <w:rPr>
          <w:rFonts w:ascii="仿宋" w:hAnsi="仿宋" w:cstheme="minorHAnsi" w:hint="eastAsia"/>
          <w:szCs w:val="21"/>
        </w:rPr>
        <w:t>报文中</w:t>
      </w:r>
      <w:del w:id="1001" w:author="Li Yang" w:date="2023-05-10T15:09:00Z">
        <w:r w:rsidRPr="00FF3F12" w:rsidDel="00776E1B">
          <w:rPr>
            <w:rFonts w:ascii="仿宋" w:hAnsi="仿宋" w:cstheme="minorHAnsi"/>
            <w:szCs w:val="21"/>
          </w:rPr>
          <w:delText>preference</w:delText>
        </w:r>
      </w:del>
      <w:ins w:id="1002" w:author="Li Yang" w:date="2023-05-10T15:09:00Z">
        <w:r w:rsidR="00776E1B">
          <w:rPr>
            <w:rFonts w:ascii="仿宋" w:hAnsi="仿宋" w:cstheme="minorHAnsi"/>
            <w:szCs w:val="21"/>
          </w:rPr>
          <w:t>P</w:t>
        </w:r>
        <w:r w:rsidR="00776E1B" w:rsidRPr="00FF3F12">
          <w:rPr>
            <w:rFonts w:ascii="仿宋" w:hAnsi="仿宋" w:cstheme="minorHAnsi"/>
            <w:szCs w:val="21"/>
          </w:rPr>
          <w:t>reference</w:t>
        </w:r>
      </w:ins>
      <w:r w:rsidRPr="00FF3F12">
        <w:rPr>
          <w:rFonts w:ascii="仿宋" w:hAnsi="仿宋" w:cstheme="minorHAnsi"/>
          <w:szCs w:val="21"/>
        </w:rPr>
        <w:t>字段格式</w:t>
      </w:r>
    </w:p>
    <w:p w14:paraId="5142F39A" w14:textId="77777777" w:rsidR="004578AB" w:rsidRPr="006F72A9" w:rsidRDefault="004578AB" w:rsidP="004578AB">
      <w:pPr>
        <w:pStyle w:val="ab"/>
        <w:numPr>
          <w:ilvl w:val="0"/>
          <w:numId w:val="45"/>
        </w:numPr>
        <w:ind w:firstLineChars="0"/>
        <w:rPr>
          <w:rFonts w:ascii="仿宋" w:hAnsi="仿宋" w:cstheme="minorHAnsi"/>
          <w:b/>
          <w:sz w:val="21"/>
          <w:szCs w:val="21"/>
        </w:rPr>
      </w:pPr>
      <w:r w:rsidRPr="006F72A9">
        <w:rPr>
          <w:rFonts w:ascii="仿宋" w:hAnsi="仿宋" w:cstheme="minorHAnsi" w:hint="eastAsia"/>
          <w:b/>
          <w:sz w:val="21"/>
          <w:szCs w:val="21"/>
        </w:rPr>
        <w:t>传输优先级（</w:t>
      </w:r>
      <w:r w:rsidRPr="00944DB5">
        <w:rPr>
          <w:rFonts w:ascii="仿宋" w:hAnsi="仿宋" w:cstheme="minorHAnsi"/>
          <w:b/>
          <w:sz w:val="21"/>
          <w:szCs w:val="21"/>
        </w:rPr>
        <w:t>Transport Priority, TP</w:t>
      </w:r>
      <w:r w:rsidRPr="006F72A9">
        <w:rPr>
          <w:rFonts w:ascii="仿宋" w:hAnsi="仿宋" w:cstheme="minorHAnsi" w:hint="eastAsia"/>
          <w:b/>
          <w:sz w:val="21"/>
          <w:szCs w:val="21"/>
        </w:rPr>
        <w:t>）</w:t>
      </w:r>
      <w:r w:rsidRPr="006F72A9">
        <w:rPr>
          <w:rFonts w:ascii="仿宋" w:hAnsi="仿宋" w:cstheme="minorHAnsi"/>
          <w:b/>
          <w:sz w:val="21"/>
          <w:szCs w:val="21"/>
        </w:rPr>
        <w:t>:</w:t>
      </w:r>
      <w:r w:rsidRPr="006F72A9">
        <w:rPr>
          <w:rFonts w:ascii="仿宋" w:hAnsi="仿宋" w:cstheme="minorHAnsi"/>
          <w:sz w:val="21"/>
          <w:szCs w:val="21"/>
        </w:rPr>
        <w:t xml:space="preserve"> 8bits</w:t>
      </w:r>
      <w:r w:rsidRPr="006F72A9">
        <w:rPr>
          <w:rFonts w:ascii="仿宋" w:hAnsi="仿宋" w:cstheme="minorHAnsi" w:hint="eastAsia"/>
          <w:sz w:val="21"/>
          <w:szCs w:val="21"/>
        </w:rPr>
        <w:t>，用于标识应用对网络提出的传输优先级需求，可在应用识别后根据应用的类型填写。网络服务商可以将优先级需求映射为可满足上述需求的一个</w:t>
      </w:r>
      <w:r w:rsidRPr="006F72A9">
        <w:rPr>
          <w:rFonts w:ascii="仿宋" w:hAnsi="仿宋" w:cstheme="minorHAnsi"/>
          <w:sz w:val="21"/>
          <w:szCs w:val="21"/>
        </w:rPr>
        <w:t>/</w:t>
      </w:r>
      <w:r w:rsidRPr="006F72A9">
        <w:rPr>
          <w:rFonts w:ascii="仿宋" w:hAnsi="仿宋" w:cstheme="minorHAnsi" w:hint="eastAsia"/>
          <w:sz w:val="21"/>
          <w:szCs w:val="21"/>
        </w:rPr>
        <w:t>组业务逻辑拓扑（业务标识）、及每个拓扑下对应路由策略和队列转发优先级（优先级标识）。</w:t>
      </w:r>
    </w:p>
    <w:p w14:paraId="10884652" w14:textId="27DDB859" w:rsidR="004578AB" w:rsidDel="001A658B" w:rsidRDefault="004578AB" w:rsidP="004578AB">
      <w:pPr>
        <w:pStyle w:val="ab"/>
        <w:ind w:left="840" w:firstLineChars="0" w:firstLine="0"/>
        <w:rPr>
          <w:del w:id="1003" w:author="Li Yang" w:date="2023-05-10T15:20:00Z"/>
          <w:rFonts w:ascii="仿宋" w:hAnsi="仿宋" w:cstheme="minorHAnsi"/>
          <w:color w:val="FF0000"/>
          <w:sz w:val="21"/>
          <w:szCs w:val="21"/>
          <w:u w:val="single"/>
        </w:rPr>
      </w:pPr>
      <w:r w:rsidRPr="00944DB5">
        <w:rPr>
          <w:rFonts w:ascii="仿宋" w:hAnsi="仿宋" w:cstheme="minorHAnsi" w:hint="eastAsia"/>
          <w:color w:val="FF0000"/>
          <w:sz w:val="21"/>
          <w:szCs w:val="21"/>
          <w:u w:val="single"/>
        </w:rPr>
        <w:t>备注：由端节点（</w:t>
      </w:r>
      <w:r w:rsidRPr="00944DB5">
        <w:rPr>
          <w:rFonts w:ascii="仿宋" w:hAnsi="仿宋" w:cstheme="minorHAnsi"/>
          <w:color w:val="FF0000"/>
          <w:sz w:val="21"/>
          <w:szCs w:val="21"/>
          <w:u w:val="single"/>
        </w:rPr>
        <w:t>SEANet协议起点）填写，网络中间节点可以查看、不能修改。</w:t>
      </w:r>
    </w:p>
    <w:p w14:paraId="7FF5E3E7" w14:textId="77777777" w:rsidR="007A08F1" w:rsidRPr="001A658B" w:rsidRDefault="007A08F1">
      <w:pPr>
        <w:pStyle w:val="ab"/>
        <w:ind w:left="840" w:firstLineChars="0" w:firstLine="0"/>
      </w:pPr>
    </w:p>
    <w:p w14:paraId="56FE766E" w14:textId="361E97EB" w:rsidR="004578AB" w:rsidRPr="00944DB5" w:rsidDel="00D554F8" w:rsidRDefault="004578AB" w:rsidP="004578AB">
      <w:pPr>
        <w:pStyle w:val="ab"/>
        <w:numPr>
          <w:ilvl w:val="0"/>
          <w:numId w:val="45"/>
        </w:numPr>
        <w:ind w:firstLineChars="0"/>
        <w:rPr>
          <w:moveFrom w:id="1004" w:author="Li Yang" w:date="2023-05-15T13:30:00Z"/>
          <w:rFonts w:ascii="仿宋" w:hAnsi="仿宋" w:cstheme="minorHAnsi"/>
          <w:b/>
          <w:sz w:val="21"/>
          <w:szCs w:val="21"/>
        </w:rPr>
      </w:pPr>
      <w:moveFromRangeStart w:id="1005" w:author="Li Yang" w:date="2023-05-15T13:30:00Z" w:name="move135049857"/>
      <w:moveFrom w:id="1006" w:author="Li Yang" w:date="2023-05-15T13:30:00Z">
        <w:r w:rsidRPr="00944DB5" w:rsidDel="00D554F8">
          <w:rPr>
            <w:rFonts w:ascii="仿宋" w:hAnsi="仿宋" w:cstheme="minorHAnsi" w:hint="eastAsia"/>
            <w:b/>
            <w:sz w:val="21"/>
            <w:szCs w:val="21"/>
          </w:rPr>
          <w:t>传输意向（</w:t>
        </w:r>
        <w:r w:rsidRPr="00944DB5" w:rsidDel="00D554F8">
          <w:rPr>
            <w:rFonts w:ascii="仿宋" w:hAnsi="仿宋" w:cstheme="minorHAnsi"/>
            <w:b/>
            <w:sz w:val="21"/>
            <w:szCs w:val="21"/>
          </w:rPr>
          <w:t>Transport Intent, TI</w:t>
        </w:r>
        <w:r w:rsidRPr="00944DB5" w:rsidDel="00D554F8">
          <w:rPr>
            <w:rFonts w:ascii="仿宋" w:hAnsi="仿宋" w:cstheme="minorHAnsi" w:hint="eastAsia"/>
            <w:b/>
            <w:sz w:val="21"/>
            <w:szCs w:val="21"/>
          </w:rPr>
          <w:t>）：</w:t>
        </w:r>
        <w:r w:rsidDel="00D554F8">
          <w:rPr>
            <w:rFonts w:ascii="仿宋" w:hAnsi="仿宋"/>
            <w:sz w:val="21"/>
            <w:szCs w:val="21"/>
          </w:rPr>
          <w:t>8</w:t>
        </w:r>
        <w:r w:rsidRPr="00944DB5" w:rsidDel="00D554F8">
          <w:rPr>
            <w:rFonts w:ascii="仿宋" w:hAnsi="仿宋"/>
            <w:sz w:val="21"/>
            <w:szCs w:val="21"/>
          </w:rPr>
          <w:t>bits</w:t>
        </w:r>
        <w:r w:rsidRPr="00944DB5" w:rsidDel="00D554F8">
          <w:rPr>
            <w:rFonts w:ascii="仿宋" w:hAnsi="仿宋" w:hint="eastAsia"/>
            <w:sz w:val="21"/>
            <w:szCs w:val="21"/>
          </w:rPr>
          <w:t>，</w:t>
        </w:r>
        <w:r w:rsidRPr="00944DB5" w:rsidDel="00D554F8">
          <w:rPr>
            <w:rFonts w:ascii="仿宋" w:hAnsi="仿宋" w:cstheme="minorHAnsi" w:hint="eastAsia"/>
            <w:sz w:val="21"/>
            <w:szCs w:val="21"/>
          </w:rPr>
          <w:t>标识对网络传输资源选择时的意向需求，包括：资源位置（</w:t>
        </w:r>
        <w:r w:rsidRPr="00944DB5" w:rsidDel="00D554F8">
          <w:rPr>
            <w:rFonts w:ascii="仿宋" w:hAnsi="仿宋" w:cstheme="minorHAnsi"/>
            <w:sz w:val="21"/>
            <w:szCs w:val="21"/>
          </w:rPr>
          <w:t>Location）、可选资源范围（Range）等。通过此字段可以确定</w:t>
        </w:r>
        <w:r w:rsidRPr="00944DB5" w:rsidDel="00D554F8">
          <w:rPr>
            <w:rFonts w:ascii="仿宋" w:hAnsi="仿宋" w:cstheme="minorHAnsi" w:hint="eastAsia"/>
            <w:sz w:val="21"/>
            <w:szCs w:val="21"/>
          </w:rPr>
          <w:t>即刻重寻址时可用的网络节点范围。</w:t>
        </w:r>
        <w:r w:rsidRPr="00944DB5" w:rsidDel="00D554F8">
          <w:rPr>
            <w:rFonts w:ascii="仿宋" w:hAnsi="仿宋"/>
            <w:sz w:val="21"/>
            <w:szCs w:val="21"/>
          </w:rPr>
          <w:t>TI</w:t>
        </w:r>
        <w:r w:rsidRPr="00944DB5" w:rsidDel="00D554F8">
          <w:rPr>
            <w:rFonts w:ascii="仿宋" w:hAnsi="仿宋" w:hint="eastAsia"/>
            <w:sz w:val="21"/>
            <w:szCs w:val="21"/>
          </w:rPr>
          <w:t>字段表示成如下形式：</w:t>
        </w:r>
      </w:moveFrom>
    </w:p>
    <w:p w14:paraId="7B122E1A" w14:textId="4EB31DB4" w:rsidR="004578AB" w:rsidRPr="00E33040" w:rsidDel="00D554F8" w:rsidRDefault="004578AB" w:rsidP="004578AB">
      <w:pPr>
        <w:pStyle w:val="ab"/>
        <w:ind w:left="840" w:firstLineChars="0" w:firstLine="0"/>
        <w:rPr>
          <w:moveFrom w:id="1007" w:author="Li Yang" w:date="2023-05-15T13:30:00Z"/>
          <w:rFonts w:ascii="仿宋" w:hAnsi="仿宋" w:cstheme="minorHAnsi"/>
          <w:color w:val="FF0000"/>
          <w:sz w:val="21"/>
          <w:szCs w:val="21"/>
          <w:u w:val="single"/>
        </w:rPr>
      </w:pPr>
      <w:moveFrom w:id="1008" w:author="Li Yang" w:date="2023-05-15T13:30:00Z">
        <w:r w:rsidRPr="00944DB5" w:rsidDel="00D554F8">
          <w:rPr>
            <w:rFonts w:ascii="仿宋" w:hAnsi="仿宋" w:cstheme="minorHAnsi" w:hint="eastAsia"/>
            <w:color w:val="FF0000"/>
            <w:sz w:val="21"/>
            <w:szCs w:val="21"/>
            <w:u w:val="single"/>
          </w:rPr>
          <w:t>备注：由端节点（</w:t>
        </w:r>
        <w:r w:rsidRPr="00944DB5" w:rsidDel="00D554F8">
          <w:rPr>
            <w:rFonts w:ascii="仿宋" w:hAnsi="仿宋" w:cstheme="minorHAnsi"/>
            <w:color w:val="FF0000"/>
            <w:sz w:val="21"/>
            <w:szCs w:val="21"/>
            <w:u w:val="single"/>
          </w:rPr>
          <w:t>SEANet协议起点）填写，网络中间节点可以查看、不能修改。</w:t>
        </w:r>
      </w:moveFrom>
    </w:p>
    <w:p w14:paraId="037F9AFA" w14:textId="7E24995E" w:rsidR="004578AB" w:rsidRPr="00944DB5" w:rsidDel="00D554F8" w:rsidRDefault="00574E95" w:rsidP="004578AB">
      <w:pPr>
        <w:pStyle w:val="ab"/>
        <w:ind w:left="840" w:firstLineChars="0" w:firstLine="0"/>
        <w:rPr>
          <w:moveFrom w:id="1009" w:author="Li Yang" w:date="2023-05-15T13:30:00Z"/>
          <w:rFonts w:ascii="仿宋" w:hAnsi="仿宋" w:cstheme="minorHAnsi"/>
          <w:color w:val="FF0000"/>
          <w:sz w:val="21"/>
          <w:szCs w:val="21"/>
          <w:u w:val="single"/>
        </w:rPr>
      </w:pPr>
      <w:moveFrom w:id="1010" w:author="Li Yang" w:date="2023-05-15T13:30:00Z">
        <w:r w:rsidDel="00D554F8">
          <w:object w:dxaOrig="5821" w:dyaOrig="801" w14:anchorId="530CC732">
            <v:shape id="_x0000_i1071" type="#_x0000_t75" style="width:272.5pt;height:38pt" o:ole="">
              <v:imagedata r:id="rId70" o:title=""/>
            </v:shape>
            <o:OLEObject Type="Embed" ProgID="Visio.Drawing.15" ShapeID="_x0000_i1071" DrawAspect="Content" ObjectID="_1745846814" r:id="rId90"/>
          </w:object>
        </w:r>
      </w:moveFrom>
    </w:p>
    <w:tbl>
      <w:tblPr>
        <w:tblStyle w:val="a3"/>
        <w:tblW w:w="7387" w:type="dxa"/>
        <w:tblInd w:w="846" w:type="dxa"/>
        <w:tblLook w:val="04A0" w:firstRow="1" w:lastRow="0" w:firstColumn="1" w:lastColumn="0" w:noHBand="0" w:noVBand="1"/>
      </w:tblPr>
      <w:tblGrid>
        <w:gridCol w:w="1276"/>
        <w:gridCol w:w="1842"/>
        <w:gridCol w:w="4269"/>
      </w:tblGrid>
      <w:tr w:rsidR="004578AB" w:rsidRPr="00FF3F12" w:rsidDel="00D554F8" w14:paraId="75D3394E" w14:textId="46162161" w:rsidTr="00944DB5">
        <w:trPr>
          <w:trHeight w:val="274"/>
        </w:trPr>
        <w:tc>
          <w:tcPr>
            <w:tcW w:w="1276" w:type="dxa"/>
          </w:tcPr>
          <w:p w14:paraId="5169224A" w14:textId="2F7EF219" w:rsidR="004578AB" w:rsidRPr="00FF3F12" w:rsidDel="00D554F8" w:rsidRDefault="004578AB" w:rsidP="00BC523E">
            <w:pPr>
              <w:jc w:val="left"/>
              <w:rPr>
                <w:moveFrom w:id="1011" w:author="Li Yang" w:date="2023-05-15T13:30:00Z"/>
                <w:rFonts w:ascii="仿宋" w:hAnsi="仿宋" w:cs="Times New Roman"/>
                <w:b/>
                <w:szCs w:val="21"/>
              </w:rPr>
            </w:pPr>
            <w:moveFrom w:id="1012" w:author="Li Yang" w:date="2023-05-15T13:30:00Z">
              <w:r w:rsidRPr="00FF3F12" w:rsidDel="00D554F8">
                <w:rPr>
                  <w:rFonts w:ascii="仿宋" w:hAnsi="仿宋" w:cs="Times New Roman" w:hint="eastAsia"/>
                  <w:b/>
                  <w:szCs w:val="21"/>
                </w:rPr>
                <w:t>位数</w:t>
              </w:r>
            </w:moveFrom>
          </w:p>
        </w:tc>
        <w:tc>
          <w:tcPr>
            <w:tcW w:w="1842" w:type="dxa"/>
          </w:tcPr>
          <w:p w14:paraId="495556EF" w14:textId="785406F2" w:rsidR="004578AB" w:rsidRPr="00FF3F12" w:rsidDel="00D554F8" w:rsidRDefault="004578AB" w:rsidP="00BC523E">
            <w:pPr>
              <w:jc w:val="left"/>
              <w:rPr>
                <w:moveFrom w:id="1013" w:author="Li Yang" w:date="2023-05-15T13:30:00Z"/>
                <w:rFonts w:ascii="仿宋" w:hAnsi="仿宋" w:cs="Times New Roman"/>
                <w:b/>
                <w:szCs w:val="21"/>
              </w:rPr>
            </w:pPr>
            <w:moveFrom w:id="1014" w:author="Li Yang" w:date="2023-05-15T13:30:00Z">
              <w:r w:rsidRPr="00FF3F12" w:rsidDel="00D554F8">
                <w:rPr>
                  <w:rFonts w:ascii="仿宋" w:hAnsi="仿宋" w:cs="Times New Roman" w:hint="eastAsia"/>
                  <w:b/>
                  <w:szCs w:val="21"/>
                </w:rPr>
                <w:t>含义</w:t>
              </w:r>
            </w:moveFrom>
          </w:p>
        </w:tc>
        <w:tc>
          <w:tcPr>
            <w:tcW w:w="4269" w:type="dxa"/>
          </w:tcPr>
          <w:p w14:paraId="69F4F7CC" w14:textId="48281E10" w:rsidR="004578AB" w:rsidRPr="00FF3F12" w:rsidDel="00D554F8" w:rsidRDefault="004578AB" w:rsidP="00BC523E">
            <w:pPr>
              <w:jc w:val="left"/>
              <w:rPr>
                <w:moveFrom w:id="1015" w:author="Li Yang" w:date="2023-05-15T13:30:00Z"/>
                <w:rFonts w:ascii="仿宋" w:hAnsi="仿宋" w:cs="Times New Roman"/>
                <w:b/>
                <w:szCs w:val="21"/>
              </w:rPr>
            </w:pPr>
            <w:moveFrom w:id="1016" w:author="Li Yang" w:date="2023-05-15T13:30:00Z">
              <w:r w:rsidRPr="00FF3F12" w:rsidDel="00D554F8">
                <w:rPr>
                  <w:rFonts w:ascii="仿宋" w:hAnsi="仿宋" w:cs="Times New Roman" w:hint="eastAsia"/>
                  <w:b/>
                  <w:szCs w:val="21"/>
                </w:rPr>
                <w:t>取值</w:t>
              </w:r>
            </w:moveFrom>
          </w:p>
        </w:tc>
      </w:tr>
      <w:tr w:rsidR="004578AB" w:rsidRPr="00FF3F12" w:rsidDel="00D554F8" w14:paraId="302E1D7B" w14:textId="1499DC70" w:rsidTr="00944DB5">
        <w:trPr>
          <w:trHeight w:val="280"/>
        </w:trPr>
        <w:tc>
          <w:tcPr>
            <w:tcW w:w="1276" w:type="dxa"/>
          </w:tcPr>
          <w:p w14:paraId="434A4A44" w14:textId="4B652C5C" w:rsidR="004578AB" w:rsidRPr="00FF3F12" w:rsidDel="00D554F8" w:rsidRDefault="004578AB" w:rsidP="00BC523E">
            <w:pPr>
              <w:jc w:val="left"/>
              <w:rPr>
                <w:moveFrom w:id="1017" w:author="Li Yang" w:date="2023-05-15T13:30:00Z"/>
                <w:rFonts w:ascii="仿宋" w:hAnsi="仿宋" w:cs="Times New Roman"/>
                <w:szCs w:val="21"/>
              </w:rPr>
            </w:pPr>
            <w:moveFrom w:id="1018" w:author="Li Yang" w:date="2023-05-15T13:30:00Z">
              <w:r w:rsidDel="00D554F8">
                <w:rPr>
                  <w:rFonts w:ascii="仿宋" w:hAnsi="仿宋" w:cs="Times New Roman"/>
                  <w:szCs w:val="21"/>
                </w:rPr>
                <w:t>bit7</w:t>
              </w:r>
              <w:r w:rsidRPr="00FF3F12" w:rsidDel="00D554F8">
                <w:rPr>
                  <w:rFonts w:ascii="仿宋" w:hAnsi="仿宋" w:cs="Times New Roman"/>
                  <w:szCs w:val="21"/>
                </w:rPr>
                <w:t>-bit</w:t>
              </w:r>
              <w:r w:rsidDel="00D554F8">
                <w:rPr>
                  <w:rFonts w:ascii="仿宋" w:hAnsi="仿宋" w:cs="Times New Roman"/>
                  <w:szCs w:val="21"/>
                </w:rPr>
                <w:t>5</w:t>
              </w:r>
              <w:r w:rsidRPr="00FF3F12" w:rsidDel="00D554F8">
                <w:rPr>
                  <w:rFonts w:ascii="仿宋" w:hAnsi="仿宋" w:cstheme="minorHAnsi" w:hint="eastAsia"/>
                  <w:szCs w:val="21"/>
                </w:rPr>
                <w:t>（</w:t>
              </w:r>
              <w:r w:rsidRPr="00FF3F12" w:rsidDel="00D554F8">
                <w:rPr>
                  <w:rFonts w:ascii="仿宋" w:hAnsi="仿宋" w:cstheme="minorHAnsi"/>
                  <w:szCs w:val="21"/>
                </w:rPr>
                <w:t>3bits）</w:t>
              </w:r>
            </w:moveFrom>
          </w:p>
        </w:tc>
        <w:tc>
          <w:tcPr>
            <w:tcW w:w="1842" w:type="dxa"/>
          </w:tcPr>
          <w:p w14:paraId="140FDFF5" w14:textId="29D0475A" w:rsidR="004578AB" w:rsidRPr="00FF3F12" w:rsidDel="00D554F8" w:rsidRDefault="004578AB" w:rsidP="00BC523E">
            <w:pPr>
              <w:jc w:val="left"/>
              <w:rPr>
                <w:moveFrom w:id="1019" w:author="Li Yang" w:date="2023-05-15T13:30:00Z"/>
                <w:rFonts w:ascii="仿宋" w:hAnsi="仿宋" w:cs="Times New Roman"/>
                <w:szCs w:val="21"/>
              </w:rPr>
            </w:pPr>
            <w:moveFrom w:id="1020" w:author="Li Yang" w:date="2023-05-15T13:30:00Z">
              <w:r w:rsidRPr="00FF3F12" w:rsidDel="00D554F8">
                <w:rPr>
                  <w:rFonts w:ascii="仿宋" w:hAnsi="仿宋" w:cstheme="minorHAnsi" w:hint="eastAsia"/>
                  <w:szCs w:val="21"/>
                </w:rPr>
                <w:t>位置</w:t>
              </w:r>
              <w:r w:rsidRPr="00FF3F12" w:rsidDel="00D554F8">
                <w:rPr>
                  <w:rFonts w:ascii="仿宋" w:hAnsi="仿宋" w:cstheme="minorHAnsi"/>
                  <w:szCs w:val="21"/>
                </w:rPr>
                <w:t>, Location</w:t>
              </w:r>
            </w:moveFrom>
          </w:p>
        </w:tc>
        <w:tc>
          <w:tcPr>
            <w:tcW w:w="4269" w:type="dxa"/>
          </w:tcPr>
          <w:p w14:paraId="400F77E5" w14:textId="6E60B6D4" w:rsidR="004578AB" w:rsidRPr="00FF3F12" w:rsidDel="00D554F8" w:rsidRDefault="004578AB" w:rsidP="00BC523E">
            <w:pPr>
              <w:jc w:val="left"/>
              <w:rPr>
                <w:moveFrom w:id="1021" w:author="Li Yang" w:date="2023-05-15T13:30:00Z"/>
                <w:rFonts w:ascii="仿宋" w:hAnsi="仿宋" w:cs="Times New Roman"/>
                <w:szCs w:val="21"/>
              </w:rPr>
            </w:pPr>
            <w:moveFrom w:id="1022" w:author="Li Yang" w:date="2023-05-15T13:30:00Z">
              <w:r w:rsidRPr="00FF3F12" w:rsidDel="00D554F8">
                <w:rPr>
                  <w:rFonts w:ascii="仿宋" w:hAnsi="仿宋" w:cs="Times New Roman" w:hint="eastAsia"/>
                  <w:szCs w:val="21"/>
                </w:rPr>
                <w:t>标识传输过程中选择中间节点的位置偏好</w:t>
              </w:r>
            </w:moveFrom>
          </w:p>
          <w:p w14:paraId="2C776761" w14:textId="1F5F082F" w:rsidR="004578AB" w:rsidRPr="00FF3F12" w:rsidDel="00D554F8" w:rsidRDefault="004578AB" w:rsidP="00BC523E">
            <w:pPr>
              <w:jc w:val="left"/>
              <w:rPr>
                <w:moveFrom w:id="1023" w:author="Li Yang" w:date="2023-05-15T13:30:00Z"/>
                <w:rFonts w:ascii="仿宋" w:hAnsi="仿宋" w:cs="Times New Roman"/>
                <w:szCs w:val="21"/>
              </w:rPr>
            </w:pPr>
            <w:moveFrom w:id="1024" w:author="Li Yang" w:date="2023-05-15T13:30:00Z">
              <w:r w:rsidRPr="00FF3F12" w:rsidDel="00D554F8">
                <w:rPr>
                  <w:rFonts w:ascii="仿宋" w:hAnsi="仿宋" w:cs="Times New Roman"/>
                  <w:szCs w:val="21"/>
                </w:rPr>
                <w:t>0：默认</w:t>
              </w:r>
            </w:moveFrom>
          </w:p>
          <w:p w14:paraId="7BC5D03F" w14:textId="28D1B065" w:rsidR="004578AB" w:rsidRPr="00FF3F12" w:rsidDel="00D554F8" w:rsidRDefault="004578AB" w:rsidP="00BC523E">
            <w:pPr>
              <w:jc w:val="left"/>
              <w:rPr>
                <w:moveFrom w:id="1025" w:author="Li Yang" w:date="2023-05-15T13:30:00Z"/>
                <w:rFonts w:ascii="仿宋" w:hAnsi="仿宋" w:cs="Times New Roman"/>
                <w:szCs w:val="21"/>
              </w:rPr>
            </w:pPr>
            <w:moveFrom w:id="1026" w:author="Li Yang" w:date="2023-05-15T13:30:00Z">
              <w:r w:rsidRPr="00FF3F12" w:rsidDel="00D554F8">
                <w:rPr>
                  <w:rFonts w:ascii="仿宋" w:hAnsi="仿宋" w:cs="Times New Roman"/>
                  <w:szCs w:val="21"/>
                </w:rPr>
                <w:t>1：发端附近</w:t>
              </w:r>
            </w:moveFrom>
          </w:p>
          <w:p w14:paraId="6ED3032F" w14:textId="3AB6DF1B" w:rsidR="004578AB" w:rsidRPr="00FF3F12" w:rsidDel="00D554F8" w:rsidRDefault="004578AB" w:rsidP="00BC523E">
            <w:pPr>
              <w:jc w:val="left"/>
              <w:rPr>
                <w:moveFrom w:id="1027" w:author="Li Yang" w:date="2023-05-15T13:30:00Z"/>
                <w:rFonts w:ascii="仿宋" w:hAnsi="仿宋" w:cs="Times New Roman"/>
                <w:szCs w:val="21"/>
              </w:rPr>
            </w:pPr>
            <w:moveFrom w:id="1028" w:author="Li Yang" w:date="2023-05-15T13:30:00Z">
              <w:r w:rsidRPr="00FF3F12" w:rsidDel="00D554F8">
                <w:rPr>
                  <w:rFonts w:ascii="仿宋" w:hAnsi="仿宋" w:cs="Times New Roman"/>
                  <w:szCs w:val="21"/>
                </w:rPr>
                <w:t>2：</w:t>
              </w:r>
              <w:r w:rsidRPr="00FF3F12" w:rsidDel="00D554F8">
                <w:rPr>
                  <w:rFonts w:ascii="仿宋" w:hAnsi="仿宋" w:cs="Times New Roman" w:hint="eastAsia"/>
                  <w:szCs w:val="21"/>
                </w:rPr>
                <w:t>收端附近</w:t>
              </w:r>
              <w:r w:rsidRPr="00FF3F12" w:rsidDel="00D554F8">
                <w:rPr>
                  <w:rFonts w:ascii="仿宋" w:hAnsi="仿宋" w:cs="Times New Roman"/>
                  <w:szCs w:val="21"/>
                </w:rPr>
                <w:t xml:space="preserve"> </w:t>
              </w:r>
            </w:moveFrom>
          </w:p>
        </w:tc>
      </w:tr>
      <w:tr w:rsidR="004578AB" w:rsidRPr="00FF3F12" w:rsidDel="00D554F8" w14:paraId="34F0F7AD" w14:textId="3B65172C" w:rsidTr="00944DB5">
        <w:trPr>
          <w:trHeight w:val="274"/>
        </w:trPr>
        <w:tc>
          <w:tcPr>
            <w:tcW w:w="1276" w:type="dxa"/>
          </w:tcPr>
          <w:p w14:paraId="742DD7D0" w14:textId="34A2114C" w:rsidR="004578AB" w:rsidRPr="00FF3F12" w:rsidDel="00D554F8" w:rsidRDefault="004578AB" w:rsidP="00BC523E">
            <w:pPr>
              <w:jc w:val="left"/>
              <w:rPr>
                <w:moveFrom w:id="1029" w:author="Li Yang" w:date="2023-05-15T13:30:00Z"/>
                <w:rFonts w:ascii="仿宋" w:hAnsi="仿宋" w:cs="Times New Roman"/>
                <w:szCs w:val="21"/>
              </w:rPr>
            </w:pPr>
            <w:moveFrom w:id="1030" w:author="Li Yang" w:date="2023-05-15T13:30:00Z">
              <w:r w:rsidDel="00D554F8">
                <w:rPr>
                  <w:rFonts w:ascii="仿宋" w:hAnsi="仿宋" w:cs="Times New Roman"/>
                  <w:szCs w:val="21"/>
                </w:rPr>
                <w:t>bit4</w:t>
              </w:r>
              <w:r w:rsidRPr="00FF3F12" w:rsidDel="00D554F8">
                <w:rPr>
                  <w:rFonts w:ascii="仿宋" w:hAnsi="仿宋" w:cs="Times New Roman"/>
                  <w:szCs w:val="21"/>
                </w:rPr>
                <w:t>-bit</w:t>
              </w:r>
              <w:r w:rsidDel="00D554F8">
                <w:rPr>
                  <w:rFonts w:ascii="仿宋" w:hAnsi="仿宋" w:cs="Times New Roman"/>
                  <w:szCs w:val="21"/>
                </w:rPr>
                <w:t>2</w:t>
              </w:r>
              <w:r w:rsidRPr="00FF3F12" w:rsidDel="00D554F8">
                <w:rPr>
                  <w:rFonts w:ascii="仿宋" w:hAnsi="仿宋" w:cstheme="minorHAnsi" w:hint="eastAsia"/>
                  <w:szCs w:val="21"/>
                </w:rPr>
                <w:t>（</w:t>
              </w:r>
              <w:r w:rsidRPr="00FF3F12" w:rsidDel="00D554F8">
                <w:rPr>
                  <w:rFonts w:ascii="仿宋" w:hAnsi="仿宋" w:cstheme="minorHAnsi"/>
                  <w:szCs w:val="21"/>
                </w:rPr>
                <w:t>3bits）</w:t>
              </w:r>
            </w:moveFrom>
          </w:p>
        </w:tc>
        <w:tc>
          <w:tcPr>
            <w:tcW w:w="1842" w:type="dxa"/>
          </w:tcPr>
          <w:p w14:paraId="1DBD487E" w14:textId="73CF7505" w:rsidR="004578AB" w:rsidRPr="00FF3F12" w:rsidDel="00D554F8" w:rsidRDefault="004578AB" w:rsidP="00BC523E">
            <w:pPr>
              <w:jc w:val="left"/>
              <w:rPr>
                <w:moveFrom w:id="1031" w:author="Li Yang" w:date="2023-05-15T13:30:00Z"/>
                <w:rFonts w:ascii="仿宋" w:hAnsi="仿宋" w:cs="Times New Roman"/>
                <w:szCs w:val="21"/>
              </w:rPr>
            </w:pPr>
            <w:moveFrom w:id="1032" w:author="Li Yang" w:date="2023-05-15T13:30:00Z">
              <w:r w:rsidRPr="00FF3F12" w:rsidDel="00D554F8">
                <w:rPr>
                  <w:rFonts w:ascii="仿宋" w:hAnsi="仿宋" w:cstheme="minorHAnsi" w:hint="eastAsia"/>
                  <w:szCs w:val="21"/>
                </w:rPr>
                <w:t>范围</w:t>
              </w:r>
              <w:r w:rsidRPr="00FF3F12" w:rsidDel="00D554F8">
                <w:rPr>
                  <w:rFonts w:ascii="仿宋" w:hAnsi="仿宋" w:cstheme="minorHAnsi"/>
                  <w:szCs w:val="21"/>
                </w:rPr>
                <w:t>, Range</w:t>
              </w:r>
            </w:moveFrom>
          </w:p>
        </w:tc>
        <w:tc>
          <w:tcPr>
            <w:tcW w:w="4269" w:type="dxa"/>
          </w:tcPr>
          <w:p w14:paraId="0192BC0E" w14:textId="66D44DB4" w:rsidR="004578AB" w:rsidRPr="00FF3F12" w:rsidDel="00D554F8" w:rsidRDefault="004578AB" w:rsidP="00BC523E">
            <w:pPr>
              <w:jc w:val="left"/>
              <w:rPr>
                <w:moveFrom w:id="1033" w:author="Li Yang" w:date="2023-05-15T13:30:00Z"/>
                <w:rFonts w:ascii="仿宋" w:hAnsi="仿宋" w:cs="Times New Roman"/>
                <w:szCs w:val="21"/>
              </w:rPr>
            </w:pPr>
            <w:moveFrom w:id="1034" w:author="Li Yang" w:date="2023-05-15T13:30:00Z">
              <w:r w:rsidRPr="00FF3F12" w:rsidDel="00D554F8">
                <w:rPr>
                  <w:rFonts w:ascii="仿宋" w:hAnsi="仿宋" w:cs="Times New Roman" w:hint="eastAsia"/>
                  <w:szCs w:val="21"/>
                </w:rPr>
                <w:t>标识传输过程中选择中间节点集的范围偏好</w:t>
              </w:r>
            </w:moveFrom>
          </w:p>
          <w:p w14:paraId="754513FD" w14:textId="17DD17EE" w:rsidR="004578AB" w:rsidRPr="00FF3F12" w:rsidDel="00D554F8" w:rsidRDefault="004578AB" w:rsidP="00BC523E">
            <w:pPr>
              <w:jc w:val="left"/>
              <w:rPr>
                <w:moveFrom w:id="1035" w:author="Li Yang" w:date="2023-05-15T13:30:00Z"/>
                <w:rFonts w:ascii="仿宋" w:hAnsi="仿宋" w:cs="Times New Roman"/>
                <w:szCs w:val="21"/>
              </w:rPr>
            </w:pPr>
            <w:moveFrom w:id="1036" w:author="Li Yang" w:date="2023-05-15T13:30:00Z">
              <w:r w:rsidRPr="00FF3F12" w:rsidDel="00D554F8">
                <w:rPr>
                  <w:rFonts w:ascii="仿宋" w:hAnsi="仿宋" w:cs="Times New Roman"/>
                  <w:szCs w:val="21"/>
                </w:rPr>
                <w:t>0：全局解析域</w:t>
              </w:r>
            </w:moveFrom>
          </w:p>
          <w:p w14:paraId="761CC5DF" w14:textId="7A5EA6C6" w:rsidR="004578AB" w:rsidRPr="00FF3F12" w:rsidDel="00D554F8" w:rsidRDefault="004578AB" w:rsidP="00BC523E">
            <w:pPr>
              <w:jc w:val="left"/>
              <w:rPr>
                <w:moveFrom w:id="1037" w:author="Li Yang" w:date="2023-05-15T13:30:00Z"/>
                <w:rFonts w:ascii="仿宋" w:hAnsi="仿宋" w:cs="Times New Roman"/>
                <w:szCs w:val="21"/>
              </w:rPr>
            </w:pPr>
            <w:moveFrom w:id="1038" w:author="Li Yang" w:date="2023-05-15T13:30:00Z">
              <w:r w:rsidRPr="00FF3F12" w:rsidDel="00D554F8">
                <w:rPr>
                  <w:rFonts w:ascii="仿宋" w:hAnsi="仿宋" w:cs="Times New Roman"/>
                  <w:szCs w:val="21"/>
                </w:rPr>
                <w:t>1：C1</w:t>
              </w:r>
              <w:r w:rsidRPr="00FF3F12" w:rsidDel="00D554F8">
                <w:rPr>
                  <w:rFonts w:ascii="仿宋" w:hAnsi="仿宋" w:cs="Times New Roman" w:hint="eastAsia"/>
                  <w:szCs w:val="21"/>
                </w:rPr>
                <w:t>解析域</w:t>
              </w:r>
            </w:moveFrom>
          </w:p>
          <w:p w14:paraId="48DFF638" w14:textId="04B4BB7F" w:rsidR="004578AB" w:rsidRPr="00FF3F12" w:rsidDel="00D554F8" w:rsidRDefault="004578AB" w:rsidP="00BC523E">
            <w:pPr>
              <w:jc w:val="left"/>
              <w:rPr>
                <w:moveFrom w:id="1039" w:author="Li Yang" w:date="2023-05-15T13:30:00Z"/>
                <w:rFonts w:ascii="仿宋" w:hAnsi="仿宋" w:cs="Times New Roman"/>
                <w:szCs w:val="21"/>
              </w:rPr>
            </w:pPr>
            <w:moveFrom w:id="1040" w:author="Li Yang" w:date="2023-05-15T13:30:00Z">
              <w:r w:rsidRPr="00FF3F12" w:rsidDel="00D554F8">
                <w:rPr>
                  <w:rFonts w:ascii="仿宋" w:hAnsi="仿宋" w:cs="Times New Roman"/>
                  <w:szCs w:val="21"/>
                </w:rPr>
                <w:t>2：C2</w:t>
              </w:r>
              <w:r w:rsidRPr="00FF3F12" w:rsidDel="00D554F8">
                <w:rPr>
                  <w:rFonts w:ascii="仿宋" w:hAnsi="仿宋" w:cs="Times New Roman" w:hint="eastAsia"/>
                  <w:szCs w:val="21"/>
                </w:rPr>
                <w:t>解析域</w:t>
              </w:r>
            </w:moveFrom>
          </w:p>
          <w:p w14:paraId="52F5A613" w14:textId="13DA5E6C" w:rsidR="004578AB" w:rsidRPr="00FF3F12" w:rsidDel="00D554F8" w:rsidRDefault="004578AB" w:rsidP="00BC523E">
            <w:pPr>
              <w:jc w:val="left"/>
              <w:rPr>
                <w:moveFrom w:id="1041" w:author="Li Yang" w:date="2023-05-15T13:30:00Z"/>
                <w:rFonts w:ascii="仿宋" w:hAnsi="仿宋" w:cs="Times New Roman"/>
                <w:szCs w:val="21"/>
              </w:rPr>
            </w:pPr>
            <w:moveFrom w:id="1042" w:author="Li Yang" w:date="2023-05-15T13:30:00Z">
              <w:r w:rsidRPr="00FF3F12" w:rsidDel="00D554F8">
                <w:rPr>
                  <w:rFonts w:ascii="仿宋" w:hAnsi="仿宋" w:cs="Times New Roman"/>
                  <w:szCs w:val="21"/>
                </w:rPr>
                <w:t>3：C3</w:t>
              </w:r>
              <w:r w:rsidRPr="00FF3F12" w:rsidDel="00D554F8">
                <w:rPr>
                  <w:rFonts w:ascii="仿宋" w:hAnsi="仿宋" w:cs="Times New Roman" w:hint="eastAsia"/>
                  <w:szCs w:val="21"/>
                </w:rPr>
                <w:t>解析域</w:t>
              </w:r>
            </w:moveFrom>
          </w:p>
        </w:tc>
      </w:tr>
      <w:tr w:rsidR="004578AB" w:rsidRPr="00FF3F12" w:rsidDel="00D554F8" w14:paraId="751C903D" w14:textId="18E15F9B" w:rsidTr="00BC523E">
        <w:trPr>
          <w:trHeight w:val="274"/>
        </w:trPr>
        <w:tc>
          <w:tcPr>
            <w:tcW w:w="1276" w:type="dxa"/>
          </w:tcPr>
          <w:p w14:paraId="1B5A7A59" w14:textId="773E0DDD" w:rsidR="004578AB" w:rsidDel="00D554F8" w:rsidRDefault="004578AB" w:rsidP="00BC523E">
            <w:pPr>
              <w:jc w:val="left"/>
              <w:rPr>
                <w:moveFrom w:id="1043" w:author="Li Yang" w:date="2023-05-15T13:30:00Z"/>
                <w:rFonts w:ascii="仿宋" w:hAnsi="仿宋" w:cs="Times New Roman"/>
                <w:szCs w:val="21"/>
              </w:rPr>
            </w:pPr>
            <w:moveFrom w:id="1044" w:author="Li Yang" w:date="2023-05-15T13:30:00Z">
              <w:r w:rsidDel="00D554F8">
                <w:rPr>
                  <w:rFonts w:ascii="仿宋" w:hAnsi="仿宋" w:cs="Times New Roman"/>
                  <w:szCs w:val="21"/>
                </w:rPr>
                <w:t>bit1</w:t>
              </w:r>
              <w:r w:rsidRPr="00FF3F12" w:rsidDel="00D554F8">
                <w:rPr>
                  <w:rFonts w:ascii="仿宋" w:hAnsi="仿宋" w:cs="Times New Roman"/>
                  <w:szCs w:val="21"/>
                </w:rPr>
                <w:t>-bit</w:t>
              </w:r>
              <w:r w:rsidDel="00D554F8">
                <w:rPr>
                  <w:rFonts w:ascii="仿宋" w:hAnsi="仿宋" w:cs="Times New Roman"/>
                  <w:szCs w:val="21"/>
                </w:rPr>
                <w:t>0</w:t>
              </w:r>
              <w:r w:rsidRPr="00FF3F12" w:rsidDel="00D554F8">
                <w:rPr>
                  <w:rFonts w:ascii="仿宋" w:hAnsi="仿宋" w:cstheme="minorHAnsi" w:hint="eastAsia"/>
                  <w:szCs w:val="21"/>
                </w:rPr>
                <w:t>（</w:t>
              </w:r>
              <w:r w:rsidDel="00D554F8">
                <w:rPr>
                  <w:rFonts w:ascii="仿宋" w:hAnsi="仿宋" w:cstheme="minorHAnsi"/>
                  <w:szCs w:val="21"/>
                </w:rPr>
                <w:t>2</w:t>
              </w:r>
              <w:r w:rsidRPr="00FF3F12" w:rsidDel="00D554F8">
                <w:rPr>
                  <w:rFonts w:ascii="仿宋" w:hAnsi="仿宋" w:cstheme="minorHAnsi"/>
                  <w:szCs w:val="21"/>
                </w:rPr>
                <w:t>bits）</w:t>
              </w:r>
            </w:moveFrom>
          </w:p>
        </w:tc>
        <w:tc>
          <w:tcPr>
            <w:tcW w:w="1842" w:type="dxa"/>
          </w:tcPr>
          <w:p w14:paraId="79145B48" w14:textId="59C8A5C2" w:rsidR="004578AB" w:rsidRPr="00FF3F12" w:rsidDel="00D554F8" w:rsidRDefault="004578AB" w:rsidP="00BC523E">
            <w:pPr>
              <w:jc w:val="left"/>
              <w:rPr>
                <w:moveFrom w:id="1045" w:author="Li Yang" w:date="2023-05-15T13:30:00Z"/>
                <w:rFonts w:ascii="仿宋" w:hAnsi="仿宋" w:cstheme="minorHAnsi"/>
                <w:szCs w:val="21"/>
              </w:rPr>
            </w:pPr>
            <w:moveFrom w:id="1046" w:author="Li Yang" w:date="2023-05-15T13:30:00Z">
              <w:r w:rsidDel="00D554F8">
                <w:rPr>
                  <w:rFonts w:ascii="仿宋" w:hAnsi="仿宋" w:cstheme="minorHAnsi" w:hint="eastAsia"/>
                  <w:szCs w:val="21"/>
                </w:rPr>
                <w:t>预留，Reserved</w:t>
              </w:r>
            </w:moveFrom>
          </w:p>
        </w:tc>
        <w:tc>
          <w:tcPr>
            <w:tcW w:w="4269" w:type="dxa"/>
          </w:tcPr>
          <w:p w14:paraId="1CFEC6C7" w14:textId="6F3D2C82" w:rsidR="004578AB" w:rsidRPr="00FF3F12" w:rsidDel="00D554F8" w:rsidRDefault="004578AB" w:rsidP="00BC523E">
            <w:pPr>
              <w:jc w:val="left"/>
              <w:rPr>
                <w:moveFrom w:id="1047" w:author="Li Yang" w:date="2023-05-15T13:30:00Z"/>
                <w:rFonts w:ascii="仿宋" w:hAnsi="仿宋" w:cs="Times New Roman"/>
                <w:szCs w:val="21"/>
              </w:rPr>
            </w:pPr>
            <w:moveFrom w:id="1048" w:author="Li Yang" w:date="2023-05-15T13:30:00Z">
              <w:r w:rsidDel="00D554F8">
                <w:rPr>
                  <w:rFonts w:ascii="仿宋" w:hAnsi="仿宋" w:cs="Times New Roman" w:hint="eastAsia"/>
                  <w:szCs w:val="21"/>
                </w:rPr>
                <w:t>现阶段置零</w:t>
              </w:r>
            </w:moveFrom>
          </w:p>
        </w:tc>
      </w:tr>
    </w:tbl>
    <w:p w14:paraId="63D66D18" w14:textId="135D5895" w:rsidR="004578AB" w:rsidRPr="00D554F8" w:rsidDel="001A658B" w:rsidRDefault="004578AB">
      <w:pPr>
        <w:rPr>
          <w:del w:id="1049" w:author="Li Yang" w:date="2023-05-10T15:20:00Z"/>
          <w:rFonts w:ascii="仿宋" w:hAnsi="仿宋" w:cstheme="minorHAnsi"/>
          <w:szCs w:val="21"/>
          <w:rPrChange w:id="1050" w:author="Li Yang" w:date="2023-05-15T13:30:00Z">
            <w:rPr>
              <w:del w:id="1051" w:author="Li Yang" w:date="2023-05-10T15:20:00Z"/>
            </w:rPr>
          </w:rPrChange>
        </w:rPr>
        <w:pPrChange w:id="1052" w:author="Li Yang" w:date="2023-05-15T13:30:00Z">
          <w:pPr>
            <w:pStyle w:val="ab"/>
            <w:ind w:left="840" w:firstLineChars="0" w:firstLine="0"/>
          </w:pPr>
        </w:pPrChange>
      </w:pPr>
      <w:moveFrom w:id="1053" w:author="Li Yang" w:date="2023-05-15T13:30:00Z">
        <w:r w:rsidRPr="00D554F8" w:rsidDel="00D554F8">
          <w:rPr>
            <w:rFonts w:ascii="仿宋" w:hAnsi="仿宋" w:cstheme="minorHAnsi" w:hint="eastAsia"/>
            <w:szCs w:val="21"/>
            <w:rPrChange w:id="1054" w:author="Li Yang" w:date="2023-05-15T13:30:00Z">
              <w:rPr>
                <w:rFonts w:hint="eastAsia"/>
              </w:rPr>
            </w:rPrChange>
          </w:rPr>
          <w:t>示例：多路径传输的机制是基于多路径服务</w:t>
        </w:r>
        <w:r w:rsidRPr="00D554F8" w:rsidDel="00D554F8">
          <w:rPr>
            <w:rFonts w:ascii="仿宋" w:hAnsi="仿宋" w:cstheme="minorHAnsi"/>
            <w:szCs w:val="21"/>
            <w:rPrChange w:id="1055" w:author="Li Yang" w:date="2023-05-15T13:30:00Z">
              <w:rPr/>
            </w:rPrChange>
          </w:rPr>
          <w:t>ID</w:t>
        </w:r>
        <w:r w:rsidRPr="00D554F8" w:rsidDel="00D554F8">
          <w:rPr>
            <w:rFonts w:ascii="仿宋" w:hAnsi="仿宋" w:cstheme="minorHAnsi" w:hint="eastAsia"/>
            <w:szCs w:val="21"/>
            <w:rPrChange w:id="1056" w:author="Li Yang" w:date="2023-05-15T13:30:00Z">
              <w:rPr>
                <w:rFonts w:hint="eastAsia"/>
              </w:rPr>
            </w:rPrChange>
          </w:rPr>
          <w:t>查询解析系统获得可选的中间节点集范围；其中：</w:t>
        </w:r>
        <w:r w:rsidRPr="00D554F8" w:rsidDel="00D554F8">
          <w:rPr>
            <w:rFonts w:ascii="仿宋" w:hAnsi="仿宋" w:cstheme="minorHAnsi"/>
            <w:szCs w:val="21"/>
            <w:rPrChange w:id="1057" w:author="Li Yang" w:date="2023-05-15T13:30:00Z">
              <w:rPr/>
            </w:rPrChange>
          </w:rPr>
          <w:t>Location</w:t>
        </w:r>
        <w:r w:rsidRPr="00D554F8" w:rsidDel="00D554F8">
          <w:rPr>
            <w:rFonts w:ascii="仿宋" w:hAnsi="仿宋" w:cstheme="minorHAnsi" w:hint="eastAsia"/>
            <w:szCs w:val="21"/>
            <w:rPrChange w:id="1058" w:author="Li Yang" w:date="2023-05-15T13:30:00Z">
              <w:rPr>
                <w:rFonts w:hint="eastAsia"/>
              </w:rPr>
            </w:rPrChange>
          </w:rPr>
          <w:t>字段用于确定使用哪个位置</w:t>
        </w:r>
        <w:r w:rsidRPr="00D554F8" w:rsidDel="00D554F8">
          <w:rPr>
            <w:rFonts w:ascii="仿宋" w:hAnsi="仿宋" w:cstheme="minorHAnsi"/>
            <w:szCs w:val="21"/>
            <w:rPrChange w:id="1059" w:author="Li Yang" w:date="2023-05-15T13:30:00Z">
              <w:rPr/>
            </w:rPrChange>
          </w:rPr>
          <w:t>/</w:t>
        </w:r>
        <w:r w:rsidRPr="00D554F8" w:rsidDel="00D554F8">
          <w:rPr>
            <w:rFonts w:ascii="仿宋" w:hAnsi="仿宋" w:cstheme="minorHAnsi" w:hint="eastAsia"/>
            <w:szCs w:val="21"/>
            <w:rPrChange w:id="1060" w:author="Li Yang" w:date="2023-05-15T13:30:00Z">
              <w:rPr>
                <w:rFonts w:hint="eastAsia"/>
              </w:rPr>
            </w:rPrChange>
          </w:rPr>
          <w:t>区域内的解析服务，</w:t>
        </w:r>
        <w:r w:rsidRPr="00D554F8" w:rsidDel="00D554F8">
          <w:rPr>
            <w:rFonts w:ascii="仿宋" w:hAnsi="仿宋" w:cstheme="minorHAnsi"/>
            <w:szCs w:val="21"/>
            <w:rPrChange w:id="1061" w:author="Li Yang" w:date="2023-05-15T13:30:00Z">
              <w:rPr/>
            </w:rPrChange>
          </w:rPr>
          <w:t>Range</w:t>
        </w:r>
        <w:r w:rsidRPr="00D554F8" w:rsidDel="00D554F8">
          <w:rPr>
            <w:rFonts w:ascii="仿宋" w:hAnsi="仿宋" w:cstheme="minorHAnsi" w:hint="eastAsia"/>
            <w:szCs w:val="21"/>
            <w:rPrChange w:id="1062" w:author="Li Yang" w:date="2023-05-15T13:30:00Z">
              <w:rPr>
                <w:rFonts w:hint="eastAsia"/>
              </w:rPr>
            </w:rPrChange>
          </w:rPr>
          <w:t>字段用于确定使用该区域内哪个等级的解析服务。</w:t>
        </w:r>
      </w:moveFrom>
      <w:moveFromRangeEnd w:id="1005"/>
    </w:p>
    <w:p w14:paraId="34241227" w14:textId="39657C1B" w:rsidR="004578AB" w:rsidRPr="001A658B" w:rsidDel="00D554F8" w:rsidRDefault="004578AB">
      <w:pPr>
        <w:rPr>
          <w:del w:id="1063" w:author="Li Yang" w:date="2023-05-15T13:30:00Z"/>
        </w:rPr>
        <w:pPrChange w:id="1064" w:author="Li Yang" w:date="2023-05-15T13:30:00Z">
          <w:pPr>
            <w:pStyle w:val="ab"/>
            <w:ind w:left="840" w:firstLineChars="0" w:firstLine="0"/>
          </w:pPr>
        </w:pPrChange>
      </w:pPr>
    </w:p>
    <w:p w14:paraId="66D9333D" w14:textId="068F4BA1" w:rsidR="004578AB" w:rsidRPr="008D4063" w:rsidRDefault="004578AB" w:rsidP="004578AB">
      <w:pPr>
        <w:pStyle w:val="ab"/>
        <w:numPr>
          <w:ilvl w:val="0"/>
          <w:numId w:val="45"/>
        </w:numPr>
        <w:ind w:firstLineChars="0"/>
        <w:rPr>
          <w:rFonts w:ascii="仿宋" w:hAnsi="仿宋" w:cstheme="minorHAnsi"/>
          <w:b/>
          <w:sz w:val="21"/>
          <w:szCs w:val="21"/>
        </w:rPr>
      </w:pPr>
      <w:r w:rsidRPr="00FF3F12">
        <w:rPr>
          <w:rFonts w:ascii="仿宋" w:hAnsi="仿宋" w:cstheme="minorHAnsi" w:hint="eastAsia"/>
          <w:b/>
          <w:sz w:val="21"/>
          <w:szCs w:val="21"/>
        </w:rPr>
        <w:t>网络增强传输标志（</w:t>
      </w:r>
      <w:r w:rsidRPr="00FF3F12">
        <w:rPr>
          <w:rFonts w:ascii="仿宋" w:hAnsi="仿宋" w:cstheme="minorHAnsi"/>
          <w:b/>
          <w:sz w:val="21"/>
          <w:szCs w:val="21"/>
        </w:rPr>
        <w:t>Network Enhanced Transport Flag, NeT Flag</w:t>
      </w:r>
      <w:r w:rsidRPr="00FF3F12">
        <w:rPr>
          <w:rFonts w:ascii="仿宋" w:hAnsi="仿宋" w:cstheme="minorHAnsi" w:hint="eastAsia"/>
          <w:b/>
          <w:sz w:val="21"/>
          <w:szCs w:val="21"/>
        </w:rPr>
        <w:t>）：</w:t>
      </w:r>
      <w:r w:rsidRPr="00FF3F12">
        <w:rPr>
          <w:rFonts w:ascii="仿宋" w:hAnsi="仿宋"/>
          <w:sz w:val="21"/>
          <w:szCs w:val="21"/>
        </w:rPr>
        <w:t>8bits</w:t>
      </w:r>
      <w:r w:rsidRPr="00FF3F12">
        <w:rPr>
          <w:rFonts w:ascii="仿宋" w:hAnsi="仿宋" w:hint="eastAsia"/>
          <w:sz w:val="21"/>
          <w:szCs w:val="21"/>
        </w:rPr>
        <w:t>，</w:t>
      </w:r>
      <w:r w:rsidRPr="00FF3F12">
        <w:rPr>
          <w:rFonts w:ascii="仿宋" w:hAnsi="仿宋" w:cstheme="minorHAnsi" w:hint="eastAsia"/>
          <w:sz w:val="21"/>
          <w:szCs w:val="21"/>
        </w:rPr>
        <w:t>用于标识当前生效的网络传输增强机制，</w:t>
      </w:r>
      <w:r w:rsidRPr="00FF3F12">
        <w:rPr>
          <w:rFonts w:ascii="仿宋" w:hAnsi="仿宋" w:hint="eastAsia"/>
          <w:sz w:val="21"/>
          <w:szCs w:val="21"/>
        </w:rPr>
        <w:t>每个</w:t>
      </w:r>
      <w:r w:rsidRPr="00FF3F12">
        <w:rPr>
          <w:rFonts w:ascii="仿宋" w:hAnsi="仿宋"/>
          <w:sz w:val="21"/>
          <w:szCs w:val="21"/>
        </w:rPr>
        <w:t>bit</w:t>
      </w:r>
      <w:r w:rsidRPr="00FF3F12">
        <w:rPr>
          <w:rFonts w:ascii="仿宋" w:hAnsi="仿宋" w:hint="eastAsia"/>
          <w:sz w:val="21"/>
          <w:szCs w:val="21"/>
        </w:rPr>
        <w:t>标识一种增强机制，支持多个</w:t>
      </w:r>
      <w:r w:rsidRPr="00FF3F12">
        <w:rPr>
          <w:rFonts w:ascii="仿宋" w:hAnsi="仿宋"/>
          <w:sz w:val="21"/>
          <w:szCs w:val="21"/>
        </w:rPr>
        <w:t>bit</w:t>
      </w:r>
      <w:r w:rsidRPr="00FF3F12">
        <w:rPr>
          <w:rFonts w:ascii="仿宋" w:hAnsi="仿宋" w:hint="eastAsia"/>
          <w:sz w:val="21"/>
          <w:szCs w:val="21"/>
        </w:rPr>
        <w:t>同时置</w:t>
      </w:r>
      <w:r w:rsidRPr="00FF3F12">
        <w:rPr>
          <w:rFonts w:ascii="仿宋" w:hAnsi="仿宋"/>
          <w:sz w:val="21"/>
          <w:szCs w:val="21"/>
        </w:rPr>
        <w:t>1</w:t>
      </w:r>
      <w:r w:rsidRPr="00FF3F12">
        <w:rPr>
          <w:rFonts w:ascii="仿宋" w:hAnsi="仿宋" w:hint="eastAsia"/>
          <w:sz w:val="21"/>
          <w:szCs w:val="21"/>
        </w:rPr>
        <w:t>情况。</w:t>
      </w:r>
      <w:r w:rsidRPr="00FF3F12">
        <w:rPr>
          <w:rFonts w:ascii="仿宋" w:hAnsi="仿宋"/>
          <w:sz w:val="21"/>
          <w:szCs w:val="21"/>
        </w:rPr>
        <w:t>NeT Flag</w:t>
      </w:r>
      <w:r w:rsidRPr="00FF3F12">
        <w:rPr>
          <w:rFonts w:ascii="仿宋" w:hAnsi="仿宋" w:hint="eastAsia"/>
          <w:sz w:val="21"/>
          <w:szCs w:val="21"/>
        </w:rPr>
        <w:t>字段表示成如下形式：</w:t>
      </w:r>
    </w:p>
    <w:p w14:paraId="358F9988" w14:textId="77777777" w:rsidR="004578AB" w:rsidRDefault="004578AB" w:rsidP="004578AB">
      <w:pPr>
        <w:pStyle w:val="ab"/>
        <w:ind w:left="840" w:firstLineChars="0" w:firstLine="0"/>
        <w:rPr>
          <w:rFonts w:ascii="仿宋" w:hAnsi="仿宋" w:cstheme="minorHAnsi"/>
          <w:color w:val="FF0000"/>
          <w:sz w:val="21"/>
          <w:szCs w:val="21"/>
          <w:u w:val="single"/>
        </w:rPr>
      </w:pPr>
      <w:r w:rsidRPr="00FF3F12">
        <w:rPr>
          <w:rFonts w:ascii="仿宋" w:hAnsi="仿宋" w:cstheme="minorHAnsi" w:hint="eastAsia"/>
          <w:color w:val="FF0000"/>
          <w:sz w:val="21"/>
          <w:szCs w:val="21"/>
          <w:u w:val="single"/>
        </w:rPr>
        <w:t>备注：端节点（</w:t>
      </w:r>
      <w:r w:rsidRPr="00FF3F12">
        <w:rPr>
          <w:rFonts w:ascii="仿宋" w:hAnsi="仿宋" w:cstheme="minorHAnsi"/>
          <w:color w:val="FF0000"/>
          <w:sz w:val="21"/>
          <w:szCs w:val="21"/>
          <w:u w:val="single"/>
        </w:rPr>
        <w:t>SEANet</w:t>
      </w:r>
      <w:r w:rsidRPr="00FF3F12">
        <w:rPr>
          <w:rFonts w:ascii="仿宋" w:hAnsi="仿宋" w:cstheme="minorHAnsi" w:hint="eastAsia"/>
          <w:color w:val="FF0000"/>
          <w:sz w:val="21"/>
          <w:szCs w:val="21"/>
          <w:u w:val="single"/>
        </w:rPr>
        <w:t>协议起点）填写，网络中间节点可以查看、不能修改。</w:t>
      </w:r>
    </w:p>
    <w:p w14:paraId="6101BF3C" w14:textId="079F2923" w:rsidR="004578AB" w:rsidRDefault="00574E95" w:rsidP="004578AB">
      <w:pPr>
        <w:pStyle w:val="ab"/>
        <w:ind w:left="840" w:firstLineChars="0" w:firstLine="0"/>
        <w:rPr>
          <w:rFonts w:ascii="仿宋" w:hAnsi="仿宋"/>
        </w:rPr>
      </w:pPr>
      <w:ins w:id="1065" w:author="Li Yang" w:date="2023-05-10T15:19:00Z">
        <w:r w:rsidRPr="00915C0F">
          <w:rPr>
            <w:rFonts w:ascii="仿宋" w:hAnsi="仿宋"/>
          </w:rPr>
          <w:object w:dxaOrig="5681" w:dyaOrig="621" w14:anchorId="2FE537EC">
            <v:shape id="_x0000_i1072" type="#_x0000_t75" style="width:248pt;height:27.5pt" o:ole="">
              <v:imagedata r:id="rId37" o:title=""/>
            </v:shape>
            <o:OLEObject Type="Embed" ProgID="Visio.Drawing.15" ShapeID="_x0000_i1072" DrawAspect="Content" ObjectID="_1745846815" r:id="rId91"/>
          </w:object>
        </w:r>
      </w:ins>
      <w:del w:id="1066" w:author="Li Yang" w:date="2023-05-10T15:18:00Z">
        <w:r w:rsidR="004578AB" w:rsidRPr="00915C0F" w:rsidDel="00574E95">
          <w:rPr>
            <w:rFonts w:ascii="仿宋" w:hAnsi="仿宋"/>
          </w:rPr>
          <w:object w:dxaOrig="5681" w:dyaOrig="621" w14:anchorId="2C42BAD5">
            <v:shape id="_x0000_i1073" type="#_x0000_t75" style="width:248pt;height:24.5pt" o:ole="">
              <v:imagedata r:id="rId23" o:title=""/>
            </v:shape>
            <o:OLEObject Type="Embed" ProgID="Visio.Drawing.15" ShapeID="_x0000_i1073" DrawAspect="Content" ObjectID="_1745846816" r:id="rId92"/>
          </w:object>
        </w:r>
      </w:del>
    </w:p>
    <w:tbl>
      <w:tblPr>
        <w:tblStyle w:val="a3"/>
        <w:tblW w:w="4961" w:type="dxa"/>
        <w:tblInd w:w="846" w:type="dxa"/>
        <w:tblLook w:val="04A0" w:firstRow="1" w:lastRow="0" w:firstColumn="1" w:lastColumn="0" w:noHBand="0" w:noVBand="1"/>
      </w:tblPr>
      <w:tblGrid>
        <w:gridCol w:w="2001"/>
        <w:gridCol w:w="777"/>
        <w:gridCol w:w="2183"/>
      </w:tblGrid>
      <w:tr w:rsidR="004578AB" w:rsidRPr="00FF3F12" w14:paraId="3C59B25F" w14:textId="77777777" w:rsidTr="00BC523E">
        <w:trPr>
          <w:trHeight w:val="281"/>
        </w:trPr>
        <w:tc>
          <w:tcPr>
            <w:tcW w:w="1559" w:type="dxa"/>
          </w:tcPr>
          <w:p w14:paraId="1B124FEB" w14:textId="77777777" w:rsidR="004578AB" w:rsidRPr="00FF3F12" w:rsidRDefault="004578AB" w:rsidP="00BC523E">
            <w:pPr>
              <w:jc w:val="left"/>
              <w:rPr>
                <w:rFonts w:ascii="仿宋" w:hAnsi="仿宋" w:cs="Times New Roman"/>
                <w:b/>
                <w:szCs w:val="21"/>
              </w:rPr>
            </w:pPr>
            <w:r w:rsidRPr="00FF3F12">
              <w:rPr>
                <w:rFonts w:ascii="仿宋" w:hAnsi="仿宋" w:cs="Times New Roman" w:hint="eastAsia"/>
                <w:b/>
                <w:szCs w:val="21"/>
              </w:rPr>
              <w:lastRenderedPageBreak/>
              <w:t>位数</w:t>
            </w:r>
          </w:p>
        </w:tc>
        <w:tc>
          <w:tcPr>
            <w:tcW w:w="851" w:type="dxa"/>
          </w:tcPr>
          <w:p w14:paraId="2890AC29" w14:textId="77777777" w:rsidR="004578AB" w:rsidRPr="00FF3F12" w:rsidRDefault="004578AB" w:rsidP="00BC523E">
            <w:pPr>
              <w:jc w:val="left"/>
              <w:rPr>
                <w:rFonts w:ascii="仿宋" w:hAnsi="仿宋" w:cs="Times New Roman"/>
                <w:b/>
                <w:szCs w:val="21"/>
              </w:rPr>
            </w:pPr>
            <w:r w:rsidRPr="00FF3F12">
              <w:rPr>
                <w:rFonts w:ascii="仿宋" w:hAnsi="仿宋" w:cs="Times New Roman" w:hint="eastAsia"/>
                <w:b/>
                <w:szCs w:val="21"/>
              </w:rPr>
              <w:t>值</w:t>
            </w:r>
          </w:p>
        </w:tc>
        <w:tc>
          <w:tcPr>
            <w:tcW w:w="2551" w:type="dxa"/>
          </w:tcPr>
          <w:p w14:paraId="512966CD" w14:textId="77777777" w:rsidR="004578AB" w:rsidRPr="00FF3F12" w:rsidRDefault="004578AB" w:rsidP="00BC523E">
            <w:pPr>
              <w:jc w:val="left"/>
              <w:rPr>
                <w:rFonts w:ascii="仿宋" w:hAnsi="仿宋" w:cs="Times New Roman"/>
                <w:b/>
                <w:szCs w:val="21"/>
              </w:rPr>
            </w:pPr>
            <w:r w:rsidRPr="00FF3F12">
              <w:rPr>
                <w:rFonts w:ascii="仿宋" w:hAnsi="仿宋" w:cs="Times New Roman" w:hint="eastAsia"/>
                <w:b/>
                <w:szCs w:val="21"/>
              </w:rPr>
              <w:t>含义</w:t>
            </w:r>
          </w:p>
        </w:tc>
      </w:tr>
      <w:tr w:rsidR="004578AB" w:rsidRPr="00FF3F12" w14:paraId="646B1FF0" w14:textId="77777777" w:rsidTr="00BC523E">
        <w:trPr>
          <w:trHeight w:val="287"/>
        </w:trPr>
        <w:tc>
          <w:tcPr>
            <w:tcW w:w="1559" w:type="dxa"/>
          </w:tcPr>
          <w:p w14:paraId="581CAF91" w14:textId="2F02AA90" w:rsidR="004578AB" w:rsidRPr="00FF3F12" w:rsidRDefault="004578AB" w:rsidP="00BC523E">
            <w:pPr>
              <w:jc w:val="left"/>
              <w:rPr>
                <w:rFonts w:ascii="仿宋" w:hAnsi="仿宋" w:cs="Times New Roman"/>
                <w:szCs w:val="21"/>
              </w:rPr>
            </w:pPr>
            <w:del w:id="1067" w:author="Li Yang" w:date="2023-05-10T15:09:00Z">
              <w:r w:rsidRPr="00FF3F12" w:rsidDel="00776E1B">
                <w:rPr>
                  <w:rFonts w:ascii="仿宋" w:hAnsi="仿宋" w:cs="Times New Roman"/>
                  <w:szCs w:val="21"/>
                </w:rPr>
                <w:delText xml:space="preserve">Bit7 </w:delText>
              </w:r>
            </w:del>
            <w:ins w:id="1068" w:author="Li Yang" w:date="2023-05-10T15:09:00Z">
              <w:r w:rsidR="00776E1B">
                <w:rPr>
                  <w:rFonts w:ascii="仿宋" w:hAnsi="仿宋" w:cs="Times New Roman"/>
                  <w:szCs w:val="21"/>
                </w:rPr>
                <w:t>b</w:t>
              </w:r>
              <w:r w:rsidR="00776E1B" w:rsidRPr="00FF3F12">
                <w:rPr>
                  <w:rFonts w:ascii="仿宋" w:hAnsi="仿宋" w:cs="Times New Roman"/>
                  <w:szCs w:val="21"/>
                </w:rPr>
                <w:t xml:space="preserve">it7 </w:t>
              </w:r>
            </w:ins>
            <w:r w:rsidRPr="00FF3F12">
              <w:rPr>
                <w:rFonts w:ascii="仿宋" w:hAnsi="仿宋" w:cs="Times New Roman"/>
                <w:szCs w:val="21"/>
              </w:rPr>
              <w:t>(RFlag)</w:t>
            </w:r>
          </w:p>
        </w:tc>
        <w:tc>
          <w:tcPr>
            <w:tcW w:w="851" w:type="dxa"/>
          </w:tcPr>
          <w:p w14:paraId="5F882B56" w14:textId="77777777" w:rsidR="004578AB" w:rsidRPr="00FF3F12" w:rsidRDefault="004578AB" w:rsidP="00BC523E">
            <w:pPr>
              <w:jc w:val="left"/>
              <w:rPr>
                <w:rFonts w:ascii="仿宋" w:hAnsi="仿宋" w:cs="Times New Roman"/>
                <w:szCs w:val="21"/>
              </w:rPr>
            </w:pPr>
            <w:r w:rsidRPr="00FF3F12">
              <w:rPr>
                <w:rFonts w:ascii="仿宋" w:hAnsi="仿宋" w:cs="Times New Roman"/>
                <w:szCs w:val="21"/>
              </w:rPr>
              <w:t>1</w:t>
            </w:r>
          </w:p>
        </w:tc>
        <w:tc>
          <w:tcPr>
            <w:tcW w:w="2551" w:type="dxa"/>
          </w:tcPr>
          <w:p w14:paraId="05F35E09" w14:textId="77777777" w:rsidR="004578AB" w:rsidRPr="00FF3F12" w:rsidRDefault="004578AB" w:rsidP="00BC523E">
            <w:pPr>
              <w:jc w:val="left"/>
              <w:rPr>
                <w:rFonts w:ascii="仿宋" w:hAnsi="仿宋" w:cs="Times New Roman"/>
                <w:szCs w:val="21"/>
              </w:rPr>
            </w:pPr>
            <w:r w:rsidRPr="00FF3F12">
              <w:rPr>
                <w:rFonts w:ascii="仿宋" w:hAnsi="仿宋" w:cstheme="minorHAnsi" w:hint="eastAsia"/>
                <w:szCs w:val="21"/>
              </w:rPr>
              <w:t>高可靠增强传输机制</w:t>
            </w:r>
          </w:p>
        </w:tc>
      </w:tr>
      <w:tr w:rsidR="004578AB" w:rsidRPr="00FF3F12" w14:paraId="5CF62BC1" w14:textId="77777777" w:rsidTr="00BC523E">
        <w:trPr>
          <w:trHeight w:val="281"/>
        </w:trPr>
        <w:tc>
          <w:tcPr>
            <w:tcW w:w="1559" w:type="dxa"/>
          </w:tcPr>
          <w:p w14:paraId="7CB51B84" w14:textId="1AEF697B" w:rsidR="004578AB" w:rsidRPr="00FF3F12" w:rsidRDefault="004578AB" w:rsidP="00BC523E">
            <w:pPr>
              <w:jc w:val="left"/>
              <w:rPr>
                <w:rFonts w:ascii="仿宋" w:hAnsi="仿宋" w:cs="Times New Roman"/>
                <w:szCs w:val="21"/>
              </w:rPr>
            </w:pPr>
            <w:del w:id="1069" w:author="Li Yang" w:date="2023-05-10T15:09:00Z">
              <w:r w:rsidRPr="00FF3F12" w:rsidDel="00776E1B">
                <w:rPr>
                  <w:rFonts w:ascii="仿宋" w:hAnsi="仿宋" w:cs="Times New Roman"/>
                  <w:szCs w:val="21"/>
                </w:rPr>
                <w:delText>Bit6</w:delText>
              </w:r>
            </w:del>
            <w:ins w:id="1070" w:author="Li Yang" w:date="2023-05-10T15:09:00Z">
              <w:r w:rsidR="00776E1B">
                <w:rPr>
                  <w:rFonts w:ascii="仿宋" w:hAnsi="仿宋" w:cs="Times New Roman"/>
                  <w:szCs w:val="21"/>
                </w:rPr>
                <w:t>b</w:t>
              </w:r>
              <w:r w:rsidR="00776E1B" w:rsidRPr="00FF3F12">
                <w:rPr>
                  <w:rFonts w:ascii="仿宋" w:hAnsi="仿宋" w:cs="Times New Roman"/>
                  <w:szCs w:val="21"/>
                </w:rPr>
                <w:t>it6</w:t>
              </w:r>
            </w:ins>
            <w:r w:rsidRPr="00FF3F12">
              <w:rPr>
                <w:rFonts w:ascii="仿宋" w:hAnsi="仿宋" w:cs="Times New Roman"/>
                <w:szCs w:val="21"/>
              </w:rPr>
              <w:t>~</w:t>
            </w:r>
            <w:del w:id="1071" w:author="Li Yang" w:date="2023-05-10T15:09:00Z">
              <w:r w:rsidRPr="00FF3F12" w:rsidDel="00776E1B">
                <w:rPr>
                  <w:rFonts w:ascii="仿宋" w:hAnsi="仿宋" w:cs="Times New Roman"/>
                  <w:szCs w:val="21"/>
                </w:rPr>
                <w:delText>Bit0</w:delText>
              </w:r>
            </w:del>
            <w:ins w:id="1072" w:author="Li Yang" w:date="2023-05-10T15:09:00Z">
              <w:r w:rsidR="00776E1B">
                <w:rPr>
                  <w:rFonts w:ascii="仿宋" w:hAnsi="仿宋" w:cs="Times New Roman"/>
                  <w:szCs w:val="21"/>
                </w:rPr>
                <w:t>b</w:t>
              </w:r>
              <w:r w:rsidR="00776E1B" w:rsidRPr="00FF3F12">
                <w:rPr>
                  <w:rFonts w:ascii="仿宋" w:hAnsi="仿宋" w:cs="Times New Roman"/>
                  <w:szCs w:val="21"/>
                </w:rPr>
                <w:t>it0</w:t>
              </w:r>
            </w:ins>
          </w:p>
        </w:tc>
        <w:tc>
          <w:tcPr>
            <w:tcW w:w="851" w:type="dxa"/>
          </w:tcPr>
          <w:p w14:paraId="4AED9548" w14:textId="77777777" w:rsidR="004578AB" w:rsidRPr="00FF3F12" w:rsidRDefault="004578AB" w:rsidP="00BC523E">
            <w:pPr>
              <w:jc w:val="left"/>
              <w:rPr>
                <w:rFonts w:ascii="仿宋" w:hAnsi="仿宋" w:cs="Times New Roman"/>
                <w:szCs w:val="21"/>
              </w:rPr>
            </w:pPr>
            <w:r w:rsidRPr="00FF3F12">
              <w:rPr>
                <w:rFonts w:ascii="仿宋" w:hAnsi="仿宋" w:cs="Times New Roman" w:hint="eastAsia"/>
                <w:szCs w:val="21"/>
              </w:rPr>
              <w:t>预留</w:t>
            </w:r>
          </w:p>
        </w:tc>
        <w:tc>
          <w:tcPr>
            <w:tcW w:w="2551" w:type="dxa"/>
          </w:tcPr>
          <w:p w14:paraId="1784CE97" w14:textId="77777777" w:rsidR="004578AB" w:rsidRPr="00FF3F12" w:rsidRDefault="004578AB" w:rsidP="00BC523E">
            <w:pPr>
              <w:jc w:val="left"/>
              <w:rPr>
                <w:rFonts w:ascii="仿宋" w:hAnsi="仿宋" w:cs="Times New Roman"/>
                <w:szCs w:val="21"/>
              </w:rPr>
            </w:pPr>
            <w:r w:rsidRPr="00FF3F12">
              <w:rPr>
                <w:rFonts w:ascii="仿宋" w:hAnsi="仿宋" w:cs="Times New Roman" w:hint="eastAsia"/>
                <w:szCs w:val="21"/>
              </w:rPr>
              <w:t>用于冗余传输等</w:t>
            </w:r>
          </w:p>
        </w:tc>
      </w:tr>
    </w:tbl>
    <w:p w14:paraId="7E016688" w14:textId="4C1B5A59" w:rsidR="004578AB" w:rsidDel="001A658B" w:rsidRDefault="004578AB" w:rsidP="00B92BF6">
      <w:pPr>
        <w:pStyle w:val="ab"/>
        <w:ind w:left="840" w:firstLineChars="0" w:firstLine="0"/>
        <w:rPr>
          <w:del w:id="1073" w:author="Li Yang" w:date="2023-05-10T15:20:00Z"/>
          <w:rFonts w:ascii="仿宋" w:hAnsi="仿宋"/>
          <w:sz w:val="21"/>
          <w:szCs w:val="21"/>
        </w:rPr>
      </w:pPr>
      <w:r w:rsidRPr="00FF3F12">
        <w:rPr>
          <w:rFonts w:ascii="仿宋" w:hAnsi="仿宋" w:hint="eastAsia"/>
          <w:sz w:val="21"/>
          <w:szCs w:val="21"/>
        </w:rPr>
        <w:t>示例：当只有</w:t>
      </w:r>
      <w:r w:rsidRPr="00FF3F12">
        <w:rPr>
          <w:rFonts w:ascii="仿宋" w:hAnsi="仿宋" w:cstheme="minorHAnsi" w:hint="eastAsia"/>
          <w:sz w:val="21"/>
          <w:szCs w:val="21"/>
        </w:rPr>
        <w:t>高可靠增强传输</w:t>
      </w:r>
      <w:r w:rsidRPr="00FF3F12">
        <w:rPr>
          <w:rFonts w:ascii="仿宋" w:hAnsi="仿宋" w:hint="eastAsia"/>
          <w:sz w:val="21"/>
          <w:szCs w:val="21"/>
        </w:rPr>
        <w:t>一种机制生效时，</w:t>
      </w:r>
      <w:r w:rsidRPr="00FF3F12">
        <w:rPr>
          <w:rFonts w:ascii="仿宋" w:hAnsi="仿宋"/>
          <w:sz w:val="21"/>
          <w:szCs w:val="21"/>
        </w:rPr>
        <w:t>NeT Flag=10000000=0x80</w:t>
      </w:r>
      <w:r w:rsidRPr="00FF3F12">
        <w:rPr>
          <w:rFonts w:ascii="仿宋" w:hAnsi="仿宋" w:hint="eastAsia"/>
          <w:sz w:val="21"/>
          <w:szCs w:val="21"/>
        </w:rPr>
        <w:t>。</w:t>
      </w:r>
    </w:p>
    <w:p w14:paraId="5065D55C" w14:textId="77777777" w:rsidR="006B3622" w:rsidRPr="001A658B" w:rsidRDefault="006B3622">
      <w:pPr>
        <w:pStyle w:val="ab"/>
        <w:ind w:left="840" w:firstLineChars="0" w:firstLine="0"/>
      </w:pPr>
    </w:p>
    <w:p w14:paraId="16C76B1E" w14:textId="77777777" w:rsidR="004578AB" w:rsidRPr="002440B5" w:rsidRDefault="004578AB" w:rsidP="004578AB">
      <w:pPr>
        <w:pStyle w:val="ab"/>
        <w:numPr>
          <w:ilvl w:val="0"/>
          <w:numId w:val="45"/>
        </w:numPr>
        <w:ind w:firstLineChars="0"/>
        <w:rPr>
          <w:rFonts w:ascii="仿宋" w:hAnsi="仿宋" w:cstheme="minorHAnsi"/>
          <w:b/>
          <w:sz w:val="21"/>
          <w:szCs w:val="21"/>
        </w:rPr>
      </w:pPr>
      <w:r w:rsidRPr="00FF3F12">
        <w:rPr>
          <w:rFonts w:ascii="仿宋" w:hAnsi="仿宋" w:cstheme="minorHAnsi" w:hint="eastAsia"/>
          <w:b/>
          <w:sz w:val="21"/>
          <w:szCs w:val="21"/>
        </w:rPr>
        <w:t>网络增强传输参数（</w:t>
      </w:r>
      <w:r w:rsidRPr="00FF3F12">
        <w:rPr>
          <w:rFonts w:ascii="仿宋" w:hAnsi="仿宋" w:cstheme="minorHAnsi"/>
          <w:b/>
          <w:sz w:val="21"/>
          <w:szCs w:val="21"/>
        </w:rPr>
        <w:t>NeT Para</w:t>
      </w:r>
      <w:r w:rsidRPr="00FF3F12">
        <w:rPr>
          <w:rFonts w:ascii="仿宋" w:hAnsi="仿宋" w:cstheme="minorHAnsi" w:hint="eastAsia"/>
          <w:b/>
          <w:sz w:val="21"/>
          <w:szCs w:val="21"/>
        </w:rPr>
        <w:t>）：</w:t>
      </w:r>
      <w:r>
        <w:rPr>
          <w:rFonts w:ascii="仿宋" w:hAnsi="仿宋" w:cstheme="minorHAnsi"/>
          <w:sz w:val="21"/>
          <w:szCs w:val="21"/>
        </w:rPr>
        <w:t>16</w:t>
      </w:r>
      <w:r w:rsidRPr="008D4063">
        <w:rPr>
          <w:rFonts w:ascii="仿宋" w:hAnsi="仿宋" w:cstheme="minorHAnsi"/>
          <w:sz w:val="21"/>
          <w:szCs w:val="21"/>
        </w:rPr>
        <w:t>bits</w:t>
      </w:r>
    </w:p>
    <w:p w14:paraId="7B650D2D" w14:textId="77777777" w:rsidR="004578AB" w:rsidRPr="00052E80" w:rsidRDefault="004578AB" w:rsidP="004578AB">
      <w:pPr>
        <w:pStyle w:val="ab"/>
        <w:ind w:left="840" w:firstLineChars="0" w:firstLine="0"/>
        <w:rPr>
          <w:rFonts w:ascii="仿宋" w:hAnsi="仿宋" w:cstheme="minorHAnsi"/>
          <w:b/>
          <w:sz w:val="21"/>
          <w:szCs w:val="21"/>
        </w:rPr>
      </w:pPr>
      <w:r w:rsidRPr="00FF3F12">
        <w:rPr>
          <w:rFonts w:ascii="仿宋" w:hAnsi="仿宋" w:cstheme="minorHAnsi" w:hint="eastAsia"/>
          <w:color w:val="FF0000"/>
          <w:sz w:val="21"/>
          <w:szCs w:val="21"/>
          <w:u w:val="single"/>
        </w:rPr>
        <w:t>备注：网络中间节点可以查看、修改此字段。</w:t>
      </w:r>
    </w:p>
    <w:p w14:paraId="6EB768C9" w14:textId="77777777" w:rsidR="004578AB" w:rsidRPr="00052E80" w:rsidRDefault="004578AB" w:rsidP="004578AB">
      <w:pPr>
        <w:pStyle w:val="ab"/>
        <w:ind w:left="840" w:firstLineChars="0" w:firstLine="0"/>
        <w:rPr>
          <w:rFonts w:ascii="仿宋" w:hAnsi="仿宋" w:cstheme="minorHAnsi"/>
          <w:b/>
          <w:sz w:val="21"/>
          <w:szCs w:val="21"/>
        </w:rPr>
      </w:pPr>
      <w:r>
        <w:object w:dxaOrig="5821" w:dyaOrig="801" w14:anchorId="170645EA">
          <v:shape id="_x0000_i1074" type="#_x0000_t75" style="width:261pt;height:36.5pt" o:ole="">
            <v:imagedata r:id="rId47" o:title=""/>
          </v:shape>
          <o:OLEObject Type="Embed" ProgID="Visio.Drawing.15" ShapeID="_x0000_i1074" DrawAspect="Content" ObjectID="_1745846817" r:id="rId93"/>
        </w:object>
      </w:r>
    </w:p>
    <w:p w14:paraId="0D3BE786" w14:textId="77777777" w:rsidR="004578AB" w:rsidRPr="00FF3F12" w:rsidRDefault="004578AB" w:rsidP="004578AB">
      <w:pPr>
        <w:pStyle w:val="ab"/>
        <w:ind w:left="840" w:firstLineChars="0" w:firstLine="0"/>
        <w:rPr>
          <w:rFonts w:ascii="仿宋" w:hAnsi="仿宋" w:cstheme="minorHAnsi"/>
          <w:sz w:val="21"/>
          <w:szCs w:val="21"/>
        </w:rPr>
      </w:pPr>
      <w:r w:rsidRPr="00052E80">
        <w:rPr>
          <w:rFonts w:ascii="仿宋" w:hAnsi="仿宋" w:cstheme="minorHAnsi"/>
          <w:b/>
          <w:sz w:val="21"/>
          <w:szCs w:val="21"/>
        </w:rPr>
        <w:t>NeT Para</w:t>
      </w:r>
      <w:r w:rsidRPr="00052E80">
        <w:rPr>
          <w:rFonts w:ascii="仿宋" w:hAnsi="仿宋"/>
          <w:b/>
          <w:sz w:val="21"/>
          <w:szCs w:val="21"/>
        </w:rPr>
        <w:t xml:space="preserve"> 1</w:t>
      </w:r>
      <w:r w:rsidRPr="00052E80">
        <w:rPr>
          <w:rFonts w:ascii="仿宋" w:hAnsi="仿宋" w:hint="eastAsia"/>
          <w:b/>
          <w:sz w:val="21"/>
          <w:szCs w:val="21"/>
        </w:rPr>
        <w:t>（R</w:t>
      </w:r>
      <w:r w:rsidRPr="00052E80">
        <w:rPr>
          <w:rFonts w:ascii="仿宋" w:hAnsi="仿宋"/>
          <w:b/>
          <w:sz w:val="21"/>
          <w:szCs w:val="21"/>
        </w:rPr>
        <w:t>P</w:t>
      </w:r>
      <w:r w:rsidRPr="00052E80">
        <w:rPr>
          <w:rFonts w:ascii="仿宋" w:hAnsi="仿宋" w:hint="eastAsia"/>
          <w:b/>
          <w:sz w:val="21"/>
          <w:szCs w:val="21"/>
        </w:rPr>
        <w:t>a</w:t>
      </w:r>
      <w:r w:rsidRPr="00052E80">
        <w:rPr>
          <w:rFonts w:ascii="仿宋" w:hAnsi="仿宋"/>
          <w:b/>
          <w:sz w:val="21"/>
          <w:szCs w:val="21"/>
        </w:rPr>
        <w:t>ra</w:t>
      </w:r>
      <w:r w:rsidRPr="00052E80">
        <w:rPr>
          <w:rFonts w:ascii="仿宋" w:hAnsi="仿宋" w:hint="eastAsia"/>
          <w:b/>
          <w:sz w:val="21"/>
          <w:szCs w:val="21"/>
        </w:rPr>
        <w:t>）</w:t>
      </w:r>
      <w:r w:rsidRPr="00FF3F12">
        <w:rPr>
          <w:rFonts w:ascii="仿宋" w:hAnsi="仿宋"/>
          <w:sz w:val="21"/>
          <w:szCs w:val="21"/>
        </w:rPr>
        <w:t>：4bits，携带高</w:t>
      </w:r>
      <w:r w:rsidRPr="00FF3F12">
        <w:rPr>
          <w:rFonts w:ascii="仿宋" w:hAnsi="仿宋" w:hint="eastAsia"/>
          <w:sz w:val="21"/>
          <w:szCs w:val="21"/>
        </w:rPr>
        <w:t>可靠增强传输参数；</w:t>
      </w:r>
    </w:p>
    <w:p w14:paraId="4E2DC6F0" w14:textId="6C55DE12" w:rsidR="004578AB" w:rsidDel="0044643E" w:rsidRDefault="004578AB">
      <w:pPr>
        <w:pStyle w:val="ab"/>
        <w:ind w:left="840" w:firstLineChars="0" w:firstLine="0"/>
        <w:rPr>
          <w:del w:id="1074" w:author="Li Yang" w:date="2023-05-10T15:20:00Z"/>
          <w:rFonts w:ascii="仿宋" w:hAnsi="仿宋"/>
          <w:sz w:val="21"/>
          <w:szCs w:val="21"/>
        </w:rPr>
      </w:pPr>
      <w:r w:rsidRPr="00052E80">
        <w:rPr>
          <w:rFonts w:ascii="仿宋" w:hAnsi="仿宋" w:cstheme="minorHAnsi"/>
          <w:b/>
          <w:sz w:val="21"/>
          <w:szCs w:val="21"/>
        </w:rPr>
        <w:t>NeT Para</w:t>
      </w:r>
      <w:r w:rsidRPr="00052E80">
        <w:rPr>
          <w:rFonts w:ascii="仿宋" w:hAnsi="仿宋"/>
          <w:b/>
          <w:sz w:val="21"/>
          <w:szCs w:val="21"/>
        </w:rPr>
        <w:t xml:space="preserve"> 2~8</w:t>
      </w:r>
      <w:r w:rsidRPr="00FF3F12">
        <w:rPr>
          <w:rFonts w:ascii="仿宋" w:hAnsi="仿宋" w:hint="eastAsia"/>
          <w:sz w:val="21"/>
          <w:szCs w:val="21"/>
        </w:rPr>
        <w:t>：待定义。</w:t>
      </w:r>
    </w:p>
    <w:p w14:paraId="35354855" w14:textId="77777777" w:rsidR="0044643E" w:rsidRDefault="0044643E" w:rsidP="004578AB">
      <w:pPr>
        <w:pStyle w:val="ab"/>
        <w:ind w:left="840" w:firstLineChars="0" w:firstLine="0"/>
        <w:rPr>
          <w:ins w:id="1075" w:author="Li Yang" w:date="2023-05-15T13:31:00Z"/>
          <w:rFonts w:ascii="仿宋" w:hAnsi="仿宋"/>
          <w:sz w:val="21"/>
          <w:szCs w:val="21"/>
        </w:rPr>
      </w:pPr>
    </w:p>
    <w:p w14:paraId="4D35B510" w14:textId="320D40FD" w:rsidR="004578AB" w:rsidRPr="001A658B" w:rsidDel="0044643E" w:rsidRDefault="004578AB">
      <w:pPr>
        <w:rPr>
          <w:del w:id="1076" w:author="Li Yang" w:date="2023-05-15T13:31:00Z"/>
        </w:rPr>
        <w:pPrChange w:id="1077" w:author="Li Yang" w:date="2023-05-15T13:31:00Z">
          <w:pPr>
            <w:pStyle w:val="ab"/>
            <w:ind w:left="840" w:firstLineChars="0" w:firstLine="0"/>
          </w:pPr>
        </w:pPrChange>
      </w:pPr>
    </w:p>
    <w:p w14:paraId="66540031" w14:textId="77777777" w:rsidR="00567392" w:rsidRPr="00944DB5" w:rsidRDefault="00567392" w:rsidP="00567392">
      <w:pPr>
        <w:pStyle w:val="ab"/>
        <w:numPr>
          <w:ilvl w:val="0"/>
          <w:numId w:val="45"/>
        </w:numPr>
        <w:ind w:firstLineChars="0"/>
        <w:rPr>
          <w:moveTo w:id="1078" w:author="Li Yang" w:date="2023-05-15T13:30:00Z"/>
          <w:rFonts w:ascii="仿宋" w:hAnsi="仿宋" w:cstheme="minorHAnsi"/>
          <w:b/>
          <w:sz w:val="21"/>
          <w:szCs w:val="21"/>
        </w:rPr>
      </w:pPr>
      <w:moveToRangeStart w:id="1079" w:author="Li Yang" w:date="2023-05-15T13:30:00Z" w:name="move135049857"/>
      <w:moveTo w:id="1080" w:author="Li Yang" w:date="2023-05-15T13:30:00Z">
        <w:r w:rsidRPr="00944DB5">
          <w:rPr>
            <w:rFonts w:ascii="仿宋" w:hAnsi="仿宋" w:cstheme="minorHAnsi" w:hint="eastAsia"/>
            <w:b/>
            <w:sz w:val="21"/>
            <w:szCs w:val="21"/>
          </w:rPr>
          <w:t>传输意向（</w:t>
        </w:r>
        <w:r w:rsidRPr="00944DB5">
          <w:rPr>
            <w:rFonts w:ascii="仿宋" w:hAnsi="仿宋" w:cstheme="minorHAnsi"/>
            <w:b/>
            <w:sz w:val="21"/>
            <w:szCs w:val="21"/>
          </w:rPr>
          <w:t>Transport Intent, TI</w:t>
        </w:r>
        <w:r w:rsidRPr="00944DB5">
          <w:rPr>
            <w:rFonts w:ascii="仿宋" w:hAnsi="仿宋" w:cstheme="minorHAnsi" w:hint="eastAsia"/>
            <w:b/>
            <w:sz w:val="21"/>
            <w:szCs w:val="21"/>
          </w:rPr>
          <w:t>）：</w:t>
        </w:r>
        <w:r>
          <w:rPr>
            <w:rFonts w:ascii="仿宋" w:hAnsi="仿宋"/>
            <w:sz w:val="21"/>
            <w:szCs w:val="21"/>
          </w:rPr>
          <w:t>8</w:t>
        </w:r>
        <w:r w:rsidRPr="00944DB5">
          <w:rPr>
            <w:rFonts w:ascii="仿宋" w:hAnsi="仿宋"/>
            <w:sz w:val="21"/>
            <w:szCs w:val="21"/>
          </w:rPr>
          <w:t>bits</w:t>
        </w:r>
        <w:r w:rsidRPr="00944DB5">
          <w:rPr>
            <w:rFonts w:ascii="仿宋" w:hAnsi="仿宋" w:hint="eastAsia"/>
            <w:sz w:val="21"/>
            <w:szCs w:val="21"/>
          </w:rPr>
          <w:t>，</w:t>
        </w:r>
        <w:r w:rsidRPr="00944DB5">
          <w:rPr>
            <w:rFonts w:ascii="仿宋" w:hAnsi="仿宋" w:cstheme="minorHAnsi" w:hint="eastAsia"/>
            <w:sz w:val="21"/>
            <w:szCs w:val="21"/>
          </w:rPr>
          <w:t>标识对网络传输资源选择时的意向需求，包括：资源位置（</w:t>
        </w:r>
        <w:r w:rsidRPr="00944DB5">
          <w:rPr>
            <w:rFonts w:ascii="仿宋" w:hAnsi="仿宋" w:cstheme="minorHAnsi"/>
            <w:sz w:val="21"/>
            <w:szCs w:val="21"/>
          </w:rPr>
          <w:t>Location）、可选资源范围（Range）等。通过此字段可以确定</w:t>
        </w:r>
        <w:proofErr w:type="gramStart"/>
        <w:r w:rsidRPr="00944DB5">
          <w:rPr>
            <w:rFonts w:ascii="仿宋" w:hAnsi="仿宋" w:cstheme="minorHAnsi" w:hint="eastAsia"/>
            <w:sz w:val="21"/>
            <w:szCs w:val="21"/>
          </w:rPr>
          <w:t>即刻重寻址</w:t>
        </w:r>
        <w:proofErr w:type="gramEnd"/>
        <w:r w:rsidRPr="00944DB5">
          <w:rPr>
            <w:rFonts w:ascii="仿宋" w:hAnsi="仿宋" w:cstheme="minorHAnsi" w:hint="eastAsia"/>
            <w:sz w:val="21"/>
            <w:szCs w:val="21"/>
          </w:rPr>
          <w:t>时可用的网络节点范围。</w:t>
        </w:r>
        <w:r w:rsidRPr="00944DB5">
          <w:rPr>
            <w:rFonts w:ascii="仿宋" w:hAnsi="仿宋"/>
            <w:sz w:val="21"/>
            <w:szCs w:val="21"/>
          </w:rPr>
          <w:t>TI</w:t>
        </w:r>
        <w:r w:rsidRPr="00944DB5">
          <w:rPr>
            <w:rFonts w:ascii="仿宋" w:hAnsi="仿宋" w:hint="eastAsia"/>
            <w:sz w:val="21"/>
            <w:szCs w:val="21"/>
          </w:rPr>
          <w:t>字段表示成如下形式：</w:t>
        </w:r>
      </w:moveTo>
    </w:p>
    <w:p w14:paraId="3F984A71" w14:textId="77777777" w:rsidR="00567392" w:rsidRPr="00E33040" w:rsidRDefault="00567392" w:rsidP="00567392">
      <w:pPr>
        <w:pStyle w:val="ab"/>
        <w:ind w:left="840" w:firstLineChars="0" w:firstLine="0"/>
        <w:rPr>
          <w:moveTo w:id="1081" w:author="Li Yang" w:date="2023-05-15T13:30:00Z"/>
          <w:rFonts w:ascii="仿宋" w:hAnsi="仿宋" w:cstheme="minorHAnsi"/>
          <w:color w:val="FF0000"/>
          <w:sz w:val="21"/>
          <w:szCs w:val="21"/>
          <w:u w:val="single"/>
        </w:rPr>
      </w:pPr>
      <w:moveTo w:id="1082" w:author="Li Yang" w:date="2023-05-15T13:30:00Z">
        <w:r w:rsidRPr="00944DB5">
          <w:rPr>
            <w:rFonts w:ascii="仿宋" w:hAnsi="仿宋" w:cstheme="minorHAnsi" w:hint="eastAsia"/>
            <w:color w:val="FF0000"/>
            <w:sz w:val="21"/>
            <w:szCs w:val="21"/>
            <w:u w:val="single"/>
          </w:rPr>
          <w:t>备注：由端节点（</w:t>
        </w:r>
        <w:r w:rsidRPr="00944DB5">
          <w:rPr>
            <w:rFonts w:ascii="仿宋" w:hAnsi="仿宋" w:cstheme="minorHAnsi"/>
            <w:color w:val="FF0000"/>
            <w:sz w:val="21"/>
            <w:szCs w:val="21"/>
            <w:u w:val="single"/>
          </w:rPr>
          <w:t>SEANet协议起点）填写，网络中间节点可以查看、不能修改。</w:t>
        </w:r>
      </w:moveTo>
    </w:p>
    <w:p w14:paraId="506CA771" w14:textId="77777777" w:rsidR="00567392" w:rsidRPr="00944DB5" w:rsidRDefault="00567392" w:rsidP="00567392">
      <w:pPr>
        <w:pStyle w:val="ab"/>
        <w:ind w:left="840" w:firstLineChars="0" w:firstLine="0"/>
        <w:rPr>
          <w:moveTo w:id="1083" w:author="Li Yang" w:date="2023-05-15T13:30:00Z"/>
          <w:rFonts w:ascii="仿宋" w:hAnsi="仿宋" w:cstheme="minorHAnsi"/>
          <w:color w:val="FF0000"/>
          <w:sz w:val="21"/>
          <w:szCs w:val="21"/>
          <w:u w:val="single"/>
        </w:rPr>
      </w:pPr>
      <w:moveTo w:id="1084" w:author="Li Yang" w:date="2023-05-15T13:30:00Z">
        <w:r>
          <w:object w:dxaOrig="5821" w:dyaOrig="801" w14:anchorId="4A6380E0">
            <v:shape id="_x0000_i1075" type="#_x0000_t75" style="width:272.5pt;height:38pt" o:ole="">
              <v:imagedata r:id="rId70" o:title=""/>
            </v:shape>
            <o:OLEObject Type="Embed" ProgID="Visio.Drawing.15" ShapeID="_x0000_i1075" DrawAspect="Content" ObjectID="_1745846818" r:id="rId94"/>
          </w:object>
        </w:r>
      </w:moveTo>
    </w:p>
    <w:tbl>
      <w:tblPr>
        <w:tblStyle w:val="a3"/>
        <w:tblW w:w="7387" w:type="dxa"/>
        <w:tblInd w:w="846" w:type="dxa"/>
        <w:tblLook w:val="04A0" w:firstRow="1" w:lastRow="0" w:firstColumn="1" w:lastColumn="0" w:noHBand="0" w:noVBand="1"/>
      </w:tblPr>
      <w:tblGrid>
        <w:gridCol w:w="1276"/>
        <w:gridCol w:w="1842"/>
        <w:gridCol w:w="4269"/>
      </w:tblGrid>
      <w:tr w:rsidR="00567392" w:rsidRPr="00FF3F12" w14:paraId="7F69BBBB" w14:textId="77777777" w:rsidTr="0040509E">
        <w:trPr>
          <w:trHeight w:val="274"/>
        </w:trPr>
        <w:tc>
          <w:tcPr>
            <w:tcW w:w="1276" w:type="dxa"/>
          </w:tcPr>
          <w:p w14:paraId="73608472" w14:textId="77777777" w:rsidR="00567392" w:rsidRPr="00FF3F12" w:rsidRDefault="00567392" w:rsidP="0040509E">
            <w:pPr>
              <w:jc w:val="left"/>
              <w:rPr>
                <w:moveTo w:id="1085" w:author="Li Yang" w:date="2023-05-15T13:30:00Z"/>
                <w:rFonts w:ascii="仿宋" w:hAnsi="仿宋" w:cs="Times New Roman"/>
                <w:b/>
                <w:szCs w:val="21"/>
              </w:rPr>
            </w:pPr>
            <w:moveTo w:id="1086" w:author="Li Yang" w:date="2023-05-15T13:30:00Z">
              <w:r w:rsidRPr="00FF3F12">
                <w:rPr>
                  <w:rFonts w:ascii="仿宋" w:hAnsi="仿宋" w:cs="Times New Roman" w:hint="eastAsia"/>
                  <w:b/>
                  <w:szCs w:val="21"/>
                </w:rPr>
                <w:t>位数</w:t>
              </w:r>
            </w:moveTo>
          </w:p>
        </w:tc>
        <w:tc>
          <w:tcPr>
            <w:tcW w:w="1842" w:type="dxa"/>
          </w:tcPr>
          <w:p w14:paraId="58C606EB" w14:textId="77777777" w:rsidR="00567392" w:rsidRPr="00FF3F12" w:rsidRDefault="00567392" w:rsidP="0040509E">
            <w:pPr>
              <w:jc w:val="left"/>
              <w:rPr>
                <w:moveTo w:id="1087" w:author="Li Yang" w:date="2023-05-15T13:30:00Z"/>
                <w:rFonts w:ascii="仿宋" w:hAnsi="仿宋" w:cs="Times New Roman"/>
                <w:b/>
                <w:szCs w:val="21"/>
              </w:rPr>
            </w:pPr>
            <w:moveTo w:id="1088" w:author="Li Yang" w:date="2023-05-15T13:30:00Z">
              <w:r w:rsidRPr="00FF3F12">
                <w:rPr>
                  <w:rFonts w:ascii="仿宋" w:hAnsi="仿宋" w:cs="Times New Roman" w:hint="eastAsia"/>
                  <w:b/>
                  <w:szCs w:val="21"/>
                </w:rPr>
                <w:t>含义</w:t>
              </w:r>
            </w:moveTo>
          </w:p>
        </w:tc>
        <w:tc>
          <w:tcPr>
            <w:tcW w:w="4269" w:type="dxa"/>
          </w:tcPr>
          <w:p w14:paraId="400448CD" w14:textId="77777777" w:rsidR="00567392" w:rsidRPr="00FF3F12" w:rsidRDefault="00567392" w:rsidP="0040509E">
            <w:pPr>
              <w:jc w:val="left"/>
              <w:rPr>
                <w:moveTo w:id="1089" w:author="Li Yang" w:date="2023-05-15T13:30:00Z"/>
                <w:rFonts w:ascii="仿宋" w:hAnsi="仿宋" w:cs="Times New Roman"/>
                <w:b/>
                <w:szCs w:val="21"/>
              </w:rPr>
            </w:pPr>
            <w:moveTo w:id="1090" w:author="Li Yang" w:date="2023-05-15T13:30:00Z">
              <w:r w:rsidRPr="00FF3F12">
                <w:rPr>
                  <w:rFonts w:ascii="仿宋" w:hAnsi="仿宋" w:cs="Times New Roman" w:hint="eastAsia"/>
                  <w:b/>
                  <w:szCs w:val="21"/>
                </w:rPr>
                <w:t>取值</w:t>
              </w:r>
            </w:moveTo>
          </w:p>
        </w:tc>
      </w:tr>
      <w:tr w:rsidR="00567392" w:rsidRPr="00FF3F12" w14:paraId="2EF1A84E" w14:textId="77777777" w:rsidTr="0040509E">
        <w:trPr>
          <w:trHeight w:val="280"/>
        </w:trPr>
        <w:tc>
          <w:tcPr>
            <w:tcW w:w="1276" w:type="dxa"/>
          </w:tcPr>
          <w:p w14:paraId="1653FE48" w14:textId="77777777" w:rsidR="00567392" w:rsidRPr="00FF3F12" w:rsidRDefault="00567392" w:rsidP="0040509E">
            <w:pPr>
              <w:jc w:val="left"/>
              <w:rPr>
                <w:moveTo w:id="1091" w:author="Li Yang" w:date="2023-05-15T13:30:00Z"/>
                <w:rFonts w:ascii="仿宋" w:hAnsi="仿宋" w:cs="Times New Roman"/>
                <w:szCs w:val="21"/>
              </w:rPr>
            </w:pPr>
            <w:moveTo w:id="1092" w:author="Li Yang" w:date="2023-05-15T13:30:00Z">
              <w:r>
                <w:rPr>
                  <w:rFonts w:ascii="仿宋" w:hAnsi="仿宋" w:cs="Times New Roman"/>
                  <w:szCs w:val="21"/>
                </w:rPr>
                <w:t>bit7</w:t>
              </w:r>
              <w:r w:rsidRPr="00FF3F12">
                <w:rPr>
                  <w:rFonts w:ascii="仿宋" w:hAnsi="仿宋" w:cs="Times New Roman"/>
                  <w:szCs w:val="21"/>
                </w:rPr>
                <w:t>-bit</w:t>
              </w:r>
              <w:r>
                <w:rPr>
                  <w:rFonts w:ascii="仿宋" w:hAnsi="仿宋" w:cs="Times New Roman"/>
                  <w:szCs w:val="21"/>
                </w:rPr>
                <w:t>5</w:t>
              </w:r>
              <w:r w:rsidRPr="00FF3F12">
                <w:rPr>
                  <w:rFonts w:ascii="仿宋" w:hAnsi="仿宋" w:cstheme="minorHAnsi" w:hint="eastAsia"/>
                  <w:szCs w:val="21"/>
                </w:rPr>
                <w:t>（</w:t>
              </w:r>
              <w:r w:rsidRPr="00FF3F12">
                <w:rPr>
                  <w:rFonts w:ascii="仿宋" w:hAnsi="仿宋" w:cstheme="minorHAnsi"/>
                  <w:szCs w:val="21"/>
                </w:rPr>
                <w:t>3bits）</w:t>
              </w:r>
            </w:moveTo>
          </w:p>
        </w:tc>
        <w:tc>
          <w:tcPr>
            <w:tcW w:w="1842" w:type="dxa"/>
          </w:tcPr>
          <w:p w14:paraId="2F4EC1AF" w14:textId="77777777" w:rsidR="00567392" w:rsidRPr="00FF3F12" w:rsidRDefault="00567392" w:rsidP="0040509E">
            <w:pPr>
              <w:jc w:val="left"/>
              <w:rPr>
                <w:moveTo w:id="1093" w:author="Li Yang" w:date="2023-05-15T13:30:00Z"/>
                <w:rFonts w:ascii="仿宋" w:hAnsi="仿宋" w:cs="Times New Roman"/>
                <w:szCs w:val="21"/>
              </w:rPr>
            </w:pPr>
            <w:moveTo w:id="1094" w:author="Li Yang" w:date="2023-05-15T13:30:00Z">
              <w:r w:rsidRPr="00FF3F12">
                <w:rPr>
                  <w:rFonts w:ascii="仿宋" w:hAnsi="仿宋" w:cstheme="minorHAnsi" w:hint="eastAsia"/>
                  <w:szCs w:val="21"/>
                </w:rPr>
                <w:t>位置</w:t>
              </w:r>
              <w:r w:rsidRPr="00FF3F12">
                <w:rPr>
                  <w:rFonts w:ascii="仿宋" w:hAnsi="仿宋" w:cstheme="minorHAnsi"/>
                  <w:szCs w:val="21"/>
                </w:rPr>
                <w:t>, Location</w:t>
              </w:r>
            </w:moveTo>
          </w:p>
        </w:tc>
        <w:tc>
          <w:tcPr>
            <w:tcW w:w="4269" w:type="dxa"/>
          </w:tcPr>
          <w:p w14:paraId="7B6932E2" w14:textId="77777777" w:rsidR="00567392" w:rsidRPr="00FF3F12" w:rsidRDefault="00567392" w:rsidP="0040509E">
            <w:pPr>
              <w:jc w:val="left"/>
              <w:rPr>
                <w:moveTo w:id="1095" w:author="Li Yang" w:date="2023-05-15T13:30:00Z"/>
                <w:rFonts w:ascii="仿宋" w:hAnsi="仿宋" w:cs="Times New Roman"/>
                <w:szCs w:val="21"/>
              </w:rPr>
            </w:pPr>
            <w:moveTo w:id="1096" w:author="Li Yang" w:date="2023-05-15T13:30:00Z">
              <w:r w:rsidRPr="00FF3F12">
                <w:rPr>
                  <w:rFonts w:ascii="仿宋" w:hAnsi="仿宋" w:cs="Times New Roman" w:hint="eastAsia"/>
                  <w:szCs w:val="21"/>
                </w:rPr>
                <w:t>标识传输过程中选择中间节点的位置偏好</w:t>
              </w:r>
            </w:moveTo>
          </w:p>
          <w:p w14:paraId="0DD1FFEA" w14:textId="77777777" w:rsidR="00567392" w:rsidRPr="00FF3F12" w:rsidRDefault="00567392" w:rsidP="0040509E">
            <w:pPr>
              <w:jc w:val="left"/>
              <w:rPr>
                <w:moveTo w:id="1097" w:author="Li Yang" w:date="2023-05-15T13:30:00Z"/>
                <w:rFonts w:ascii="仿宋" w:hAnsi="仿宋" w:cs="Times New Roman"/>
                <w:szCs w:val="21"/>
              </w:rPr>
            </w:pPr>
            <w:moveTo w:id="1098" w:author="Li Yang" w:date="2023-05-15T13:30:00Z">
              <w:r w:rsidRPr="00FF3F12">
                <w:rPr>
                  <w:rFonts w:ascii="仿宋" w:hAnsi="仿宋" w:cs="Times New Roman"/>
                  <w:szCs w:val="21"/>
                </w:rPr>
                <w:t>0：默认</w:t>
              </w:r>
            </w:moveTo>
          </w:p>
          <w:p w14:paraId="4C537891" w14:textId="77777777" w:rsidR="00567392" w:rsidRPr="00FF3F12" w:rsidRDefault="00567392" w:rsidP="0040509E">
            <w:pPr>
              <w:jc w:val="left"/>
              <w:rPr>
                <w:moveTo w:id="1099" w:author="Li Yang" w:date="2023-05-15T13:30:00Z"/>
                <w:rFonts w:ascii="仿宋" w:hAnsi="仿宋" w:cs="Times New Roman"/>
                <w:szCs w:val="21"/>
              </w:rPr>
            </w:pPr>
            <w:moveTo w:id="1100" w:author="Li Yang" w:date="2023-05-15T13:30:00Z">
              <w:r w:rsidRPr="00FF3F12">
                <w:rPr>
                  <w:rFonts w:ascii="仿宋" w:hAnsi="仿宋" w:cs="Times New Roman"/>
                  <w:szCs w:val="21"/>
                </w:rPr>
                <w:t>1：发端附近</w:t>
              </w:r>
            </w:moveTo>
          </w:p>
          <w:p w14:paraId="3945343C" w14:textId="77777777" w:rsidR="00567392" w:rsidRPr="00FF3F12" w:rsidRDefault="00567392" w:rsidP="0040509E">
            <w:pPr>
              <w:jc w:val="left"/>
              <w:rPr>
                <w:moveTo w:id="1101" w:author="Li Yang" w:date="2023-05-15T13:30:00Z"/>
                <w:rFonts w:ascii="仿宋" w:hAnsi="仿宋" w:cs="Times New Roman"/>
                <w:szCs w:val="21"/>
              </w:rPr>
            </w:pPr>
            <w:moveTo w:id="1102" w:author="Li Yang" w:date="2023-05-15T13:30:00Z">
              <w:r w:rsidRPr="00FF3F12">
                <w:rPr>
                  <w:rFonts w:ascii="仿宋" w:hAnsi="仿宋" w:cs="Times New Roman"/>
                  <w:szCs w:val="21"/>
                </w:rPr>
                <w:t>2：</w:t>
              </w:r>
              <w:proofErr w:type="gramStart"/>
              <w:r w:rsidRPr="00FF3F12">
                <w:rPr>
                  <w:rFonts w:ascii="仿宋" w:hAnsi="仿宋" w:cs="Times New Roman" w:hint="eastAsia"/>
                  <w:szCs w:val="21"/>
                </w:rPr>
                <w:t>收端附近</w:t>
              </w:r>
              <w:proofErr w:type="gramEnd"/>
              <w:r w:rsidRPr="00FF3F12">
                <w:rPr>
                  <w:rFonts w:ascii="仿宋" w:hAnsi="仿宋" w:cs="Times New Roman"/>
                  <w:szCs w:val="21"/>
                </w:rPr>
                <w:t xml:space="preserve"> </w:t>
              </w:r>
            </w:moveTo>
          </w:p>
        </w:tc>
      </w:tr>
      <w:tr w:rsidR="00567392" w:rsidRPr="00FF3F12" w14:paraId="556EB63F" w14:textId="77777777" w:rsidTr="0040509E">
        <w:trPr>
          <w:trHeight w:val="274"/>
        </w:trPr>
        <w:tc>
          <w:tcPr>
            <w:tcW w:w="1276" w:type="dxa"/>
          </w:tcPr>
          <w:p w14:paraId="07D28F42" w14:textId="77777777" w:rsidR="00567392" w:rsidRPr="00FF3F12" w:rsidRDefault="00567392" w:rsidP="0040509E">
            <w:pPr>
              <w:jc w:val="left"/>
              <w:rPr>
                <w:moveTo w:id="1103" w:author="Li Yang" w:date="2023-05-15T13:30:00Z"/>
                <w:rFonts w:ascii="仿宋" w:hAnsi="仿宋" w:cs="Times New Roman"/>
                <w:szCs w:val="21"/>
              </w:rPr>
            </w:pPr>
            <w:moveTo w:id="1104" w:author="Li Yang" w:date="2023-05-15T13:30:00Z">
              <w:r>
                <w:rPr>
                  <w:rFonts w:ascii="仿宋" w:hAnsi="仿宋" w:cs="Times New Roman"/>
                  <w:szCs w:val="21"/>
                </w:rPr>
                <w:t>bit4</w:t>
              </w:r>
              <w:r w:rsidRPr="00FF3F12">
                <w:rPr>
                  <w:rFonts w:ascii="仿宋" w:hAnsi="仿宋" w:cs="Times New Roman"/>
                  <w:szCs w:val="21"/>
                </w:rPr>
                <w:t>-bit</w:t>
              </w:r>
              <w:r>
                <w:rPr>
                  <w:rFonts w:ascii="仿宋" w:hAnsi="仿宋" w:cs="Times New Roman"/>
                  <w:szCs w:val="21"/>
                </w:rPr>
                <w:t>2</w:t>
              </w:r>
              <w:r w:rsidRPr="00FF3F12">
                <w:rPr>
                  <w:rFonts w:ascii="仿宋" w:hAnsi="仿宋" w:cstheme="minorHAnsi" w:hint="eastAsia"/>
                  <w:szCs w:val="21"/>
                </w:rPr>
                <w:t>（</w:t>
              </w:r>
              <w:r w:rsidRPr="00FF3F12">
                <w:rPr>
                  <w:rFonts w:ascii="仿宋" w:hAnsi="仿宋" w:cstheme="minorHAnsi"/>
                  <w:szCs w:val="21"/>
                </w:rPr>
                <w:t>3bits）</w:t>
              </w:r>
            </w:moveTo>
          </w:p>
        </w:tc>
        <w:tc>
          <w:tcPr>
            <w:tcW w:w="1842" w:type="dxa"/>
          </w:tcPr>
          <w:p w14:paraId="33CE7F10" w14:textId="77777777" w:rsidR="00567392" w:rsidRPr="00FF3F12" w:rsidRDefault="00567392" w:rsidP="0040509E">
            <w:pPr>
              <w:jc w:val="left"/>
              <w:rPr>
                <w:moveTo w:id="1105" w:author="Li Yang" w:date="2023-05-15T13:30:00Z"/>
                <w:rFonts w:ascii="仿宋" w:hAnsi="仿宋" w:cs="Times New Roman"/>
                <w:szCs w:val="21"/>
              </w:rPr>
            </w:pPr>
            <w:moveTo w:id="1106" w:author="Li Yang" w:date="2023-05-15T13:30:00Z">
              <w:r w:rsidRPr="00FF3F12">
                <w:rPr>
                  <w:rFonts w:ascii="仿宋" w:hAnsi="仿宋" w:cstheme="minorHAnsi" w:hint="eastAsia"/>
                  <w:szCs w:val="21"/>
                </w:rPr>
                <w:t>范围</w:t>
              </w:r>
              <w:r w:rsidRPr="00FF3F12">
                <w:rPr>
                  <w:rFonts w:ascii="仿宋" w:hAnsi="仿宋" w:cstheme="minorHAnsi"/>
                  <w:szCs w:val="21"/>
                </w:rPr>
                <w:t>, Range</w:t>
              </w:r>
            </w:moveTo>
          </w:p>
        </w:tc>
        <w:tc>
          <w:tcPr>
            <w:tcW w:w="4269" w:type="dxa"/>
          </w:tcPr>
          <w:p w14:paraId="13ED6979" w14:textId="77777777" w:rsidR="00567392" w:rsidRPr="00FF3F12" w:rsidRDefault="00567392" w:rsidP="0040509E">
            <w:pPr>
              <w:jc w:val="left"/>
              <w:rPr>
                <w:moveTo w:id="1107" w:author="Li Yang" w:date="2023-05-15T13:30:00Z"/>
                <w:rFonts w:ascii="仿宋" w:hAnsi="仿宋" w:cs="Times New Roman"/>
                <w:szCs w:val="21"/>
              </w:rPr>
            </w:pPr>
            <w:moveTo w:id="1108" w:author="Li Yang" w:date="2023-05-15T13:30:00Z">
              <w:r w:rsidRPr="00FF3F12">
                <w:rPr>
                  <w:rFonts w:ascii="仿宋" w:hAnsi="仿宋" w:cs="Times New Roman" w:hint="eastAsia"/>
                  <w:szCs w:val="21"/>
                </w:rPr>
                <w:t>标识传输过程中选择中间节点集的范围偏好</w:t>
              </w:r>
            </w:moveTo>
          </w:p>
          <w:p w14:paraId="15F40693" w14:textId="77777777" w:rsidR="00567392" w:rsidRPr="00FF3F12" w:rsidRDefault="00567392" w:rsidP="0040509E">
            <w:pPr>
              <w:jc w:val="left"/>
              <w:rPr>
                <w:moveTo w:id="1109" w:author="Li Yang" w:date="2023-05-15T13:30:00Z"/>
                <w:rFonts w:ascii="仿宋" w:hAnsi="仿宋" w:cs="Times New Roman"/>
                <w:szCs w:val="21"/>
              </w:rPr>
            </w:pPr>
            <w:moveTo w:id="1110" w:author="Li Yang" w:date="2023-05-15T13:30:00Z">
              <w:r w:rsidRPr="00FF3F12">
                <w:rPr>
                  <w:rFonts w:ascii="仿宋" w:hAnsi="仿宋" w:cs="Times New Roman"/>
                  <w:szCs w:val="21"/>
                </w:rPr>
                <w:t>0：全局解析域</w:t>
              </w:r>
            </w:moveTo>
          </w:p>
          <w:p w14:paraId="4DACF10B" w14:textId="77777777" w:rsidR="00567392" w:rsidRPr="00FF3F12" w:rsidRDefault="00567392" w:rsidP="0040509E">
            <w:pPr>
              <w:jc w:val="left"/>
              <w:rPr>
                <w:moveTo w:id="1111" w:author="Li Yang" w:date="2023-05-15T13:30:00Z"/>
                <w:rFonts w:ascii="仿宋" w:hAnsi="仿宋" w:cs="Times New Roman"/>
                <w:szCs w:val="21"/>
              </w:rPr>
            </w:pPr>
            <w:moveTo w:id="1112" w:author="Li Yang" w:date="2023-05-15T13:30:00Z">
              <w:r w:rsidRPr="00FF3F12">
                <w:rPr>
                  <w:rFonts w:ascii="仿宋" w:hAnsi="仿宋" w:cs="Times New Roman"/>
                  <w:szCs w:val="21"/>
                </w:rPr>
                <w:t>1：C1</w:t>
              </w:r>
              <w:r w:rsidRPr="00FF3F12">
                <w:rPr>
                  <w:rFonts w:ascii="仿宋" w:hAnsi="仿宋" w:cs="Times New Roman" w:hint="eastAsia"/>
                  <w:szCs w:val="21"/>
                </w:rPr>
                <w:t>解析域</w:t>
              </w:r>
            </w:moveTo>
          </w:p>
          <w:p w14:paraId="7EA8234F" w14:textId="77777777" w:rsidR="00567392" w:rsidRPr="00FF3F12" w:rsidRDefault="00567392" w:rsidP="0040509E">
            <w:pPr>
              <w:jc w:val="left"/>
              <w:rPr>
                <w:moveTo w:id="1113" w:author="Li Yang" w:date="2023-05-15T13:30:00Z"/>
                <w:rFonts w:ascii="仿宋" w:hAnsi="仿宋" w:cs="Times New Roman"/>
                <w:szCs w:val="21"/>
              </w:rPr>
            </w:pPr>
            <w:moveTo w:id="1114" w:author="Li Yang" w:date="2023-05-15T13:30:00Z">
              <w:r w:rsidRPr="00FF3F12">
                <w:rPr>
                  <w:rFonts w:ascii="仿宋" w:hAnsi="仿宋" w:cs="Times New Roman"/>
                  <w:szCs w:val="21"/>
                </w:rPr>
                <w:t>2：C2</w:t>
              </w:r>
              <w:r w:rsidRPr="00FF3F12">
                <w:rPr>
                  <w:rFonts w:ascii="仿宋" w:hAnsi="仿宋" w:cs="Times New Roman" w:hint="eastAsia"/>
                  <w:szCs w:val="21"/>
                </w:rPr>
                <w:t>解析域</w:t>
              </w:r>
            </w:moveTo>
          </w:p>
          <w:p w14:paraId="135F989F" w14:textId="77777777" w:rsidR="00567392" w:rsidRPr="00FF3F12" w:rsidRDefault="00567392" w:rsidP="0040509E">
            <w:pPr>
              <w:jc w:val="left"/>
              <w:rPr>
                <w:moveTo w:id="1115" w:author="Li Yang" w:date="2023-05-15T13:30:00Z"/>
                <w:rFonts w:ascii="仿宋" w:hAnsi="仿宋" w:cs="Times New Roman"/>
                <w:szCs w:val="21"/>
              </w:rPr>
            </w:pPr>
            <w:moveTo w:id="1116" w:author="Li Yang" w:date="2023-05-15T13:30:00Z">
              <w:r w:rsidRPr="00FF3F12">
                <w:rPr>
                  <w:rFonts w:ascii="仿宋" w:hAnsi="仿宋" w:cs="Times New Roman"/>
                  <w:szCs w:val="21"/>
                </w:rPr>
                <w:t>3：C3</w:t>
              </w:r>
              <w:r w:rsidRPr="00FF3F12">
                <w:rPr>
                  <w:rFonts w:ascii="仿宋" w:hAnsi="仿宋" w:cs="Times New Roman" w:hint="eastAsia"/>
                  <w:szCs w:val="21"/>
                </w:rPr>
                <w:t>解析域</w:t>
              </w:r>
            </w:moveTo>
          </w:p>
        </w:tc>
      </w:tr>
      <w:tr w:rsidR="00567392" w:rsidRPr="00FF3F12" w14:paraId="116B0639" w14:textId="77777777" w:rsidTr="0040509E">
        <w:trPr>
          <w:trHeight w:val="274"/>
        </w:trPr>
        <w:tc>
          <w:tcPr>
            <w:tcW w:w="1276" w:type="dxa"/>
          </w:tcPr>
          <w:p w14:paraId="1352685B" w14:textId="77777777" w:rsidR="00567392" w:rsidRDefault="00567392" w:rsidP="0040509E">
            <w:pPr>
              <w:jc w:val="left"/>
              <w:rPr>
                <w:moveTo w:id="1117" w:author="Li Yang" w:date="2023-05-15T13:30:00Z"/>
                <w:rFonts w:ascii="仿宋" w:hAnsi="仿宋" w:cs="Times New Roman"/>
                <w:szCs w:val="21"/>
              </w:rPr>
            </w:pPr>
            <w:moveTo w:id="1118" w:author="Li Yang" w:date="2023-05-15T13:30:00Z">
              <w:r>
                <w:rPr>
                  <w:rFonts w:ascii="仿宋" w:hAnsi="仿宋" w:cs="Times New Roman"/>
                  <w:szCs w:val="21"/>
                </w:rPr>
                <w:t>bit1</w:t>
              </w:r>
              <w:r w:rsidRPr="00FF3F12">
                <w:rPr>
                  <w:rFonts w:ascii="仿宋" w:hAnsi="仿宋" w:cs="Times New Roman"/>
                  <w:szCs w:val="21"/>
                </w:rPr>
                <w:t>-bit</w:t>
              </w:r>
              <w:r>
                <w:rPr>
                  <w:rFonts w:ascii="仿宋" w:hAnsi="仿宋" w:cs="Times New Roman"/>
                  <w:szCs w:val="21"/>
                </w:rPr>
                <w:t>0</w:t>
              </w:r>
              <w:r w:rsidRPr="00FF3F12">
                <w:rPr>
                  <w:rFonts w:ascii="仿宋" w:hAnsi="仿宋" w:cstheme="minorHAnsi" w:hint="eastAsia"/>
                  <w:szCs w:val="21"/>
                </w:rPr>
                <w:t>（</w:t>
              </w:r>
              <w:r>
                <w:rPr>
                  <w:rFonts w:ascii="仿宋" w:hAnsi="仿宋" w:cstheme="minorHAnsi"/>
                  <w:szCs w:val="21"/>
                </w:rPr>
                <w:t>2</w:t>
              </w:r>
              <w:r w:rsidRPr="00FF3F12">
                <w:rPr>
                  <w:rFonts w:ascii="仿宋" w:hAnsi="仿宋" w:cstheme="minorHAnsi"/>
                  <w:szCs w:val="21"/>
                </w:rPr>
                <w:t>bits）</w:t>
              </w:r>
            </w:moveTo>
          </w:p>
        </w:tc>
        <w:tc>
          <w:tcPr>
            <w:tcW w:w="1842" w:type="dxa"/>
          </w:tcPr>
          <w:p w14:paraId="5B7A19E3" w14:textId="77777777" w:rsidR="00567392" w:rsidRPr="00FF3F12" w:rsidRDefault="00567392" w:rsidP="0040509E">
            <w:pPr>
              <w:jc w:val="left"/>
              <w:rPr>
                <w:moveTo w:id="1119" w:author="Li Yang" w:date="2023-05-15T13:30:00Z"/>
                <w:rFonts w:ascii="仿宋" w:hAnsi="仿宋" w:cstheme="minorHAnsi"/>
                <w:szCs w:val="21"/>
              </w:rPr>
            </w:pPr>
            <w:moveTo w:id="1120" w:author="Li Yang" w:date="2023-05-15T13:30:00Z">
              <w:r>
                <w:rPr>
                  <w:rFonts w:ascii="仿宋" w:hAnsi="仿宋" w:cstheme="minorHAnsi" w:hint="eastAsia"/>
                  <w:szCs w:val="21"/>
                </w:rPr>
                <w:t>预留，Reserved</w:t>
              </w:r>
            </w:moveTo>
          </w:p>
        </w:tc>
        <w:tc>
          <w:tcPr>
            <w:tcW w:w="4269" w:type="dxa"/>
          </w:tcPr>
          <w:p w14:paraId="76400775" w14:textId="77777777" w:rsidR="00567392" w:rsidRPr="00FF3F12" w:rsidRDefault="00567392" w:rsidP="0040509E">
            <w:pPr>
              <w:jc w:val="left"/>
              <w:rPr>
                <w:moveTo w:id="1121" w:author="Li Yang" w:date="2023-05-15T13:30:00Z"/>
                <w:rFonts w:ascii="仿宋" w:hAnsi="仿宋" w:cs="Times New Roman"/>
                <w:szCs w:val="21"/>
              </w:rPr>
            </w:pPr>
            <w:proofErr w:type="gramStart"/>
            <w:moveTo w:id="1122" w:author="Li Yang" w:date="2023-05-15T13:30:00Z">
              <w:r>
                <w:rPr>
                  <w:rFonts w:ascii="仿宋" w:hAnsi="仿宋" w:cs="Times New Roman" w:hint="eastAsia"/>
                  <w:szCs w:val="21"/>
                </w:rPr>
                <w:t>现阶段置零</w:t>
              </w:r>
              <w:proofErr w:type="gramEnd"/>
            </w:moveTo>
          </w:p>
        </w:tc>
      </w:tr>
    </w:tbl>
    <w:p w14:paraId="7E70D9E1" w14:textId="51DA6FC7" w:rsidR="00567392" w:rsidRDefault="00567392" w:rsidP="00944DB5">
      <w:pPr>
        <w:pStyle w:val="ab"/>
        <w:numPr>
          <w:ilvl w:val="0"/>
          <w:numId w:val="45"/>
        </w:numPr>
        <w:ind w:firstLineChars="0"/>
        <w:rPr>
          <w:ins w:id="1123" w:author="Li Yang" w:date="2023-05-15T13:30:00Z"/>
          <w:rFonts w:ascii="仿宋" w:hAnsi="仿宋" w:cstheme="minorHAnsi"/>
          <w:b/>
          <w:sz w:val="21"/>
          <w:szCs w:val="21"/>
        </w:rPr>
      </w:pPr>
      <w:moveTo w:id="1124" w:author="Li Yang" w:date="2023-05-15T13:30:00Z">
        <w:r w:rsidRPr="00052E80">
          <w:rPr>
            <w:rFonts w:ascii="仿宋" w:hAnsi="仿宋" w:cstheme="minorHAnsi" w:hint="eastAsia"/>
            <w:sz w:val="21"/>
            <w:szCs w:val="21"/>
          </w:rPr>
          <w:t>示例</w:t>
        </w:r>
        <w:r w:rsidRPr="00944DB5">
          <w:rPr>
            <w:rFonts w:ascii="仿宋" w:hAnsi="仿宋" w:cstheme="minorHAnsi" w:hint="eastAsia"/>
            <w:sz w:val="21"/>
            <w:szCs w:val="21"/>
          </w:rPr>
          <w:t>：多路径传输的机制是基于多路径服务</w:t>
        </w:r>
        <w:r w:rsidRPr="00944DB5">
          <w:rPr>
            <w:rFonts w:ascii="仿宋" w:hAnsi="仿宋" w:cstheme="minorHAnsi"/>
            <w:sz w:val="21"/>
            <w:szCs w:val="21"/>
          </w:rPr>
          <w:t>ID</w:t>
        </w:r>
        <w:r w:rsidRPr="00944DB5">
          <w:rPr>
            <w:rFonts w:ascii="仿宋" w:hAnsi="仿宋" w:cstheme="minorHAnsi" w:hint="eastAsia"/>
            <w:sz w:val="21"/>
            <w:szCs w:val="21"/>
          </w:rPr>
          <w:t>查询解析系统获得可选的中间节点集范围；其中：</w:t>
        </w:r>
        <w:r w:rsidRPr="00944DB5">
          <w:rPr>
            <w:rFonts w:ascii="仿宋" w:hAnsi="仿宋" w:cstheme="minorHAnsi"/>
            <w:sz w:val="21"/>
            <w:szCs w:val="21"/>
          </w:rPr>
          <w:t>Location字段用于确定使用哪个位置/区域内的解析服务，Range字段用于确定使用该区域内哪个等级的解析服务。</w:t>
        </w:r>
      </w:moveTo>
      <w:moveToRangeEnd w:id="1079"/>
    </w:p>
    <w:p w14:paraId="106978B1" w14:textId="68E398FC" w:rsidR="006A0E3A" w:rsidRPr="00944DB5" w:rsidRDefault="004578AB" w:rsidP="00944DB5">
      <w:pPr>
        <w:pStyle w:val="ab"/>
        <w:numPr>
          <w:ilvl w:val="0"/>
          <w:numId w:val="45"/>
        </w:numPr>
        <w:ind w:firstLineChars="0"/>
        <w:rPr>
          <w:rFonts w:ascii="仿宋" w:hAnsi="仿宋" w:cstheme="minorHAnsi"/>
          <w:b/>
          <w:sz w:val="21"/>
          <w:szCs w:val="21"/>
        </w:rPr>
      </w:pPr>
      <w:r w:rsidRPr="00FF3F12">
        <w:rPr>
          <w:rFonts w:ascii="仿宋" w:hAnsi="仿宋" w:cstheme="minorHAnsi" w:hint="eastAsia"/>
          <w:b/>
          <w:sz w:val="21"/>
          <w:szCs w:val="21"/>
        </w:rPr>
        <w:t>预留：</w:t>
      </w:r>
      <w:r>
        <w:rPr>
          <w:rFonts w:ascii="仿宋" w:hAnsi="仿宋" w:hint="eastAsia"/>
          <w:sz w:val="21"/>
          <w:szCs w:val="21"/>
        </w:rPr>
        <w:t>2</w:t>
      </w:r>
      <w:r>
        <w:rPr>
          <w:rFonts w:ascii="仿宋" w:hAnsi="仿宋"/>
          <w:sz w:val="21"/>
          <w:szCs w:val="21"/>
        </w:rPr>
        <w:t>4</w:t>
      </w:r>
      <w:r w:rsidRPr="00FF3F12">
        <w:rPr>
          <w:rFonts w:ascii="仿宋" w:hAnsi="仿宋"/>
          <w:sz w:val="21"/>
          <w:szCs w:val="21"/>
        </w:rPr>
        <w:t>bits</w:t>
      </w:r>
      <w:r w:rsidRPr="00FF3F12">
        <w:rPr>
          <w:rFonts w:ascii="仿宋" w:hAnsi="仿宋" w:hint="eastAsia"/>
          <w:sz w:val="21"/>
          <w:szCs w:val="21"/>
        </w:rPr>
        <w:t>，</w:t>
      </w:r>
      <w:r w:rsidR="002D61B6">
        <w:rPr>
          <w:rFonts w:ascii="仿宋" w:hAnsi="仿宋" w:hint="eastAsia"/>
          <w:sz w:val="21"/>
          <w:szCs w:val="21"/>
        </w:rPr>
        <w:t>可</w:t>
      </w:r>
      <w:r w:rsidRPr="00FF3F12">
        <w:rPr>
          <w:rFonts w:ascii="仿宋" w:hAnsi="仿宋" w:cs="Times New Roman" w:hint="eastAsia"/>
          <w:sz w:val="21"/>
          <w:szCs w:val="21"/>
        </w:rPr>
        <w:t>用于</w:t>
      </w:r>
      <w:proofErr w:type="gramStart"/>
      <w:r w:rsidRPr="00FF3F12">
        <w:rPr>
          <w:rFonts w:ascii="仿宋" w:hAnsi="仿宋" w:cs="Times New Roman" w:hint="eastAsia"/>
          <w:sz w:val="21"/>
          <w:szCs w:val="21"/>
        </w:rPr>
        <w:t>支持</w:t>
      </w:r>
      <w:r w:rsidR="002D61B6">
        <w:rPr>
          <w:rFonts w:ascii="仿宋" w:hAnsi="仿宋" w:cs="Times New Roman" w:hint="eastAsia"/>
          <w:sz w:val="21"/>
          <w:szCs w:val="21"/>
        </w:rPr>
        <w:t>端网协同</w:t>
      </w:r>
      <w:proofErr w:type="gramEnd"/>
      <w:r w:rsidR="002D61B6">
        <w:rPr>
          <w:rFonts w:ascii="仿宋" w:hAnsi="仿宋" w:cs="Times New Roman" w:hint="eastAsia"/>
          <w:sz w:val="21"/>
          <w:szCs w:val="21"/>
        </w:rPr>
        <w:t>拥塞控制、</w:t>
      </w:r>
      <w:proofErr w:type="gramStart"/>
      <w:r w:rsidRPr="00FF3F12">
        <w:rPr>
          <w:rFonts w:ascii="仿宋" w:hAnsi="仿宋" w:cs="Times New Roman" w:hint="eastAsia"/>
          <w:sz w:val="21"/>
          <w:szCs w:val="21"/>
        </w:rPr>
        <w:t>算力服</w:t>
      </w:r>
      <w:proofErr w:type="gramEnd"/>
      <w:r w:rsidRPr="00FF3F12">
        <w:rPr>
          <w:rFonts w:ascii="仿宋" w:hAnsi="仿宋" w:cs="Times New Roman" w:hint="eastAsia"/>
          <w:sz w:val="21"/>
          <w:szCs w:val="21"/>
        </w:rPr>
        <w:t>务等偏好设置，</w:t>
      </w:r>
      <w:r w:rsidRPr="00FF3F12">
        <w:rPr>
          <w:rFonts w:ascii="仿宋" w:hAnsi="仿宋" w:hint="eastAsia"/>
          <w:sz w:val="21"/>
          <w:szCs w:val="21"/>
        </w:rPr>
        <w:t>现阶段置</w:t>
      </w:r>
      <w:r w:rsidRPr="00FF3F12">
        <w:rPr>
          <w:rFonts w:ascii="仿宋" w:hAnsi="仿宋"/>
          <w:sz w:val="21"/>
          <w:szCs w:val="21"/>
        </w:rPr>
        <w:t>0</w:t>
      </w:r>
      <w:r w:rsidRPr="00FF3F12">
        <w:rPr>
          <w:rFonts w:ascii="仿宋" w:hAnsi="仿宋" w:hint="eastAsia"/>
          <w:sz w:val="21"/>
          <w:szCs w:val="21"/>
        </w:rPr>
        <w:t>。</w:t>
      </w:r>
    </w:p>
    <w:p w14:paraId="36D9158A" w14:textId="4B6A689B" w:rsidR="003428D2" w:rsidRPr="00944DB5" w:rsidRDefault="003428D2" w:rsidP="00944DB5">
      <w:pPr>
        <w:rPr>
          <w:rFonts w:ascii="仿宋" w:hAnsi="仿宋" w:cstheme="minorHAnsi"/>
          <w:color w:val="FF0000"/>
          <w:szCs w:val="21"/>
          <w:u w:val="single"/>
        </w:rPr>
      </w:pPr>
    </w:p>
    <w:p w14:paraId="1E147D5A" w14:textId="438F612E" w:rsidR="00B10CFE" w:rsidRPr="00944DB5" w:rsidRDefault="00B10CFE" w:rsidP="00B10CFE">
      <w:pPr>
        <w:pStyle w:val="ab"/>
        <w:numPr>
          <w:ilvl w:val="0"/>
          <w:numId w:val="22"/>
        </w:numPr>
        <w:ind w:firstLineChars="0"/>
        <w:rPr>
          <w:rFonts w:ascii="仿宋" w:hAnsi="仿宋" w:cstheme="minorHAnsi"/>
          <w:sz w:val="21"/>
          <w:szCs w:val="21"/>
        </w:rPr>
      </w:pPr>
      <w:r w:rsidRPr="003B72F7">
        <w:rPr>
          <w:rFonts w:ascii="仿宋" w:hAnsi="仿宋" w:cstheme="minorHAnsi" w:hint="eastAsia"/>
          <w:b/>
          <w:sz w:val="21"/>
          <w:szCs w:val="21"/>
        </w:rPr>
        <w:t>网络增强传输定义字段（</w:t>
      </w:r>
      <w:r w:rsidRPr="003B72F7">
        <w:rPr>
          <w:rFonts w:ascii="仿宋" w:hAnsi="仿宋" w:cstheme="minorHAnsi"/>
          <w:b/>
          <w:sz w:val="21"/>
          <w:szCs w:val="21"/>
        </w:rPr>
        <w:t xml:space="preserve">NeT_defined </w:t>
      </w:r>
      <w:r>
        <w:rPr>
          <w:rFonts w:ascii="仿宋" w:hAnsi="仿宋" w:cstheme="minorHAnsi"/>
          <w:b/>
          <w:sz w:val="21"/>
          <w:szCs w:val="21"/>
        </w:rPr>
        <w:t>F</w:t>
      </w:r>
      <w:r w:rsidRPr="003B72F7">
        <w:rPr>
          <w:rFonts w:ascii="仿宋" w:hAnsi="仿宋" w:cstheme="minorHAnsi"/>
          <w:b/>
          <w:sz w:val="21"/>
          <w:szCs w:val="21"/>
        </w:rPr>
        <w:t>ield</w:t>
      </w:r>
      <w:r>
        <w:rPr>
          <w:rFonts w:ascii="仿宋" w:hAnsi="仿宋" w:cstheme="minorHAnsi" w:hint="eastAsia"/>
          <w:b/>
          <w:sz w:val="21"/>
          <w:szCs w:val="21"/>
        </w:rPr>
        <w:t>s</w:t>
      </w:r>
      <w:r w:rsidRPr="003B72F7">
        <w:rPr>
          <w:rFonts w:ascii="仿宋" w:hAnsi="仿宋" w:cstheme="minorHAnsi" w:hint="eastAsia"/>
          <w:b/>
          <w:sz w:val="21"/>
          <w:szCs w:val="21"/>
        </w:rPr>
        <w:t>）</w:t>
      </w:r>
      <w:r w:rsidRPr="003B72F7">
        <w:rPr>
          <w:rFonts w:ascii="仿宋" w:hAnsi="仿宋" w:cstheme="minorHAnsi"/>
          <w:b/>
          <w:sz w:val="21"/>
          <w:szCs w:val="21"/>
        </w:rPr>
        <w:t>:</w:t>
      </w:r>
      <w:r w:rsidRPr="00715169">
        <w:rPr>
          <w:rFonts w:ascii="仿宋" w:hAnsi="仿宋" w:cstheme="minorHAnsi"/>
          <w:sz w:val="21"/>
          <w:szCs w:val="21"/>
        </w:rPr>
        <w:t xml:space="preserve"> </w:t>
      </w:r>
      <w:r w:rsidRPr="00944DB5">
        <w:rPr>
          <w:rFonts w:ascii="仿宋" w:hAnsi="仿宋" w:cstheme="minorHAnsi" w:hint="eastAsia"/>
          <w:sz w:val="21"/>
          <w:szCs w:val="21"/>
        </w:rPr>
        <w:t>可选字段，</w:t>
      </w:r>
      <w:r w:rsidRPr="003B72F7">
        <w:rPr>
          <w:rFonts w:ascii="仿宋" w:hAnsi="仿宋" w:cstheme="minorHAnsi" w:hint="eastAsia"/>
          <w:sz w:val="21"/>
          <w:szCs w:val="21"/>
        </w:rPr>
        <w:t>变长</w:t>
      </w:r>
      <w:r>
        <w:rPr>
          <w:rFonts w:ascii="仿宋" w:hAnsi="仿宋" w:cstheme="minorHAnsi" w:hint="eastAsia"/>
          <w:sz w:val="21"/>
          <w:szCs w:val="21"/>
        </w:rPr>
        <w:t>，</w:t>
      </w:r>
      <w:r w:rsidRPr="003B72F7">
        <w:rPr>
          <w:rFonts w:ascii="仿宋" w:hAnsi="仿宋" w:cstheme="minorHAnsi" w:hint="eastAsia"/>
          <w:sz w:val="21"/>
          <w:szCs w:val="21"/>
        </w:rPr>
        <w:t>用于携带网络增强传输所需要的相关字段，不同机制生效时，携带字段的长度和含义不同。</w:t>
      </w:r>
      <w:r>
        <w:rPr>
          <w:rFonts w:ascii="仿宋" w:hAnsi="仿宋" w:cstheme="minorHAnsi" w:hint="eastAsia"/>
          <w:sz w:val="21"/>
          <w:szCs w:val="21"/>
        </w:rPr>
        <w:t>当F</w:t>
      </w:r>
      <w:r>
        <w:rPr>
          <w:rFonts w:ascii="仿宋" w:hAnsi="仿宋" w:cstheme="minorHAnsi"/>
          <w:sz w:val="21"/>
          <w:szCs w:val="21"/>
        </w:rPr>
        <w:t>lags</w:t>
      </w:r>
      <w:r>
        <w:rPr>
          <w:rFonts w:ascii="仿宋" w:hAnsi="仿宋" w:cstheme="minorHAnsi" w:hint="eastAsia"/>
          <w:sz w:val="21"/>
          <w:szCs w:val="21"/>
        </w:rPr>
        <w:t>字段的</w:t>
      </w:r>
      <w:del w:id="1125" w:author="Li Yang" w:date="2023-05-10T15:09:00Z">
        <w:r w:rsidDel="00776E1B">
          <w:rPr>
            <w:rFonts w:ascii="仿宋" w:hAnsi="仿宋" w:cstheme="minorHAnsi" w:hint="eastAsia"/>
            <w:sz w:val="21"/>
            <w:szCs w:val="21"/>
          </w:rPr>
          <w:delText>bit</w:delText>
        </w:r>
        <w:r w:rsidDel="00776E1B">
          <w:rPr>
            <w:rFonts w:ascii="仿宋" w:hAnsi="仿宋" w:cstheme="minorHAnsi"/>
            <w:sz w:val="21"/>
            <w:szCs w:val="21"/>
          </w:rPr>
          <w:delText>3</w:delText>
        </w:r>
      </w:del>
      <w:ins w:id="1126" w:author="Li Yang" w:date="2023-05-10T15:09:00Z">
        <w:r w:rsidR="00776E1B">
          <w:rPr>
            <w:rFonts w:ascii="仿宋" w:hAnsi="仿宋" w:cstheme="minorHAnsi" w:hint="eastAsia"/>
            <w:sz w:val="21"/>
            <w:szCs w:val="21"/>
          </w:rPr>
          <w:t>bit</w:t>
        </w:r>
        <w:r w:rsidR="00776E1B">
          <w:rPr>
            <w:rFonts w:ascii="仿宋" w:hAnsi="仿宋" w:cstheme="minorHAnsi"/>
            <w:sz w:val="21"/>
            <w:szCs w:val="21"/>
          </w:rPr>
          <w:t>5</w:t>
        </w:r>
      </w:ins>
      <w:r>
        <w:rPr>
          <w:rFonts w:ascii="仿宋" w:hAnsi="仿宋" w:cstheme="minorHAnsi"/>
          <w:sz w:val="21"/>
          <w:szCs w:val="21"/>
        </w:rPr>
        <w:t>=1</w:t>
      </w:r>
      <w:r>
        <w:rPr>
          <w:rFonts w:ascii="仿宋" w:hAnsi="仿宋" w:cstheme="minorHAnsi" w:hint="eastAsia"/>
          <w:sz w:val="21"/>
          <w:szCs w:val="21"/>
        </w:rPr>
        <w:t>时，存在该字段；</w:t>
      </w:r>
      <w:r w:rsidRPr="003B72F7">
        <w:rPr>
          <w:rFonts w:ascii="仿宋" w:hAnsi="仿宋" w:hint="eastAsia"/>
          <w:sz w:val="21"/>
          <w:szCs w:val="21"/>
        </w:rPr>
        <w:t>每个</w:t>
      </w:r>
      <w:r w:rsidRPr="003B72F7">
        <w:rPr>
          <w:rFonts w:ascii="仿宋" w:hAnsi="仿宋" w:cstheme="minorHAnsi"/>
          <w:b/>
          <w:sz w:val="21"/>
          <w:szCs w:val="21"/>
        </w:rPr>
        <w:t>NeT Flag</w:t>
      </w:r>
      <w:r w:rsidRPr="003B72F7">
        <w:rPr>
          <w:rFonts w:ascii="仿宋" w:hAnsi="仿宋" w:hint="eastAsia"/>
          <w:sz w:val="21"/>
          <w:szCs w:val="21"/>
        </w:rPr>
        <w:t>取值对应一种增强传输机制的组合，组合情况决定</w:t>
      </w:r>
      <w:r w:rsidRPr="003B72F7">
        <w:rPr>
          <w:rFonts w:ascii="仿宋" w:hAnsi="仿宋" w:cstheme="minorHAnsi"/>
          <w:b/>
          <w:sz w:val="21"/>
          <w:szCs w:val="21"/>
        </w:rPr>
        <w:t xml:space="preserve">NeT_defined </w:t>
      </w:r>
      <w:r>
        <w:rPr>
          <w:rFonts w:ascii="仿宋" w:hAnsi="仿宋" w:cstheme="minorHAnsi"/>
          <w:b/>
          <w:sz w:val="21"/>
          <w:szCs w:val="21"/>
        </w:rPr>
        <w:t>F</w:t>
      </w:r>
      <w:r w:rsidRPr="003B72F7">
        <w:rPr>
          <w:rFonts w:ascii="仿宋" w:hAnsi="仿宋" w:cstheme="minorHAnsi"/>
          <w:b/>
          <w:sz w:val="21"/>
          <w:szCs w:val="21"/>
        </w:rPr>
        <w:t>ield</w:t>
      </w:r>
      <w:r>
        <w:rPr>
          <w:rFonts w:ascii="仿宋" w:hAnsi="仿宋" w:cstheme="minorHAnsi" w:hint="eastAsia"/>
          <w:b/>
          <w:sz w:val="21"/>
          <w:szCs w:val="21"/>
        </w:rPr>
        <w:t>s</w:t>
      </w:r>
      <w:r w:rsidRPr="003B72F7">
        <w:rPr>
          <w:rFonts w:ascii="仿宋" w:hAnsi="仿宋" w:hint="eastAsia"/>
          <w:sz w:val="21"/>
          <w:szCs w:val="21"/>
        </w:rPr>
        <w:t>字段的长度和含义。具体取值和分配情况见</w:t>
      </w:r>
      <w:r w:rsidRPr="003B72F7">
        <w:rPr>
          <w:rFonts w:ascii="仿宋" w:hAnsi="仿宋" w:hint="eastAsia"/>
          <w:b/>
          <w:color w:val="FF0000"/>
          <w:sz w:val="21"/>
          <w:szCs w:val="21"/>
        </w:rPr>
        <w:t>附录</w:t>
      </w:r>
      <w:r w:rsidRPr="003B72F7">
        <w:rPr>
          <w:rFonts w:ascii="仿宋" w:hAnsi="仿宋"/>
          <w:b/>
          <w:color w:val="FF0000"/>
          <w:sz w:val="21"/>
          <w:szCs w:val="21"/>
        </w:rPr>
        <w:t>9.3</w:t>
      </w:r>
      <w:r w:rsidRPr="003B72F7">
        <w:rPr>
          <w:rFonts w:ascii="仿宋" w:hAnsi="仿宋" w:hint="eastAsia"/>
          <w:sz w:val="21"/>
          <w:szCs w:val="21"/>
        </w:rPr>
        <w:t>所示。</w:t>
      </w:r>
    </w:p>
    <w:p w14:paraId="307F48B1" w14:textId="77777777" w:rsidR="00B10CFE" w:rsidRPr="00B10CFE" w:rsidRDefault="00B10CFE" w:rsidP="00B10CFE">
      <w:pPr>
        <w:pStyle w:val="ab"/>
        <w:ind w:left="420" w:firstLineChars="0" w:firstLine="0"/>
        <w:rPr>
          <w:rFonts w:ascii="仿宋" w:hAnsi="仿宋" w:cstheme="minorHAnsi"/>
          <w:sz w:val="21"/>
          <w:szCs w:val="21"/>
        </w:rPr>
      </w:pPr>
    </w:p>
    <w:p w14:paraId="457ED259" w14:textId="4AF5F013" w:rsidR="00375192" w:rsidRPr="00375192" w:rsidDel="002D5114" w:rsidRDefault="00375192" w:rsidP="003428D2">
      <w:pPr>
        <w:pStyle w:val="ab"/>
        <w:numPr>
          <w:ilvl w:val="0"/>
          <w:numId w:val="22"/>
        </w:numPr>
        <w:ind w:firstLineChars="0"/>
        <w:rPr>
          <w:del w:id="1127" w:author="Li Yang" w:date="2023-05-08T18:08:00Z"/>
          <w:rFonts w:ascii="仿宋" w:hAnsi="仿宋" w:cstheme="minorHAnsi"/>
          <w:sz w:val="21"/>
          <w:szCs w:val="21"/>
        </w:rPr>
      </w:pPr>
      <w:del w:id="1128" w:author="Li Yang" w:date="2023-05-08T18:08:00Z">
        <w:r w:rsidRPr="00944DB5" w:rsidDel="002D5114">
          <w:rPr>
            <w:rFonts w:ascii="仿宋" w:hAnsi="仿宋" w:cstheme="minorHAnsi"/>
            <w:b/>
            <w:sz w:val="21"/>
            <w:szCs w:val="21"/>
          </w:rPr>
          <w:delText>Packet Number</w:delText>
        </w:r>
        <w:r w:rsidRPr="00944DB5" w:rsidDel="002D5114">
          <w:rPr>
            <w:rFonts w:ascii="仿宋" w:hAnsi="仿宋" w:cstheme="minorHAnsi" w:hint="eastAsia"/>
            <w:b/>
            <w:sz w:val="21"/>
            <w:szCs w:val="21"/>
          </w:rPr>
          <w:delText>（</w:delText>
        </w:r>
        <w:r w:rsidRPr="00944DB5" w:rsidDel="002D5114">
          <w:rPr>
            <w:rFonts w:ascii="仿宋" w:hAnsi="仿宋" w:cstheme="minorHAnsi"/>
            <w:b/>
            <w:sz w:val="21"/>
            <w:szCs w:val="21"/>
          </w:rPr>
          <w:delText>PN</w:delText>
        </w:r>
        <w:r w:rsidRPr="00944DB5" w:rsidDel="002D5114">
          <w:rPr>
            <w:rFonts w:ascii="仿宋" w:hAnsi="仿宋" w:cstheme="minorHAnsi" w:hint="eastAsia"/>
            <w:b/>
            <w:sz w:val="21"/>
            <w:szCs w:val="21"/>
          </w:rPr>
          <w:delText>）：</w:delText>
        </w:r>
        <w:r w:rsidRPr="00944DB5" w:rsidDel="002D5114">
          <w:rPr>
            <w:rFonts w:ascii="仿宋" w:hAnsi="仿宋" w:cstheme="minorHAnsi" w:hint="eastAsia"/>
            <w:sz w:val="21"/>
            <w:szCs w:val="21"/>
          </w:rPr>
          <w:delText>数据包序号，</w:delText>
        </w:r>
        <w:r w:rsidDel="002D5114">
          <w:rPr>
            <w:rFonts w:ascii="仿宋" w:hAnsi="仿宋" w:cstheme="minorHAnsi" w:hint="eastAsia"/>
            <w:sz w:val="21"/>
            <w:szCs w:val="21"/>
          </w:rPr>
          <w:delText>变长，由Flag</w:delText>
        </w:r>
        <w:r w:rsidDel="002D5114">
          <w:rPr>
            <w:rFonts w:ascii="仿宋" w:hAnsi="仿宋" w:cstheme="minorHAnsi"/>
            <w:sz w:val="21"/>
            <w:szCs w:val="21"/>
          </w:rPr>
          <w:delText>s</w:delText>
        </w:r>
        <w:r w:rsidDel="002D5114">
          <w:rPr>
            <w:rFonts w:ascii="仿宋" w:hAnsi="仿宋" w:cstheme="minorHAnsi" w:hint="eastAsia"/>
            <w:sz w:val="21"/>
            <w:szCs w:val="21"/>
          </w:rPr>
          <w:delText>字段的（bi</w:delText>
        </w:r>
        <w:r w:rsidDel="002D5114">
          <w:rPr>
            <w:rFonts w:ascii="仿宋" w:hAnsi="仿宋" w:cstheme="minorHAnsi"/>
            <w:sz w:val="21"/>
            <w:szCs w:val="21"/>
          </w:rPr>
          <w:delText>t7,bit6</w:delText>
        </w:r>
        <w:r w:rsidDel="002D5114">
          <w:rPr>
            <w:rFonts w:ascii="仿宋" w:hAnsi="仿宋" w:cstheme="minorHAnsi" w:hint="eastAsia"/>
            <w:sz w:val="21"/>
            <w:szCs w:val="21"/>
          </w:rPr>
          <w:delText>）两位决定其长度，最大长度为6</w:delText>
        </w:r>
        <w:r w:rsidDel="002D5114">
          <w:rPr>
            <w:rFonts w:ascii="仿宋" w:hAnsi="仿宋" w:cstheme="minorHAnsi"/>
            <w:sz w:val="21"/>
            <w:szCs w:val="21"/>
          </w:rPr>
          <w:delText>bytes</w:delText>
        </w:r>
        <w:r w:rsidDel="002D5114">
          <w:rPr>
            <w:rFonts w:ascii="仿宋" w:hAnsi="仿宋" w:cstheme="minorHAnsi" w:hint="eastAsia"/>
            <w:sz w:val="21"/>
            <w:szCs w:val="21"/>
          </w:rPr>
          <w:delText>；</w:delText>
        </w:r>
        <w:r w:rsidRPr="00944DB5" w:rsidDel="002D5114">
          <w:rPr>
            <w:rFonts w:ascii="仿宋" w:hAnsi="仿宋" w:cstheme="minorHAnsi" w:hint="eastAsia"/>
            <w:sz w:val="21"/>
            <w:szCs w:val="21"/>
          </w:rPr>
          <w:delText>单调递增，</w:delText>
        </w:r>
        <w:r w:rsidDel="002D5114">
          <w:rPr>
            <w:rFonts w:ascii="仿宋" w:hAnsi="仿宋" w:cstheme="minorHAnsi" w:hint="eastAsia"/>
            <w:sz w:val="21"/>
            <w:szCs w:val="21"/>
          </w:rPr>
          <w:delText>循环使用，</w:delText>
        </w:r>
        <w:r w:rsidRPr="00944DB5" w:rsidDel="002D5114">
          <w:rPr>
            <w:rFonts w:ascii="仿宋" w:hAnsi="仿宋" w:cstheme="minorHAnsi" w:hint="eastAsia"/>
            <w:sz w:val="21"/>
            <w:szCs w:val="21"/>
          </w:rPr>
          <w:delText>发送端发送的第一个包的序号是</w:delText>
        </w:r>
        <w:r w:rsidRPr="00944DB5" w:rsidDel="002D5114">
          <w:rPr>
            <w:rFonts w:ascii="仿宋" w:hAnsi="仿宋" w:cstheme="minorHAnsi"/>
            <w:sz w:val="21"/>
            <w:szCs w:val="21"/>
          </w:rPr>
          <w:delText>1</w:delText>
        </w:r>
        <w:r w:rsidRPr="00944DB5" w:rsidDel="002D5114">
          <w:rPr>
            <w:rFonts w:ascii="仿宋" w:hAnsi="仿宋" w:cstheme="minorHAnsi" w:hint="eastAsia"/>
            <w:sz w:val="21"/>
            <w:szCs w:val="21"/>
          </w:rPr>
          <w:delText>，随后的数据包序号的都大于前一个包的序号。</w:delText>
        </w:r>
      </w:del>
    </w:p>
    <w:p w14:paraId="4C6C7D5A" w14:textId="31813945" w:rsidR="003428D2" w:rsidRPr="00944DB5" w:rsidRDefault="003428D2" w:rsidP="003428D2">
      <w:pPr>
        <w:pStyle w:val="ab"/>
        <w:numPr>
          <w:ilvl w:val="0"/>
          <w:numId w:val="22"/>
        </w:numPr>
        <w:ind w:firstLineChars="0"/>
        <w:rPr>
          <w:rFonts w:ascii="仿宋" w:hAnsi="仿宋" w:cstheme="minorHAnsi"/>
          <w:sz w:val="21"/>
          <w:szCs w:val="21"/>
        </w:rPr>
      </w:pPr>
      <w:r w:rsidRPr="00944DB5">
        <w:rPr>
          <w:rFonts w:ascii="仿宋" w:hAnsi="仿宋" w:cstheme="minorHAnsi"/>
          <w:b/>
          <w:sz w:val="21"/>
          <w:szCs w:val="21"/>
        </w:rPr>
        <w:t>Offset</w:t>
      </w:r>
      <w:r w:rsidRPr="00944DB5">
        <w:rPr>
          <w:rFonts w:ascii="仿宋" w:hAnsi="仿宋" w:cstheme="minorHAnsi" w:hint="eastAsia"/>
          <w:sz w:val="21"/>
          <w:szCs w:val="21"/>
        </w:rPr>
        <w:t>：变长整数编码（见附录</w:t>
      </w:r>
      <w:r w:rsidRPr="00FF3F12">
        <w:rPr>
          <w:rFonts w:ascii="仿宋" w:hAnsi="仿宋" w:cstheme="minorHAnsi"/>
          <w:sz w:val="21"/>
          <w:szCs w:val="21"/>
        </w:rPr>
        <w:t>9</w:t>
      </w:r>
      <w:r w:rsidRPr="00944DB5">
        <w:rPr>
          <w:rFonts w:ascii="仿宋" w:hAnsi="仿宋" w:cstheme="minorHAnsi"/>
          <w:sz w:val="21"/>
          <w:szCs w:val="21"/>
        </w:rPr>
        <w:t>.</w:t>
      </w:r>
      <w:r w:rsidRPr="00FF3F12">
        <w:rPr>
          <w:rFonts w:ascii="仿宋" w:hAnsi="仿宋" w:cstheme="minorHAnsi"/>
          <w:sz w:val="21"/>
          <w:szCs w:val="21"/>
        </w:rPr>
        <w:t>1</w:t>
      </w:r>
      <w:r w:rsidRPr="00944DB5">
        <w:rPr>
          <w:rFonts w:ascii="仿宋" w:hAnsi="仿宋" w:cstheme="minorHAnsi" w:hint="eastAsia"/>
          <w:sz w:val="21"/>
          <w:szCs w:val="21"/>
        </w:rPr>
        <w:t>），指明</w:t>
      </w:r>
      <w:r w:rsidRPr="00FF3F12">
        <w:rPr>
          <w:rFonts w:ascii="仿宋" w:hAnsi="仿宋" w:cstheme="minorHAnsi" w:hint="eastAsia"/>
          <w:sz w:val="21"/>
          <w:szCs w:val="21"/>
        </w:rPr>
        <w:t>字节流</w:t>
      </w:r>
      <w:r w:rsidRPr="00944DB5">
        <w:rPr>
          <w:rFonts w:ascii="仿宋" w:hAnsi="仿宋" w:cstheme="minorHAnsi" w:hint="eastAsia"/>
          <w:sz w:val="21"/>
          <w:szCs w:val="21"/>
        </w:rPr>
        <w:t>中，</w:t>
      </w:r>
      <w:r w:rsidRPr="00FF3F12">
        <w:rPr>
          <w:rFonts w:ascii="仿宋" w:hAnsi="仿宋" w:cstheme="minorHAnsi" w:hint="eastAsia"/>
          <w:sz w:val="21"/>
          <w:szCs w:val="21"/>
        </w:rPr>
        <w:t>数据段</w:t>
      </w:r>
      <w:r w:rsidRPr="00944DB5">
        <w:rPr>
          <w:rFonts w:ascii="仿宋" w:hAnsi="仿宋" w:cstheme="minorHAnsi" w:hint="eastAsia"/>
          <w:sz w:val="21"/>
          <w:szCs w:val="21"/>
        </w:rPr>
        <w:t>的字节偏移量。</w:t>
      </w:r>
    </w:p>
    <w:p w14:paraId="3A3E0D50" w14:textId="330310C5" w:rsidR="003428D2" w:rsidDel="001A658B" w:rsidRDefault="003428D2" w:rsidP="00574E95">
      <w:pPr>
        <w:pStyle w:val="ab"/>
        <w:numPr>
          <w:ilvl w:val="0"/>
          <w:numId w:val="22"/>
        </w:numPr>
        <w:ind w:firstLineChars="0"/>
        <w:rPr>
          <w:del w:id="1129" w:author="Li Yang" w:date="2023-05-10T15:19:00Z"/>
          <w:rFonts w:ascii="仿宋" w:hAnsi="仿宋" w:cstheme="minorHAnsi"/>
          <w:sz w:val="21"/>
          <w:szCs w:val="21"/>
        </w:rPr>
      </w:pPr>
      <w:r w:rsidRPr="00944DB5">
        <w:rPr>
          <w:rFonts w:ascii="仿宋" w:hAnsi="仿宋" w:cstheme="minorHAnsi"/>
          <w:b/>
          <w:sz w:val="21"/>
          <w:szCs w:val="21"/>
        </w:rPr>
        <w:t>Length</w:t>
      </w:r>
      <w:r w:rsidRPr="00944DB5">
        <w:rPr>
          <w:rFonts w:ascii="仿宋" w:hAnsi="仿宋" w:cstheme="minorHAnsi" w:hint="eastAsia"/>
          <w:sz w:val="21"/>
          <w:szCs w:val="21"/>
        </w:rPr>
        <w:t>：变长整数编码（见附录</w:t>
      </w:r>
      <w:r w:rsidRPr="00FF3F12">
        <w:rPr>
          <w:rFonts w:ascii="仿宋" w:hAnsi="仿宋" w:cstheme="minorHAnsi"/>
          <w:sz w:val="21"/>
          <w:szCs w:val="21"/>
        </w:rPr>
        <w:t>9</w:t>
      </w:r>
      <w:r w:rsidRPr="00944DB5">
        <w:rPr>
          <w:rFonts w:ascii="仿宋" w:hAnsi="仿宋" w:cstheme="minorHAnsi"/>
          <w:sz w:val="21"/>
          <w:szCs w:val="21"/>
        </w:rPr>
        <w:t>.</w:t>
      </w:r>
      <w:r w:rsidRPr="00FF3F12">
        <w:rPr>
          <w:rFonts w:ascii="仿宋" w:hAnsi="仿宋" w:cstheme="minorHAnsi"/>
          <w:sz w:val="21"/>
          <w:szCs w:val="21"/>
        </w:rPr>
        <w:t>1</w:t>
      </w:r>
      <w:r w:rsidRPr="00944DB5">
        <w:rPr>
          <w:rFonts w:ascii="仿宋" w:hAnsi="仿宋" w:cstheme="minorHAnsi" w:hint="eastAsia"/>
          <w:sz w:val="21"/>
          <w:szCs w:val="21"/>
        </w:rPr>
        <w:t>），指明</w:t>
      </w:r>
      <w:r w:rsidRPr="00FF3F12">
        <w:rPr>
          <w:rFonts w:ascii="仿宋" w:hAnsi="仿宋" w:cstheme="minorHAnsi" w:hint="eastAsia"/>
          <w:sz w:val="21"/>
          <w:szCs w:val="21"/>
        </w:rPr>
        <w:t>字节流</w:t>
      </w:r>
      <w:r w:rsidRPr="00944DB5">
        <w:rPr>
          <w:rFonts w:ascii="仿宋" w:hAnsi="仿宋" w:cstheme="minorHAnsi" w:hint="eastAsia"/>
          <w:sz w:val="21"/>
          <w:szCs w:val="21"/>
        </w:rPr>
        <w:t>中，</w:t>
      </w:r>
      <w:r w:rsidRPr="00FF3F12">
        <w:rPr>
          <w:rFonts w:ascii="仿宋" w:hAnsi="仿宋" w:cstheme="minorHAnsi" w:hint="eastAsia"/>
          <w:sz w:val="21"/>
          <w:szCs w:val="21"/>
        </w:rPr>
        <w:t>数据段的</w:t>
      </w:r>
      <w:r w:rsidRPr="00944DB5">
        <w:rPr>
          <w:rFonts w:ascii="仿宋" w:hAnsi="仿宋" w:cstheme="minorHAnsi" w:hint="eastAsia"/>
          <w:sz w:val="21"/>
          <w:szCs w:val="21"/>
        </w:rPr>
        <w:t>长度。</w:t>
      </w:r>
    </w:p>
    <w:p w14:paraId="17A732C8" w14:textId="77777777" w:rsidR="001A658B" w:rsidRPr="006B3622" w:rsidRDefault="001A658B" w:rsidP="006B3622">
      <w:pPr>
        <w:pStyle w:val="ab"/>
        <w:numPr>
          <w:ilvl w:val="0"/>
          <w:numId w:val="22"/>
        </w:numPr>
        <w:ind w:firstLineChars="0"/>
        <w:rPr>
          <w:ins w:id="1130" w:author="Li Yang" w:date="2023-05-10T15:20:00Z"/>
          <w:rFonts w:ascii="仿宋" w:hAnsi="仿宋" w:cstheme="minorHAnsi"/>
          <w:sz w:val="21"/>
          <w:szCs w:val="21"/>
        </w:rPr>
      </w:pPr>
    </w:p>
    <w:p w14:paraId="77A11688" w14:textId="77777777" w:rsidR="00B10CFE" w:rsidRPr="001A658B" w:rsidRDefault="00B10CFE">
      <w:pPr>
        <w:rPr>
          <w:rFonts w:ascii="仿宋" w:hAnsi="仿宋" w:cstheme="minorHAnsi"/>
          <w:szCs w:val="21"/>
          <w:rPrChange w:id="1131" w:author="Li Yang" w:date="2023-05-10T15:20:00Z">
            <w:rPr/>
          </w:rPrChange>
        </w:rPr>
        <w:pPrChange w:id="1132" w:author="Li Yang" w:date="2023-05-10T15:20:00Z">
          <w:pPr>
            <w:pStyle w:val="ab"/>
            <w:ind w:left="420" w:firstLineChars="0" w:firstLine="0"/>
          </w:pPr>
        </w:pPrChange>
      </w:pPr>
    </w:p>
    <w:p w14:paraId="799179B8" w14:textId="32C98286" w:rsidR="003428D2" w:rsidRDefault="003428D2" w:rsidP="003428D2">
      <w:pPr>
        <w:pStyle w:val="ab"/>
        <w:numPr>
          <w:ilvl w:val="0"/>
          <w:numId w:val="22"/>
        </w:numPr>
        <w:ind w:firstLineChars="0"/>
        <w:rPr>
          <w:rFonts w:ascii="仿宋" w:hAnsi="仿宋" w:cstheme="minorHAnsi"/>
          <w:sz w:val="21"/>
          <w:szCs w:val="21"/>
        </w:rPr>
      </w:pPr>
      <w:r w:rsidRPr="00FF3F12">
        <w:rPr>
          <w:rFonts w:ascii="仿宋" w:hAnsi="仿宋" w:cstheme="minorHAnsi"/>
          <w:b/>
          <w:sz w:val="21"/>
          <w:szCs w:val="21"/>
        </w:rPr>
        <w:t>Payload</w:t>
      </w:r>
      <w:r w:rsidRPr="00944DB5">
        <w:rPr>
          <w:rFonts w:ascii="仿宋" w:hAnsi="仿宋" w:cstheme="minorHAnsi" w:hint="eastAsia"/>
          <w:sz w:val="21"/>
          <w:szCs w:val="21"/>
        </w:rPr>
        <w:t>：</w:t>
      </w:r>
      <w:r w:rsidR="00527FFC" w:rsidRPr="00FF3F12">
        <w:rPr>
          <w:rFonts w:ascii="仿宋" w:hAnsi="仿宋" w:cstheme="minorHAnsi" w:hint="eastAsia"/>
          <w:sz w:val="21"/>
          <w:szCs w:val="21"/>
        </w:rPr>
        <w:t>载荷，</w:t>
      </w:r>
      <w:r w:rsidR="00980511">
        <w:rPr>
          <w:rFonts w:ascii="仿宋" w:hAnsi="仿宋" w:cstheme="minorHAnsi" w:hint="eastAsia"/>
          <w:sz w:val="21"/>
          <w:szCs w:val="21"/>
        </w:rPr>
        <w:t>用于承载字节</w:t>
      </w:r>
      <w:r w:rsidRPr="00944DB5">
        <w:rPr>
          <w:rFonts w:ascii="仿宋" w:hAnsi="仿宋" w:cstheme="minorHAnsi" w:hint="eastAsia"/>
          <w:sz w:val="21"/>
          <w:szCs w:val="21"/>
        </w:rPr>
        <w:t>流中要传送的字节</w:t>
      </w:r>
      <w:r w:rsidR="00980511">
        <w:rPr>
          <w:rFonts w:ascii="仿宋" w:hAnsi="仿宋" w:cstheme="minorHAnsi" w:hint="eastAsia"/>
          <w:sz w:val="21"/>
          <w:szCs w:val="21"/>
        </w:rPr>
        <w:t>，需要根据M</w:t>
      </w:r>
      <w:r w:rsidR="00980511">
        <w:rPr>
          <w:rFonts w:ascii="仿宋" w:hAnsi="仿宋" w:cstheme="minorHAnsi"/>
          <w:sz w:val="21"/>
          <w:szCs w:val="21"/>
        </w:rPr>
        <w:t>TU</w:t>
      </w:r>
      <w:r w:rsidR="00980511">
        <w:rPr>
          <w:rFonts w:ascii="仿宋" w:hAnsi="仿宋" w:cstheme="minorHAnsi" w:hint="eastAsia"/>
          <w:sz w:val="21"/>
          <w:szCs w:val="21"/>
        </w:rPr>
        <w:t>的取值确定Payload</w:t>
      </w:r>
      <w:r w:rsidR="00980511">
        <w:rPr>
          <w:rFonts w:ascii="仿宋" w:hAnsi="仿宋" w:cstheme="minorHAnsi" w:hint="eastAsia"/>
          <w:sz w:val="21"/>
          <w:szCs w:val="21"/>
        </w:rPr>
        <w:lastRenderedPageBreak/>
        <w:t>中允许承载字节的长度范围</w:t>
      </w:r>
      <w:r w:rsidR="00980511" w:rsidRPr="00944DB5">
        <w:rPr>
          <w:rFonts w:ascii="仿宋" w:hAnsi="仿宋" w:cstheme="minorHAnsi" w:hint="eastAsia"/>
          <w:sz w:val="21"/>
          <w:szCs w:val="21"/>
        </w:rPr>
        <w:t>。</w:t>
      </w:r>
    </w:p>
    <w:p w14:paraId="5D80F22E" w14:textId="74BCEF4D" w:rsidR="00980511" w:rsidRPr="00944DB5" w:rsidRDefault="00980511" w:rsidP="00980511">
      <w:pPr>
        <w:pStyle w:val="ab"/>
        <w:ind w:left="420" w:firstLineChars="0" w:firstLine="0"/>
        <w:rPr>
          <w:rFonts w:ascii="仿宋" w:hAnsi="仿宋" w:cstheme="minorHAnsi"/>
          <w:sz w:val="21"/>
          <w:szCs w:val="21"/>
        </w:rPr>
      </w:pPr>
      <w:r w:rsidRPr="007E09A9">
        <w:rPr>
          <w:rFonts w:ascii="仿宋" w:hAnsi="仿宋" w:hint="eastAsia"/>
          <w:color w:val="FF0000"/>
          <w:sz w:val="21"/>
          <w:szCs w:val="21"/>
          <w:u w:val="single"/>
        </w:rPr>
        <w:t>备注：</w:t>
      </w:r>
      <w:r w:rsidRPr="00DD5E3A">
        <w:rPr>
          <w:rFonts w:ascii="仿宋" w:hAnsi="仿宋" w:hint="eastAsia"/>
          <w:color w:val="FF0000"/>
          <w:sz w:val="21"/>
          <w:szCs w:val="21"/>
          <w:u w:val="single"/>
        </w:rPr>
        <w:t>假定MTU=1500B，</w:t>
      </w:r>
      <w:r w:rsidRPr="007E09A9">
        <w:rPr>
          <w:rFonts w:ascii="仿宋" w:hAnsi="仿宋" w:hint="eastAsia"/>
          <w:color w:val="FF0000"/>
          <w:sz w:val="21"/>
          <w:szCs w:val="21"/>
          <w:u w:val="single"/>
        </w:rPr>
        <w:t>要求</w:t>
      </w:r>
      <w:r>
        <w:rPr>
          <w:rFonts w:ascii="仿宋" w:hAnsi="仿宋"/>
          <w:color w:val="FF0000"/>
          <w:sz w:val="21"/>
          <w:szCs w:val="21"/>
          <w:u w:val="single"/>
        </w:rPr>
        <w:t>payload</w:t>
      </w:r>
      <w:r>
        <w:rPr>
          <w:rFonts w:ascii="仿宋" w:hAnsi="仿宋" w:hint="eastAsia"/>
          <w:color w:val="FF0000"/>
          <w:sz w:val="21"/>
          <w:szCs w:val="21"/>
          <w:u w:val="single"/>
        </w:rPr>
        <w:t>长度</w:t>
      </w:r>
      <w:r w:rsidRPr="007E09A9">
        <w:rPr>
          <w:rFonts w:ascii="仿宋" w:hAnsi="仿宋" w:hint="eastAsia"/>
          <w:color w:val="FF0000"/>
          <w:sz w:val="21"/>
          <w:szCs w:val="21"/>
          <w:u w:val="single"/>
        </w:rPr>
        <w:t>小于</w:t>
      </w:r>
      <w:r>
        <w:rPr>
          <w:rFonts w:ascii="仿宋" w:hAnsi="仿宋" w:hint="eastAsia"/>
          <w:color w:val="FF0000"/>
          <w:sz w:val="21"/>
          <w:szCs w:val="21"/>
          <w:u w:val="single"/>
        </w:rPr>
        <w:t>：1</w:t>
      </w:r>
      <w:r>
        <w:rPr>
          <w:rFonts w:ascii="仿宋" w:hAnsi="仿宋"/>
          <w:color w:val="FF0000"/>
          <w:sz w:val="21"/>
          <w:szCs w:val="21"/>
          <w:u w:val="single"/>
        </w:rPr>
        <w:t>500B</w:t>
      </w:r>
      <w:r w:rsidRPr="007E09A9">
        <w:rPr>
          <w:rFonts w:ascii="仿宋" w:hAnsi="仿宋"/>
          <w:color w:val="FF0000"/>
          <w:sz w:val="21"/>
          <w:szCs w:val="21"/>
          <w:u w:val="single"/>
        </w:rPr>
        <w:t>-</w:t>
      </w:r>
      <w:r w:rsidRPr="007E09A9">
        <w:rPr>
          <w:rFonts w:ascii="仿宋" w:hAnsi="仿宋" w:hint="eastAsia"/>
          <w:color w:val="FF0000"/>
          <w:sz w:val="21"/>
          <w:szCs w:val="21"/>
          <w:u w:val="single"/>
        </w:rPr>
        <w:t>2</w:t>
      </w:r>
      <w:r w:rsidRPr="007E09A9">
        <w:rPr>
          <w:rFonts w:ascii="仿宋" w:hAnsi="仿宋"/>
          <w:color w:val="FF0000"/>
          <w:sz w:val="21"/>
          <w:szCs w:val="21"/>
          <w:u w:val="single"/>
        </w:rPr>
        <w:t>6B</w:t>
      </w:r>
      <w:r>
        <w:rPr>
          <w:rFonts w:ascii="仿宋" w:hAnsi="仿宋" w:hint="eastAsia"/>
          <w:color w:val="FF0000"/>
          <w:sz w:val="21"/>
          <w:szCs w:val="21"/>
          <w:u w:val="single"/>
        </w:rPr>
        <w:t>(</w:t>
      </w:r>
      <w:r w:rsidRPr="007E09A9">
        <w:rPr>
          <w:rFonts w:ascii="仿宋" w:hAnsi="仿宋" w:hint="eastAsia"/>
          <w:color w:val="FF0000"/>
          <w:sz w:val="21"/>
          <w:szCs w:val="21"/>
          <w:u w:val="single"/>
        </w:rPr>
        <w:t>M</w:t>
      </w:r>
      <w:r w:rsidRPr="007E09A9">
        <w:rPr>
          <w:rFonts w:ascii="仿宋" w:hAnsi="仿宋"/>
          <w:color w:val="FF0000"/>
          <w:sz w:val="21"/>
          <w:szCs w:val="21"/>
          <w:u w:val="single"/>
        </w:rPr>
        <w:t>AC</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sidRPr="007E09A9">
        <w:rPr>
          <w:rFonts w:ascii="仿宋" w:hAnsi="仿宋" w:hint="eastAsia"/>
          <w:color w:val="FF0000"/>
          <w:sz w:val="21"/>
          <w:szCs w:val="21"/>
          <w:u w:val="single"/>
        </w:rPr>
        <w:t>4</w:t>
      </w:r>
      <w:r w:rsidRPr="007E09A9">
        <w:rPr>
          <w:rFonts w:ascii="仿宋" w:hAnsi="仿宋"/>
          <w:color w:val="FF0000"/>
          <w:sz w:val="21"/>
          <w:szCs w:val="21"/>
          <w:u w:val="single"/>
        </w:rPr>
        <w:t>0B</w:t>
      </w:r>
      <w:r>
        <w:rPr>
          <w:rFonts w:ascii="仿宋" w:hAnsi="仿宋" w:hint="eastAsia"/>
          <w:color w:val="FF0000"/>
          <w:sz w:val="21"/>
          <w:szCs w:val="21"/>
          <w:u w:val="single"/>
        </w:rPr>
        <w:t>(</w:t>
      </w:r>
      <w:r w:rsidRPr="007E09A9">
        <w:rPr>
          <w:rFonts w:ascii="仿宋" w:hAnsi="仿宋" w:hint="eastAsia"/>
          <w:color w:val="FF0000"/>
          <w:sz w:val="21"/>
          <w:szCs w:val="21"/>
          <w:u w:val="single"/>
        </w:rPr>
        <w:t>I</w:t>
      </w:r>
      <w:r w:rsidRPr="007E09A9">
        <w:rPr>
          <w:rFonts w:ascii="仿宋" w:hAnsi="仿宋"/>
          <w:color w:val="FF0000"/>
          <w:sz w:val="21"/>
          <w:szCs w:val="21"/>
          <w:u w:val="single"/>
        </w:rPr>
        <w:t>P</w:t>
      </w:r>
      <w:r w:rsidRPr="007E09A9">
        <w:rPr>
          <w:rFonts w:ascii="仿宋" w:hAnsi="仿宋" w:hint="eastAsia"/>
          <w:color w:val="FF0000"/>
          <w:sz w:val="21"/>
          <w:szCs w:val="21"/>
          <w:u w:val="single"/>
        </w:rPr>
        <w:t>v</w:t>
      </w:r>
      <w:r w:rsidRPr="007E09A9">
        <w:rPr>
          <w:rFonts w:ascii="仿宋" w:hAnsi="仿宋"/>
          <w:color w:val="FF0000"/>
          <w:sz w:val="21"/>
          <w:szCs w:val="21"/>
          <w:u w:val="single"/>
        </w:rPr>
        <w:t>6</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sidRPr="007E09A9">
        <w:rPr>
          <w:rFonts w:ascii="仿宋" w:hAnsi="仿宋"/>
          <w:color w:val="FF0000"/>
          <w:sz w:val="21"/>
          <w:szCs w:val="21"/>
          <w:u w:val="single"/>
        </w:rPr>
        <w:t>132B</w:t>
      </w:r>
      <w:r>
        <w:rPr>
          <w:rFonts w:ascii="仿宋" w:hAnsi="仿宋" w:hint="eastAsia"/>
          <w:color w:val="FF0000"/>
          <w:sz w:val="21"/>
          <w:szCs w:val="21"/>
          <w:u w:val="single"/>
        </w:rPr>
        <w:t>(</w:t>
      </w:r>
      <w:r w:rsidRPr="007E09A9">
        <w:rPr>
          <w:rFonts w:ascii="仿宋" w:hAnsi="仿宋" w:hint="eastAsia"/>
          <w:color w:val="FF0000"/>
          <w:sz w:val="21"/>
          <w:szCs w:val="21"/>
          <w:u w:val="single"/>
        </w:rPr>
        <w:t>I</w:t>
      </w:r>
      <w:r w:rsidRPr="007E09A9">
        <w:rPr>
          <w:rFonts w:ascii="仿宋" w:hAnsi="仿宋"/>
          <w:color w:val="FF0000"/>
          <w:sz w:val="21"/>
          <w:szCs w:val="21"/>
          <w:u w:val="single"/>
        </w:rPr>
        <w:t>DP</w:t>
      </w:r>
      <w:r w:rsidRPr="007E09A9">
        <w:rPr>
          <w:rFonts w:ascii="仿宋" w:hAnsi="仿宋" w:hint="eastAsia"/>
          <w:color w:val="FF0000"/>
          <w:sz w:val="21"/>
          <w:szCs w:val="21"/>
          <w:u w:val="single"/>
        </w:rPr>
        <w:t>头</w:t>
      </w:r>
      <w:r>
        <w:rPr>
          <w:rFonts w:ascii="仿宋" w:hAnsi="仿宋" w:hint="eastAsia"/>
          <w:color w:val="FF0000"/>
          <w:sz w:val="21"/>
          <w:szCs w:val="21"/>
          <w:u w:val="single"/>
        </w:rPr>
        <w:t>)-</w:t>
      </w:r>
      <w:del w:id="1133" w:author="Li Yang" w:date="2023-05-15T13:32:00Z">
        <w:r w:rsidDel="00A9689B">
          <w:rPr>
            <w:rFonts w:ascii="仿宋" w:hAnsi="仿宋"/>
            <w:color w:val="FF0000"/>
            <w:sz w:val="21"/>
            <w:szCs w:val="21"/>
            <w:u w:val="single"/>
          </w:rPr>
          <w:delText>6</w:delText>
        </w:r>
        <w:r w:rsidRPr="007E09A9" w:rsidDel="00A9689B">
          <w:rPr>
            <w:rFonts w:ascii="仿宋" w:hAnsi="仿宋"/>
            <w:color w:val="FF0000"/>
            <w:sz w:val="21"/>
            <w:szCs w:val="21"/>
            <w:u w:val="single"/>
          </w:rPr>
          <w:delText>B</w:delText>
        </w:r>
      </w:del>
      <w:ins w:id="1134" w:author="Li Yang" w:date="2023-05-15T13:32:00Z">
        <w:r w:rsidR="00A9689B">
          <w:rPr>
            <w:rFonts w:ascii="仿宋" w:hAnsi="仿宋"/>
            <w:color w:val="FF0000"/>
            <w:sz w:val="21"/>
            <w:szCs w:val="21"/>
            <w:u w:val="single"/>
          </w:rPr>
          <w:t>10</w:t>
        </w:r>
        <w:r w:rsidR="00A9689B" w:rsidRPr="007E09A9">
          <w:rPr>
            <w:rFonts w:ascii="仿宋" w:hAnsi="仿宋"/>
            <w:color w:val="FF0000"/>
            <w:sz w:val="21"/>
            <w:szCs w:val="21"/>
            <w:u w:val="single"/>
          </w:rPr>
          <w:t>B</w:t>
        </w:r>
      </w:ins>
      <w:r>
        <w:rPr>
          <w:rFonts w:ascii="仿宋" w:hAnsi="仿宋" w:hint="eastAsia"/>
          <w:color w:val="FF0000"/>
          <w:sz w:val="21"/>
          <w:szCs w:val="21"/>
          <w:u w:val="single"/>
        </w:rPr>
        <w:t>(公共头)</w:t>
      </w:r>
      <w:r>
        <w:rPr>
          <w:rFonts w:ascii="仿宋" w:hAnsi="仿宋"/>
          <w:color w:val="FF0000"/>
          <w:sz w:val="21"/>
          <w:szCs w:val="21"/>
          <w:u w:val="single"/>
        </w:rPr>
        <w:t>-</w:t>
      </w:r>
      <w:del w:id="1135" w:author="Li Yang" w:date="2023-05-15T13:33:00Z">
        <w:r w:rsidDel="00A9689B">
          <w:rPr>
            <w:rFonts w:ascii="仿宋" w:hAnsi="仿宋"/>
            <w:color w:val="FF0000"/>
            <w:sz w:val="21"/>
            <w:szCs w:val="21"/>
            <w:u w:val="single"/>
          </w:rPr>
          <w:delText>51</w:delText>
        </w:r>
        <w:r w:rsidRPr="007E09A9" w:rsidDel="00A9689B">
          <w:rPr>
            <w:rFonts w:ascii="仿宋" w:hAnsi="仿宋"/>
            <w:color w:val="FF0000"/>
            <w:sz w:val="21"/>
            <w:szCs w:val="21"/>
            <w:u w:val="single"/>
          </w:rPr>
          <w:delText>B</w:delText>
        </w:r>
      </w:del>
      <w:ins w:id="1136" w:author="Li Yang" w:date="2023-05-15T13:33:00Z">
        <w:r w:rsidR="00A9689B">
          <w:rPr>
            <w:rFonts w:ascii="仿宋" w:hAnsi="仿宋"/>
            <w:color w:val="FF0000"/>
            <w:sz w:val="21"/>
            <w:szCs w:val="21"/>
            <w:u w:val="single"/>
          </w:rPr>
          <w:t>47</w:t>
        </w:r>
        <w:r w:rsidR="00A9689B" w:rsidRPr="007E09A9">
          <w:rPr>
            <w:rFonts w:ascii="仿宋" w:hAnsi="仿宋"/>
            <w:color w:val="FF0000"/>
            <w:sz w:val="21"/>
            <w:szCs w:val="21"/>
            <w:u w:val="single"/>
          </w:rPr>
          <w:t>B</w:t>
        </w:r>
      </w:ins>
      <w:r>
        <w:rPr>
          <w:rFonts w:ascii="仿宋" w:hAnsi="仿宋" w:hint="eastAsia"/>
          <w:color w:val="FF0000"/>
          <w:sz w:val="21"/>
          <w:szCs w:val="21"/>
          <w:u w:val="single"/>
        </w:rPr>
        <w:t>(</w:t>
      </w:r>
      <w:r>
        <w:rPr>
          <w:rFonts w:ascii="仿宋" w:hAnsi="仿宋"/>
          <w:color w:val="FF0000"/>
          <w:sz w:val="21"/>
          <w:szCs w:val="21"/>
          <w:u w:val="single"/>
        </w:rPr>
        <w:t>S</w:t>
      </w:r>
      <w:r w:rsidRPr="00DD5E3A">
        <w:rPr>
          <w:rFonts w:ascii="仿宋" w:hAnsi="仿宋"/>
          <w:color w:val="FF0000"/>
          <w:sz w:val="21"/>
          <w:szCs w:val="21"/>
          <w:u w:val="single"/>
        </w:rPr>
        <w:t>P_DAT</w:t>
      </w:r>
      <w:r w:rsidRPr="007E09A9">
        <w:rPr>
          <w:rFonts w:ascii="仿宋" w:hAnsi="仿宋" w:hint="eastAsia"/>
          <w:color w:val="FF0000"/>
          <w:sz w:val="21"/>
          <w:szCs w:val="21"/>
          <w:u w:val="single"/>
        </w:rPr>
        <w:t>头</w:t>
      </w:r>
      <w:r>
        <w:rPr>
          <w:rFonts w:ascii="仿宋" w:hAnsi="仿宋" w:hint="eastAsia"/>
          <w:color w:val="FF0000"/>
          <w:sz w:val="21"/>
          <w:szCs w:val="21"/>
          <w:u w:val="single"/>
        </w:rPr>
        <w:t>)</w:t>
      </w:r>
      <w:r>
        <w:rPr>
          <w:rFonts w:ascii="仿宋" w:hAnsi="仿宋"/>
          <w:color w:val="FF0000"/>
          <w:sz w:val="21"/>
          <w:szCs w:val="21"/>
          <w:u w:val="single"/>
        </w:rPr>
        <w:t>=1245B</w:t>
      </w:r>
      <w:r>
        <w:rPr>
          <w:rFonts w:ascii="仿宋" w:hAnsi="仿宋" w:hint="eastAsia"/>
          <w:color w:val="FF0000"/>
          <w:sz w:val="21"/>
          <w:szCs w:val="21"/>
          <w:u w:val="single"/>
        </w:rPr>
        <w:t>。</w:t>
      </w:r>
    </w:p>
    <w:p w14:paraId="5CF788DE" w14:textId="1AFDA20F" w:rsidR="003428D2" w:rsidRPr="00944DB5" w:rsidRDefault="003428D2" w:rsidP="00944DB5">
      <w:pPr>
        <w:pStyle w:val="4"/>
        <w:numPr>
          <w:ilvl w:val="0"/>
          <w:numId w:val="68"/>
        </w:numPr>
        <w:rPr>
          <w:rFonts w:ascii="仿宋" w:eastAsia="仿宋" w:hAnsi="仿宋"/>
          <w:sz w:val="21"/>
          <w:szCs w:val="21"/>
        </w:rPr>
      </w:pPr>
      <w:r w:rsidRPr="00944DB5">
        <w:rPr>
          <w:rFonts w:ascii="仿宋" w:eastAsia="仿宋" w:hAnsi="仿宋" w:hint="eastAsia"/>
          <w:sz w:val="21"/>
          <w:szCs w:val="21"/>
        </w:rPr>
        <w:t>选择性确认报文（</w:t>
      </w:r>
      <w:r w:rsidR="00527FFC" w:rsidRPr="00FF3F12">
        <w:rPr>
          <w:rFonts w:ascii="仿宋" w:eastAsia="仿宋" w:hAnsi="仿宋" w:cstheme="minorHAnsi"/>
          <w:sz w:val="21"/>
          <w:szCs w:val="21"/>
        </w:rPr>
        <w:t>S</w:t>
      </w:r>
      <w:r w:rsidR="00527FFC" w:rsidRPr="00944DB5">
        <w:rPr>
          <w:rFonts w:ascii="仿宋" w:eastAsia="仿宋" w:hAnsi="仿宋" w:cstheme="minorHAnsi"/>
          <w:sz w:val="21"/>
          <w:szCs w:val="21"/>
        </w:rPr>
        <w:t>P_</w:t>
      </w:r>
      <w:r w:rsidRPr="00944DB5">
        <w:rPr>
          <w:rFonts w:ascii="仿宋" w:eastAsia="仿宋" w:hAnsi="仿宋"/>
          <w:sz w:val="21"/>
          <w:szCs w:val="21"/>
        </w:rPr>
        <w:t>SACK</w:t>
      </w:r>
      <w:r w:rsidRPr="00944DB5">
        <w:rPr>
          <w:rFonts w:ascii="仿宋" w:eastAsia="仿宋" w:hAnsi="仿宋" w:hint="eastAsia"/>
          <w:sz w:val="21"/>
          <w:szCs w:val="21"/>
        </w:rPr>
        <w:t>）</w:t>
      </w:r>
    </w:p>
    <w:p w14:paraId="3C0489D9" w14:textId="5D17B2D5" w:rsidR="003428D2" w:rsidRPr="00944DB5" w:rsidRDefault="003428D2" w:rsidP="00CC6945">
      <w:pPr>
        <w:ind w:firstLine="420"/>
        <w:rPr>
          <w:rFonts w:ascii="仿宋" w:hAnsi="仿宋" w:cstheme="minorHAnsi"/>
          <w:szCs w:val="21"/>
        </w:rPr>
      </w:pPr>
      <w:r w:rsidRPr="00944DB5">
        <w:rPr>
          <w:rFonts w:ascii="仿宋" w:hAnsi="仿宋" w:cstheme="minorHAnsi" w:hint="eastAsia"/>
          <w:szCs w:val="21"/>
        </w:rPr>
        <w:t>选择性确认报文（</w:t>
      </w:r>
      <w:r w:rsidR="00527FFC" w:rsidRPr="00FF3F12">
        <w:rPr>
          <w:rFonts w:ascii="仿宋" w:hAnsi="仿宋" w:cstheme="minorHAnsi"/>
          <w:szCs w:val="21"/>
        </w:rPr>
        <w:t>SP_</w:t>
      </w:r>
      <w:r w:rsidRPr="00944DB5">
        <w:rPr>
          <w:rFonts w:ascii="仿宋" w:hAnsi="仿宋" w:cstheme="minorHAnsi"/>
          <w:szCs w:val="21"/>
        </w:rPr>
        <w:t>SACK</w:t>
      </w:r>
      <w:r w:rsidRPr="00944DB5">
        <w:rPr>
          <w:rFonts w:ascii="仿宋" w:hAnsi="仿宋" w:cstheme="minorHAnsi" w:hint="eastAsia"/>
          <w:szCs w:val="21"/>
        </w:rPr>
        <w:t>）</w:t>
      </w:r>
      <w:r w:rsidRPr="00944DB5">
        <w:rPr>
          <w:rFonts w:ascii="仿宋" w:hAnsi="仿宋" w:cstheme="minorHAnsi" w:hint="eastAsia"/>
          <w:color w:val="121212"/>
          <w:szCs w:val="21"/>
        </w:rPr>
        <w:t>用于端侧可靠传输中发送端和接收端之间进行数据包确认</w:t>
      </w:r>
      <w:r w:rsidR="00527FFC" w:rsidRPr="00FF3F12">
        <w:rPr>
          <w:rFonts w:ascii="仿宋" w:hAnsi="仿宋" w:cs="Times New Roman" w:hint="eastAsia"/>
          <w:color w:val="121212"/>
          <w:szCs w:val="21"/>
        </w:rPr>
        <w:t>；</w:t>
      </w:r>
      <w:r w:rsidR="00527FFC" w:rsidRPr="00FF3F12">
        <w:rPr>
          <w:rFonts w:ascii="仿宋" w:hAnsi="仿宋" w:cstheme="minorHAnsi"/>
          <w:szCs w:val="21"/>
        </w:rPr>
        <w:t>SP_SACK</w:t>
      </w:r>
      <w:r w:rsidR="00527FFC" w:rsidRPr="00FF3F12">
        <w:rPr>
          <w:rFonts w:ascii="仿宋" w:hAnsi="仿宋" w:hint="eastAsia"/>
        </w:rPr>
        <w:t>报文为</w:t>
      </w:r>
      <w:r w:rsidR="00527FFC" w:rsidRPr="00FF3F12">
        <w:rPr>
          <w:rFonts w:ascii="仿宋" w:hAnsi="仿宋"/>
        </w:rPr>
        <w:t>SEASP</w:t>
      </w:r>
      <w:r w:rsidR="00527FFC" w:rsidRPr="00FF3F12">
        <w:rPr>
          <w:rFonts w:ascii="仿宋" w:hAnsi="仿宋" w:hint="eastAsia"/>
        </w:rPr>
        <w:t>消息报文，不使用网络增强传输和即刻重寻址相关机制。</w:t>
      </w:r>
      <w:r w:rsidRPr="00944DB5">
        <w:rPr>
          <w:rFonts w:ascii="仿宋" w:hAnsi="仿宋" w:cstheme="minorHAnsi" w:hint="eastAsia"/>
          <w:szCs w:val="21"/>
        </w:rPr>
        <w:t>格式如下：</w:t>
      </w:r>
    </w:p>
    <w:p w14:paraId="03B7D460" w14:textId="5729708D" w:rsidR="00CC6945" w:rsidRDefault="00776E1B" w:rsidP="00CC6945">
      <w:pPr>
        <w:pStyle w:val="ac"/>
        <w:jc w:val="center"/>
        <w:rPr>
          <w:rFonts w:ascii="仿宋" w:eastAsia="仿宋" w:hAnsi="仿宋" w:cstheme="minorHAnsi"/>
          <w:sz w:val="21"/>
          <w:szCs w:val="21"/>
        </w:rPr>
      </w:pPr>
      <w:r>
        <w:object w:dxaOrig="7291" w:dyaOrig="641" w14:anchorId="2CF2C51D">
          <v:shape id="_x0000_i1076" type="#_x0000_t75" style="width:395.5pt;height:34.5pt" o:ole="">
            <v:imagedata r:id="rId95" o:title=""/>
          </v:shape>
          <o:OLEObject Type="Embed" ProgID="Visio.Drawing.15" ShapeID="_x0000_i1076" DrawAspect="Content" ObjectID="_1745846819" r:id="rId96"/>
        </w:object>
      </w:r>
    </w:p>
    <w:p w14:paraId="4B812B27" w14:textId="6AF8A0E1" w:rsidR="00CC6945" w:rsidRPr="00B92BF6" w:rsidRDefault="003428D2" w:rsidP="00B92BF6">
      <w:pPr>
        <w:pStyle w:val="ac"/>
        <w:spacing w:after="240"/>
        <w:ind w:firstLine="420"/>
        <w:jc w:val="center"/>
        <w:rPr>
          <w:rFonts w:ascii="仿宋" w:eastAsia="仿宋" w:hAnsi="仿宋" w:cstheme="minorHAnsi"/>
          <w:sz w:val="21"/>
          <w:szCs w:val="21"/>
        </w:rPr>
      </w:pPr>
      <w:r w:rsidRPr="00944DB5">
        <w:rPr>
          <w:rFonts w:ascii="仿宋" w:eastAsia="仿宋" w:hAnsi="仿宋" w:cstheme="minorHAnsi" w:hint="eastAsia"/>
          <w:sz w:val="21"/>
          <w:szCs w:val="21"/>
        </w:rPr>
        <w:t>图</w:t>
      </w:r>
      <w:r w:rsidRPr="00944DB5">
        <w:rPr>
          <w:rFonts w:ascii="仿宋" w:eastAsia="仿宋" w:hAnsi="仿宋" w:cstheme="minorHAnsi"/>
          <w:sz w:val="21"/>
          <w:szCs w:val="21"/>
        </w:rPr>
        <w:t xml:space="preserve"> </w:t>
      </w:r>
      <w:r w:rsidRPr="00944DB5">
        <w:rPr>
          <w:rFonts w:ascii="仿宋" w:eastAsia="仿宋" w:hAnsi="仿宋" w:cstheme="minorHAnsi"/>
          <w:sz w:val="21"/>
          <w:szCs w:val="21"/>
        </w:rPr>
        <w:fldChar w:fldCharType="begin"/>
      </w:r>
      <w:r w:rsidRPr="00944DB5">
        <w:rPr>
          <w:rFonts w:ascii="仿宋" w:eastAsia="仿宋" w:hAnsi="仿宋" w:cstheme="minorHAnsi"/>
          <w:sz w:val="21"/>
          <w:szCs w:val="21"/>
        </w:rPr>
        <w:instrText xml:space="preserve"> SEQ </w:instrText>
      </w:r>
      <w:r w:rsidRPr="00944DB5">
        <w:rPr>
          <w:rFonts w:ascii="仿宋" w:eastAsia="仿宋" w:hAnsi="仿宋" w:cstheme="minorHAnsi" w:hint="eastAsia"/>
          <w:sz w:val="21"/>
          <w:szCs w:val="21"/>
        </w:rPr>
        <w:instrText>图</w:instrText>
      </w:r>
      <w:r w:rsidRPr="00944DB5">
        <w:rPr>
          <w:rFonts w:ascii="仿宋" w:eastAsia="仿宋" w:hAnsi="仿宋" w:cstheme="minorHAnsi"/>
          <w:sz w:val="21"/>
          <w:szCs w:val="21"/>
        </w:rPr>
        <w:instrText xml:space="preserve"> \* ARABIC </w:instrText>
      </w:r>
      <w:r w:rsidRPr="00944DB5">
        <w:rPr>
          <w:rFonts w:ascii="仿宋" w:eastAsia="仿宋" w:hAnsi="仿宋" w:cstheme="minorHAnsi"/>
          <w:sz w:val="21"/>
          <w:szCs w:val="21"/>
        </w:rPr>
        <w:fldChar w:fldCharType="separate"/>
      </w:r>
      <w:r w:rsidR="0079115A">
        <w:rPr>
          <w:rFonts w:ascii="仿宋" w:eastAsia="仿宋" w:hAnsi="仿宋" w:cstheme="minorHAnsi"/>
          <w:noProof/>
          <w:sz w:val="21"/>
          <w:szCs w:val="21"/>
        </w:rPr>
        <w:t>25</w:t>
      </w:r>
      <w:r w:rsidRPr="00944DB5">
        <w:rPr>
          <w:rFonts w:ascii="仿宋" w:eastAsia="仿宋" w:hAnsi="仿宋" w:cstheme="minorHAnsi"/>
          <w:sz w:val="21"/>
          <w:szCs w:val="21"/>
        </w:rPr>
        <w:fldChar w:fldCharType="end"/>
      </w:r>
      <w:r w:rsidRPr="00944DB5">
        <w:rPr>
          <w:rFonts w:ascii="仿宋" w:eastAsia="仿宋" w:hAnsi="仿宋" w:cstheme="minorHAnsi"/>
          <w:sz w:val="21"/>
          <w:szCs w:val="21"/>
        </w:rPr>
        <w:t xml:space="preserve"> </w:t>
      </w:r>
      <w:r w:rsidR="00527FFC" w:rsidRPr="00FF3F12">
        <w:rPr>
          <w:rFonts w:ascii="仿宋" w:eastAsia="仿宋" w:hAnsi="仿宋" w:cstheme="minorHAnsi"/>
          <w:sz w:val="21"/>
          <w:szCs w:val="21"/>
        </w:rPr>
        <w:t>S</w:t>
      </w:r>
      <w:r w:rsidR="00527FFC" w:rsidRPr="00944DB5">
        <w:rPr>
          <w:rFonts w:ascii="仿宋" w:eastAsia="仿宋" w:hAnsi="仿宋" w:cstheme="minorHAnsi"/>
          <w:sz w:val="21"/>
          <w:szCs w:val="21"/>
        </w:rPr>
        <w:t>P_</w:t>
      </w:r>
      <w:r w:rsidRPr="00944DB5">
        <w:rPr>
          <w:rFonts w:ascii="仿宋" w:eastAsia="仿宋" w:hAnsi="仿宋" w:cstheme="minorHAnsi"/>
          <w:sz w:val="21"/>
          <w:szCs w:val="21"/>
        </w:rPr>
        <w:t>SACK</w:t>
      </w:r>
      <w:r w:rsidRPr="00944DB5">
        <w:rPr>
          <w:rFonts w:ascii="仿宋" w:eastAsia="仿宋" w:hAnsi="仿宋" w:cstheme="minorHAnsi" w:hint="eastAsia"/>
          <w:sz w:val="21"/>
          <w:szCs w:val="21"/>
        </w:rPr>
        <w:t>报文格式</w:t>
      </w:r>
      <w:bookmarkStart w:id="1137" w:name="_Hlk126397313"/>
    </w:p>
    <w:p w14:paraId="7F365C16" w14:textId="1A216822" w:rsidR="00890BC4" w:rsidRPr="00890BC4" w:rsidRDefault="00776E1B" w:rsidP="00890BC4">
      <w:pPr>
        <w:pStyle w:val="ab"/>
        <w:numPr>
          <w:ilvl w:val="0"/>
          <w:numId w:val="22"/>
        </w:numPr>
        <w:ind w:firstLineChars="0"/>
        <w:rPr>
          <w:rFonts w:ascii="仿宋" w:hAnsi="仿宋" w:cstheme="minorHAnsi"/>
          <w:sz w:val="21"/>
          <w:szCs w:val="21"/>
        </w:rPr>
      </w:pPr>
      <w:ins w:id="1138" w:author="Li Yang" w:date="2023-05-10T15:10:00Z">
        <w:r>
          <w:rPr>
            <w:rFonts w:ascii="仿宋" w:hAnsi="仿宋" w:cs="Times New Roman"/>
            <w:b/>
            <w:sz w:val="21"/>
            <w:szCs w:val="21"/>
          </w:rPr>
          <w:t>S</w:t>
        </w:r>
      </w:ins>
      <w:r w:rsidR="00890BC4" w:rsidRPr="00890BC4">
        <w:rPr>
          <w:rFonts w:ascii="仿宋" w:hAnsi="仿宋" w:cs="Times New Roman"/>
          <w:b/>
          <w:sz w:val="21"/>
          <w:szCs w:val="21"/>
        </w:rPr>
        <w:t>Flag</w:t>
      </w:r>
      <w:r w:rsidR="00890BC4" w:rsidRPr="00890BC4">
        <w:rPr>
          <w:rFonts w:ascii="仿宋" w:hAnsi="仿宋" w:cs="Times New Roman" w:hint="eastAsia"/>
          <w:b/>
          <w:sz w:val="21"/>
          <w:szCs w:val="21"/>
        </w:rPr>
        <w:t>s</w:t>
      </w:r>
      <w:ins w:id="1139" w:author="Li Yang" w:date="2023-05-10T15:10:00Z">
        <w:r>
          <w:rPr>
            <w:rFonts w:ascii="仿宋" w:hAnsi="仿宋" w:cs="Times New Roman" w:hint="eastAsia"/>
            <w:sz w:val="21"/>
            <w:szCs w:val="21"/>
          </w:rPr>
          <w:t>：</w:t>
        </w:r>
      </w:ins>
      <w:del w:id="1140" w:author="Li Yang" w:date="2023-05-10T15:10:00Z">
        <w:r w:rsidR="00890BC4" w:rsidRPr="00890BC4" w:rsidDel="00776E1B">
          <w:rPr>
            <w:rFonts w:ascii="仿宋" w:hAnsi="仿宋" w:cs="Times New Roman" w:hint="eastAsia"/>
            <w:sz w:val="21"/>
            <w:szCs w:val="21"/>
          </w:rPr>
          <w:delText>：</w:delText>
        </w:r>
      </w:del>
      <w:r w:rsidR="00890BC4" w:rsidRPr="00890BC4">
        <w:rPr>
          <w:rFonts w:ascii="仿宋" w:hAnsi="仿宋" w:cs="Times New Roman"/>
          <w:sz w:val="21"/>
          <w:szCs w:val="21"/>
        </w:rPr>
        <w:t>4bits,</w:t>
      </w:r>
      <w:r w:rsidR="00890BC4" w:rsidRPr="00890BC4">
        <w:rPr>
          <w:rFonts w:ascii="仿宋" w:hAnsi="仿宋" w:cs="Times New Roman" w:hint="eastAsia"/>
          <w:sz w:val="21"/>
          <w:szCs w:val="21"/>
        </w:rPr>
        <w:t>标志位，高</w:t>
      </w:r>
      <w:r w:rsidR="00890BC4" w:rsidRPr="00890BC4">
        <w:rPr>
          <w:rFonts w:ascii="仿宋" w:hAnsi="仿宋" w:cs="Times New Roman"/>
          <w:sz w:val="21"/>
          <w:szCs w:val="21"/>
        </w:rPr>
        <w:t>2</w:t>
      </w:r>
      <w:r w:rsidR="00890BC4" w:rsidRPr="00890BC4">
        <w:rPr>
          <w:rFonts w:ascii="仿宋" w:hAnsi="仿宋" w:cs="Times New Roman" w:hint="eastAsia"/>
          <w:sz w:val="21"/>
          <w:szCs w:val="21"/>
        </w:rPr>
        <w:t>位用于标识最大确认号的长度，</w:t>
      </w:r>
      <w:r w:rsidR="00890BC4">
        <w:rPr>
          <w:rFonts w:ascii="仿宋" w:hAnsi="仿宋" w:cs="Times New Roman" w:hint="eastAsia"/>
          <w:sz w:val="21"/>
          <w:szCs w:val="21"/>
        </w:rPr>
        <w:t>其中，</w:t>
      </w:r>
      <w:r w:rsidR="00890BC4" w:rsidRPr="00890BC4">
        <w:rPr>
          <w:rFonts w:ascii="仿宋" w:hAnsi="仿宋" w:cs="Times New Roman" w:hint="eastAsia"/>
          <w:sz w:val="21"/>
          <w:szCs w:val="21"/>
        </w:rPr>
        <w:t>0</w:t>
      </w:r>
      <w:r w:rsidR="00890BC4" w:rsidRPr="00890BC4">
        <w:rPr>
          <w:rFonts w:ascii="仿宋" w:hAnsi="仿宋" w:cs="Times New Roman"/>
          <w:sz w:val="21"/>
          <w:szCs w:val="21"/>
        </w:rPr>
        <w:t>0</w:t>
      </w:r>
      <w:r w:rsidR="00890BC4" w:rsidRPr="00890BC4">
        <w:rPr>
          <w:rFonts w:ascii="仿宋" w:hAnsi="仿宋" w:cs="Times New Roman" w:hint="eastAsia"/>
          <w:sz w:val="21"/>
          <w:szCs w:val="21"/>
        </w:rPr>
        <w:t>：长度为1bytes；0</w:t>
      </w:r>
      <w:r w:rsidR="00890BC4" w:rsidRPr="00890BC4">
        <w:rPr>
          <w:rFonts w:ascii="仿宋" w:hAnsi="仿宋" w:cs="Times New Roman"/>
          <w:sz w:val="21"/>
          <w:szCs w:val="21"/>
        </w:rPr>
        <w:t>1</w:t>
      </w:r>
      <w:r w:rsidR="00890BC4" w:rsidRPr="00890BC4">
        <w:rPr>
          <w:rFonts w:ascii="仿宋" w:hAnsi="仿宋" w:cs="Times New Roman" w:hint="eastAsia"/>
          <w:sz w:val="21"/>
          <w:szCs w:val="21"/>
        </w:rPr>
        <w:t>：长度为</w:t>
      </w:r>
      <w:r w:rsidR="00890BC4" w:rsidRPr="00890BC4">
        <w:rPr>
          <w:rFonts w:ascii="仿宋" w:hAnsi="仿宋" w:cs="Times New Roman"/>
          <w:sz w:val="21"/>
          <w:szCs w:val="21"/>
        </w:rPr>
        <w:t>2</w:t>
      </w:r>
      <w:r w:rsidR="00890BC4" w:rsidRPr="00890BC4">
        <w:rPr>
          <w:rFonts w:ascii="仿宋" w:hAnsi="仿宋" w:cs="Times New Roman" w:hint="eastAsia"/>
          <w:sz w:val="21"/>
          <w:szCs w:val="21"/>
        </w:rPr>
        <w:t>bytes</w:t>
      </w:r>
      <w:r w:rsidR="00890BC4">
        <w:rPr>
          <w:rFonts w:ascii="仿宋" w:hAnsi="仿宋" w:cs="Times New Roman" w:hint="eastAsia"/>
          <w:sz w:val="21"/>
          <w:szCs w:val="21"/>
        </w:rPr>
        <w:t>；</w:t>
      </w:r>
      <w:r w:rsidR="00890BC4" w:rsidRPr="00890BC4">
        <w:rPr>
          <w:rFonts w:ascii="仿宋" w:hAnsi="仿宋" w:cs="Times New Roman" w:hint="eastAsia"/>
          <w:sz w:val="21"/>
          <w:szCs w:val="21"/>
        </w:rPr>
        <w:t>10：长度为4bytes；11：长度为6bytes</w:t>
      </w:r>
      <w:r w:rsidR="00890BC4">
        <w:rPr>
          <w:rFonts w:ascii="仿宋" w:hAnsi="仿宋" w:cs="Times New Roman" w:hint="eastAsia"/>
          <w:sz w:val="21"/>
          <w:szCs w:val="21"/>
        </w:rPr>
        <w:t>。低2位预留，置零。</w:t>
      </w:r>
    </w:p>
    <w:p w14:paraId="7F0FF8DA" w14:textId="7A10C0D0" w:rsidR="003428D2" w:rsidRPr="00944DB5" w:rsidRDefault="003428D2" w:rsidP="003428D2">
      <w:pPr>
        <w:pStyle w:val="ab"/>
        <w:numPr>
          <w:ilvl w:val="0"/>
          <w:numId w:val="22"/>
        </w:numPr>
        <w:ind w:firstLineChars="0"/>
        <w:rPr>
          <w:rFonts w:ascii="仿宋" w:hAnsi="仿宋" w:cstheme="minorHAnsi"/>
          <w:sz w:val="21"/>
          <w:szCs w:val="21"/>
        </w:rPr>
      </w:pPr>
      <w:r w:rsidRPr="00944DB5">
        <w:rPr>
          <w:rFonts w:ascii="仿宋" w:hAnsi="仿宋" w:cstheme="minorHAnsi"/>
          <w:b/>
          <w:sz w:val="21"/>
          <w:szCs w:val="21"/>
        </w:rPr>
        <w:t>ACK</w:t>
      </w:r>
      <w:r w:rsidRPr="00944DB5">
        <w:rPr>
          <w:rFonts w:ascii="仿宋" w:hAnsi="仿宋" w:cstheme="minorHAnsi" w:hint="eastAsia"/>
          <w:b/>
          <w:sz w:val="21"/>
          <w:szCs w:val="21"/>
        </w:rPr>
        <w:t>范围计数</w:t>
      </w:r>
      <w:bookmarkEnd w:id="1137"/>
      <w:r w:rsidRPr="00944DB5">
        <w:rPr>
          <w:rFonts w:ascii="仿宋" w:hAnsi="仿宋" w:cstheme="minorHAnsi" w:hint="eastAsia"/>
          <w:sz w:val="21"/>
          <w:szCs w:val="21"/>
        </w:rPr>
        <w:t>：</w:t>
      </w:r>
      <w:r w:rsidRPr="00944DB5">
        <w:rPr>
          <w:rFonts w:ascii="仿宋" w:hAnsi="仿宋" w:cstheme="minorHAnsi"/>
          <w:sz w:val="21"/>
          <w:szCs w:val="21"/>
        </w:rPr>
        <w:t>4bits</w:t>
      </w:r>
      <w:r w:rsidRPr="00944DB5">
        <w:rPr>
          <w:rFonts w:ascii="仿宋" w:hAnsi="仿宋" w:cstheme="minorHAnsi" w:hint="eastAsia"/>
          <w:sz w:val="21"/>
          <w:szCs w:val="21"/>
        </w:rPr>
        <w:t>，表示携带</w:t>
      </w:r>
      <w:r w:rsidRPr="00944DB5">
        <w:rPr>
          <w:rFonts w:ascii="仿宋" w:hAnsi="仿宋" w:cstheme="minorHAnsi"/>
          <w:sz w:val="21"/>
          <w:szCs w:val="21"/>
        </w:rPr>
        <w:t>ACK</w:t>
      </w:r>
      <w:r w:rsidRPr="00944DB5">
        <w:rPr>
          <w:rFonts w:ascii="仿宋" w:hAnsi="仿宋" w:cstheme="minorHAnsi" w:hint="eastAsia"/>
          <w:sz w:val="21"/>
          <w:szCs w:val="21"/>
        </w:rPr>
        <w:t>范围字段的个数，最多支持携带</w:t>
      </w:r>
      <w:r w:rsidRPr="00944DB5">
        <w:rPr>
          <w:rFonts w:ascii="仿宋" w:hAnsi="仿宋" w:cstheme="minorHAnsi"/>
          <w:sz w:val="21"/>
          <w:szCs w:val="21"/>
        </w:rPr>
        <w:t>15</w:t>
      </w:r>
      <w:r w:rsidRPr="00944DB5">
        <w:rPr>
          <w:rFonts w:ascii="仿宋" w:hAnsi="仿宋" w:cstheme="minorHAnsi" w:hint="eastAsia"/>
          <w:sz w:val="21"/>
          <w:szCs w:val="21"/>
        </w:rPr>
        <w:t>个</w:t>
      </w:r>
      <w:r w:rsidRPr="00944DB5">
        <w:rPr>
          <w:rFonts w:ascii="仿宋" w:hAnsi="仿宋" w:cstheme="minorHAnsi"/>
          <w:sz w:val="21"/>
          <w:szCs w:val="21"/>
        </w:rPr>
        <w:t>ACK</w:t>
      </w:r>
      <w:r w:rsidRPr="00944DB5">
        <w:rPr>
          <w:rFonts w:ascii="仿宋" w:hAnsi="仿宋" w:cstheme="minorHAnsi" w:hint="eastAsia"/>
          <w:sz w:val="21"/>
          <w:szCs w:val="21"/>
        </w:rPr>
        <w:t>范围。</w:t>
      </w:r>
    </w:p>
    <w:p w14:paraId="22CAADAC" w14:textId="2F819D0B" w:rsidR="003428D2" w:rsidRPr="00944DB5" w:rsidRDefault="003428D2" w:rsidP="003428D2">
      <w:pPr>
        <w:pStyle w:val="ab"/>
        <w:numPr>
          <w:ilvl w:val="0"/>
          <w:numId w:val="22"/>
        </w:numPr>
        <w:ind w:firstLineChars="0"/>
        <w:rPr>
          <w:rFonts w:ascii="仿宋" w:hAnsi="仿宋" w:cstheme="minorHAnsi"/>
          <w:sz w:val="21"/>
          <w:szCs w:val="21"/>
        </w:rPr>
      </w:pPr>
      <w:r w:rsidRPr="00944DB5">
        <w:rPr>
          <w:rFonts w:ascii="仿宋" w:hAnsi="仿宋" w:cstheme="minorHAnsi" w:hint="eastAsia"/>
          <w:b/>
          <w:sz w:val="21"/>
          <w:szCs w:val="21"/>
        </w:rPr>
        <w:t>最大确认号</w:t>
      </w:r>
      <w:r w:rsidRPr="00944DB5">
        <w:rPr>
          <w:rFonts w:ascii="仿宋" w:hAnsi="仿宋" w:cstheme="minorHAnsi" w:hint="eastAsia"/>
          <w:sz w:val="21"/>
          <w:szCs w:val="21"/>
        </w:rPr>
        <w:t>：变长，</w:t>
      </w:r>
      <w:r w:rsidR="007A08F1">
        <w:rPr>
          <w:rFonts w:ascii="仿宋" w:hAnsi="仿宋" w:cstheme="minorHAnsi" w:hint="eastAsia"/>
          <w:sz w:val="21"/>
          <w:szCs w:val="21"/>
        </w:rPr>
        <w:t>长度由Flags字段决定，</w:t>
      </w:r>
      <w:r w:rsidRPr="00944DB5">
        <w:rPr>
          <w:rFonts w:ascii="仿宋" w:hAnsi="仿宋" w:cstheme="minorHAnsi" w:hint="eastAsia"/>
          <w:sz w:val="21"/>
          <w:szCs w:val="21"/>
        </w:rPr>
        <w:t>表示接收端已经确认的最大数据包序号</w:t>
      </w:r>
      <w:r w:rsidRPr="00944DB5">
        <w:rPr>
          <w:rFonts w:ascii="仿宋" w:hAnsi="仿宋" w:cstheme="minorHAnsi"/>
          <w:sz w:val="21"/>
          <w:szCs w:val="21"/>
        </w:rPr>
        <w:t>PN</w:t>
      </w:r>
      <w:r w:rsidRPr="00944DB5">
        <w:rPr>
          <w:rFonts w:ascii="仿宋" w:hAnsi="仿宋" w:cstheme="minorHAnsi" w:hint="eastAsia"/>
          <w:sz w:val="21"/>
          <w:szCs w:val="21"/>
        </w:rPr>
        <w:t>；等于接收端生成</w:t>
      </w:r>
      <w:r w:rsidRPr="00944DB5">
        <w:rPr>
          <w:rFonts w:ascii="仿宋" w:hAnsi="仿宋" w:cstheme="minorHAnsi"/>
          <w:sz w:val="21"/>
          <w:szCs w:val="21"/>
        </w:rPr>
        <w:t>ACK</w:t>
      </w:r>
      <w:r w:rsidRPr="00944DB5">
        <w:rPr>
          <w:rFonts w:ascii="仿宋" w:hAnsi="仿宋" w:cstheme="minorHAnsi" w:hint="eastAsia"/>
          <w:sz w:val="21"/>
          <w:szCs w:val="21"/>
        </w:rPr>
        <w:t>时已收到的最大数据包序号。</w:t>
      </w:r>
    </w:p>
    <w:p w14:paraId="5475574E" w14:textId="1FB995D6" w:rsidR="003428D2" w:rsidRPr="00944DB5" w:rsidRDefault="003428D2" w:rsidP="003428D2">
      <w:pPr>
        <w:pStyle w:val="ab"/>
        <w:numPr>
          <w:ilvl w:val="0"/>
          <w:numId w:val="22"/>
        </w:numPr>
        <w:ind w:firstLineChars="0"/>
        <w:rPr>
          <w:rFonts w:ascii="仿宋" w:hAnsi="仿宋" w:cstheme="minorHAnsi"/>
          <w:sz w:val="21"/>
          <w:szCs w:val="21"/>
        </w:rPr>
      </w:pPr>
      <w:r w:rsidRPr="00944DB5">
        <w:rPr>
          <w:rFonts w:ascii="仿宋" w:hAnsi="仿宋" w:cstheme="minorHAnsi" w:hint="eastAsia"/>
          <w:b/>
          <w:sz w:val="21"/>
          <w:szCs w:val="21"/>
        </w:rPr>
        <w:t>第一</w:t>
      </w:r>
      <w:r w:rsidRPr="00944DB5">
        <w:rPr>
          <w:rFonts w:ascii="仿宋" w:hAnsi="仿宋" w:cstheme="minorHAnsi"/>
          <w:b/>
          <w:sz w:val="21"/>
          <w:szCs w:val="21"/>
        </w:rPr>
        <w:t>ACK</w:t>
      </w:r>
      <w:r w:rsidRPr="00944DB5">
        <w:rPr>
          <w:rFonts w:ascii="仿宋" w:hAnsi="仿宋" w:cstheme="minorHAnsi" w:hint="eastAsia"/>
          <w:b/>
          <w:sz w:val="21"/>
          <w:szCs w:val="21"/>
        </w:rPr>
        <w:t>范围</w:t>
      </w:r>
      <w:r w:rsidRPr="00944DB5">
        <w:rPr>
          <w:rFonts w:ascii="仿宋" w:hAnsi="仿宋" w:cstheme="minorHAnsi" w:hint="eastAsia"/>
          <w:sz w:val="21"/>
          <w:szCs w:val="21"/>
        </w:rPr>
        <w:t>：</w:t>
      </w:r>
      <w:r w:rsidRPr="00944DB5">
        <w:rPr>
          <w:rFonts w:ascii="仿宋" w:hAnsi="仿宋" w:cstheme="minorHAnsi"/>
          <w:sz w:val="21"/>
          <w:szCs w:val="21"/>
        </w:rPr>
        <w:t>2bytes</w:t>
      </w:r>
      <w:r w:rsidRPr="00944DB5">
        <w:rPr>
          <w:rFonts w:ascii="仿宋" w:hAnsi="仿宋" w:cstheme="minorHAnsi" w:hint="eastAsia"/>
          <w:sz w:val="21"/>
          <w:szCs w:val="21"/>
        </w:rPr>
        <w:t>，最大确认包号之前收到的连续数据包的个数</w:t>
      </w:r>
      <w:r w:rsidR="006B3622">
        <w:rPr>
          <w:rFonts w:ascii="仿宋" w:hAnsi="仿宋" w:cstheme="minorHAnsi" w:hint="eastAsia"/>
          <w:sz w:val="21"/>
          <w:szCs w:val="21"/>
        </w:rPr>
        <w:t>。</w:t>
      </w:r>
    </w:p>
    <w:p w14:paraId="34A3318A" w14:textId="77777777" w:rsidR="003428D2" w:rsidRPr="00944DB5" w:rsidRDefault="003428D2" w:rsidP="003428D2">
      <w:pPr>
        <w:pStyle w:val="ab"/>
        <w:numPr>
          <w:ilvl w:val="0"/>
          <w:numId w:val="22"/>
        </w:numPr>
        <w:ind w:firstLineChars="0"/>
        <w:rPr>
          <w:rFonts w:ascii="仿宋" w:hAnsi="仿宋" w:cstheme="minorHAnsi"/>
          <w:sz w:val="21"/>
          <w:szCs w:val="21"/>
        </w:rPr>
      </w:pPr>
      <w:r w:rsidRPr="00944DB5">
        <w:rPr>
          <w:rFonts w:ascii="仿宋" w:hAnsi="仿宋" w:cstheme="minorHAnsi"/>
          <w:b/>
          <w:sz w:val="21"/>
          <w:szCs w:val="21"/>
        </w:rPr>
        <w:t>ACK</w:t>
      </w:r>
      <w:r w:rsidRPr="00944DB5">
        <w:rPr>
          <w:rFonts w:ascii="仿宋" w:hAnsi="仿宋" w:cstheme="minorHAnsi" w:hint="eastAsia"/>
          <w:b/>
          <w:sz w:val="21"/>
          <w:szCs w:val="21"/>
        </w:rPr>
        <w:t>范围</w:t>
      </w:r>
      <w:r w:rsidRPr="00944DB5">
        <w:rPr>
          <w:rFonts w:ascii="仿宋" w:hAnsi="仿宋" w:cstheme="minorHAnsi" w:hint="eastAsia"/>
          <w:sz w:val="21"/>
          <w:szCs w:val="21"/>
        </w:rPr>
        <w:t>：</w:t>
      </w:r>
      <w:r w:rsidRPr="00944DB5">
        <w:rPr>
          <w:rFonts w:ascii="仿宋" w:hAnsi="仿宋" w:cstheme="minorHAnsi"/>
          <w:sz w:val="21"/>
          <w:szCs w:val="21"/>
        </w:rPr>
        <w:t>2bytes</w:t>
      </w:r>
      <w:r w:rsidRPr="00944DB5">
        <w:rPr>
          <w:rFonts w:ascii="仿宋" w:hAnsi="仿宋" w:cstheme="minorHAnsi" w:hint="eastAsia"/>
          <w:sz w:val="21"/>
          <w:szCs w:val="21"/>
        </w:rPr>
        <w:t>，它包含了在交替被</w:t>
      </w:r>
      <w:r w:rsidRPr="00944DB5">
        <w:rPr>
          <w:rFonts w:ascii="仿宋" w:hAnsi="仿宋" w:cstheme="minorHAnsi"/>
          <w:sz w:val="21"/>
          <w:szCs w:val="21"/>
        </w:rPr>
        <w:t>ack</w:t>
      </w:r>
      <w:r w:rsidRPr="00944DB5">
        <w:rPr>
          <w:rFonts w:ascii="仿宋" w:hAnsi="仿宋" w:cstheme="minorHAnsi" w:hint="eastAsia"/>
          <w:sz w:val="21"/>
          <w:szCs w:val="21"/>
        </w:rPr>
        <w:t>的包的间隙（</w:t>
      </w:r>
      <w:r w:rsidRPr="00944DB5">
        <w:rPr>
          <w:rFonts w:ascii="仿宋" w:hAnsi="仿宋" w:cstheme="minorHAnsi"/>
          <w:sz w:val="21"/>
          <w:szCs w:val="21"/>
        </w:rPr>
        <w:t>GAP</w:t>
      </w:r>
      <w:r w:rsidRPr="00944DB5">
        <w:rPr>
          <w:rFonts w:ascii="仿宋" w:hAnsi="仿宋" w:cstheme="minorHAnsi" w:hint="eastAsia"/>
          <w:sz w:val="21"/>
          <w:szCs w:val="21"/>
        </w:rPr>
        <w:t>）和长度（</w:t>
      </w:r>
      <w:r w:rsidRPr="00944DB5">
        <w:rPr>
          <w:rFonts w:ascii="仿宋" w:hAnsi="仿宋" w:cstheme="minorHAnsi"/>
          <w:sz w:val="21"/>
          <w:szCs w:val="21"/>
        </w:rPr>
        <w:t>Range</w:t>
      </w:r>
      <w:r w:rsidRPr="00944DB5">
        <w:rPr>
          <w:rFonts w:ascii="仿宋" w:hAnsi="仿宋" w:cstheme="minorHAnsi" w:hint="eastAsia"/>
          <w:sz w:val="21"/>
          <w:szCs w:val="21"/>
        </w:rPr>
        <w:t>）。</w:t>
      </w:r>
    </w:p>
    <w:p w14:paraId="73B04BAE" w14:textId="77777777" w:rsidR="003428D2" w:rsidRPr="00944DB5" w:rsidRDefault="003428D2" w:rsidP="003428D2">
      <w:pPr>
        <w:pStyle w:val="ab"/>
        <w:numPr>
          <w:ilvl w:val="0"/>
          <w:numId w:val="67"/>
        </w:numPr>
        <w:ind w:firstLineChars="0"/>
        <w:rPr>
          <w:rFonts w:ascii="仿宋" w:hAnsi="仿宋" w:cstheme="minorHAnsi"/>
          <w:sz w:val="21"/>
          <w:szCs w:val="21"/>
        </w:rPr>
      </w:pPr>
      <w:r w:rsidRPr="00944DB5">
        <w:rPr>
          <w:rFonts w:ascii="仿宋" w:hAnsi="仿宋" w:cstheme="minorHAnsi"/>
          <w:sz w:val="21"/>
          <w:szCs w:val="21"/>
        </w:rPr>
        <w:t>GAP</w:t>
      </w:r>
      <w:r w:rsidRPr="00944DB5">
        <w:rPr>
          <w:rFonts w:ascii="仿宋" w:hAnsi="仿宋" w:cstheme="minorHAnsi" w:hint="eastAsia"/>
          <w:sz w:val="21"/>
          <w:szCs w:val="21"/>
        </w:rPr>
        <w:t>：上一个</w:t>
      </w:r>
      <w:r w:rsidRPr="00944DB5">
        <w:rPr>
          <w:rFonts w:ascii="仿宋" w:hAnsi="仿宋" w:cstheme="minorHAnsi"/>
          <w:sz w:val="21"/>
          <w:szCs w:val="21"/>
        </w:rPr>
        <w:t>ACK</w:t>
      </w:r>
      <w:r w:rsidRPr="00944DB5">
        <w:rPr>
          <w:rFonts w:ascii="仿宋" w:hAnsi="仿宋" w:cstheme="minorHAnsi" w:hint="eastAsia"/>
          <w:sz w:val="21"/>
          <w:szCs w:val="21"/>
        </w:rPr>
        <w:t>范围的最小数据包号前面，不需要被</w:t>
      </w:r>
      <w:r w:rsidRPr="00944DB5">
        <w:rPr>
          <w:rFonts w:ascii="仿宋" w:hAnsi="仿宋" w:cstheme="minorHAnsi"/>
          <w:sz w:val="21"/>
          <w:szCs w:val="21"/>
        </w:rPr>
        <w:t>ack</w:t>
      </w:r>
      <w:r w:rsidRPr="00944DB5">
        <w:rPr>
          <w:rFonts w:ascii="仿宋" w:hAnsi="仿宋" w:cstheme="minorHAnsi" w:hint="eastAsia"/>
          <w:sz w:val="21"/>
          <w:szCs w:val="21"/>
        </w:rPr>
        <w:t>的连续数据包号的数量</w:t>
      </w:r>
    </w:p>
    <w:p w14:paraId="69921B28" w14:textId="5BC24B3D" w:rsidR="00795F10" w:rsidRPr="00944DB5" w:rsidRDefault="003428D2">
      <w:pPr>
        <w:pStyle w:val="ab"/>
        <w:numPr>
          <w:ilvl w:val="0"/>
          <w:numId w:val="67"/>
        </w:numPr>
        <w:ind w:firstLineChars="0"/>
        <w:rPr>
          <w:rFonts w:ascii="仿宋" w:hAnsi="仿宋" w:cstheme="minorHAnsi"/>
          <w:sz w:val="21"/>
          <w:szCs w:val="21"/>
        </w:rPr>
      </w:pPr>
      <w:r w:rsidRPr="00944DB5">
        <w:rPr>
          <w:rFonts w:ascii="仿宋" w:hAnsi="仿宋" w:cstheme="minorHAnsi"/>
          <w:sz w:val="21"/>
          <w:szCs w:val="21"/>
        </w:rPr>
        <w:t>Range</w:t>
      </w:r>
      <w:r w:rsidRPr="00944DB5">
        <w:rPr>
          <w:rFonts w:ascii="仿宋" w:hAnsi="仿宋" w:cstheme="minorHAnsi" w:hint="eastAsia"/>
          <w:sz w:val="21"/>
          <w:szCs w:val="21"/>
        </w:rPr>
        <w:t>：该范围内需要</w:t>
      </w:r>
      <w:r w:rsidRPr="00944DB5">
        <w:rPr>
          <w:rFonts w:ascii="仿宋" w:hAnsi="仿宋" w:cstheme="minorHAnsi"/>
          <w:sz w:val="21"/>
          <w:szCs w:val="21"/>
        </w:rPr>
        <w:t>ack</w:t>
      </w:r>
      <w:r w:rsidRPr="00944DB5">
        <w:rPr>
          <w:rFonts w:ascii="仿宋" w:hAnsi="仿宋" w:cstheme="minorHAnsi" w:hint="eastAsia"/>
          <w:sz w:val="21"/>
          <w:szCs w:val="21"/>
        </w:rPr>
        <w:t>的连续数据包号的数量</w:t>
      </w:r>
    </w:p>
    <w:p w14:paraId="32AECF16" w14:textId="77777777" w:rsidR="003428D2" w:rsidRPr="00944DB5" w:rsidRDefault="003428D2" w:rsidP="003428D2">
      <w:pPr>
        <w:rPr>
          <w:rFonts w:ascii="仿宋" w:hAnsi="仿宋" w:cstheme="minorHAnsi"/>
          <w:szCs w:val="21"/>
        </w:rPr>
      </w:pPr>
      <w:r w:rsidRPr="00944DB5">
        <w:rPr>
          <w:rFonts w:ascii="仿宋" w:hAnsi="仿宋" w:cstheme="minorHAnsi"/>
          <w:szCs w:val="21"/>
        </w:rPr>
        <w:t xml:space="preserve">    </w:t>
      </w:r>
      <w:r w:rsidRPr="00944DB5">
        <w:rPr>
          <w:rFonts w:ascii="仿宋" w:hAnsi="仿宋" w:cstheme="minorHAnsi" w:hint="eastAsia"/>
          <w:szCs w:val="21"/>
        </w:rPr>
        <w:t>示例</w:t>
      </w:r>
      <w:r w:rsidRPr="00944DB5">
        <w:rPr>
          <w:rFonts w:ascii="仿宋" w:hAnsi="仿宋" w:cstheme="minorHAnsi"/>
          <w:szCs w:val="21"/>
        </w:rPr>
        <w:t>1</w:t>
      </w:r>
      <w:r w:rsidRPr="00944DB5">
        <w:rPr>
          <w:rFonts w:ascii="仿宋" w:hAnsi="仿宋" w:cstheme="minorHAnsi" w:hint="eastAsia"/>
          <w:szCs w:val="21"/>
        </w:rPr>
        <w:t>：接收端收到包序号分别为：</w:t>
      </w:r>
      <w:r w:rsidRPr="00944DB5">
        <w:rPr>
          <w:rFonts w:ascii="仿宋" w:hAnsi="仿宋" w:cstheme="minorHAnsi"/>
          <w:szCs w:val="21"/>
        </w:rPr>
        <w:t>{1~3}, {8~10}, {13~15}, {17~20}</w:t>
      </w:r>
      <w:r w:rsidRPr="00944DB5">
        <w:rPr>
          <w:rFonts w:ascii="仿宋" w:hAnsi="仿宋" w:cstheme="minorHAnsi" w:hint="eastAsia"/>
          <w:szCs w:val="21"/>
        </w:rPr>
        <w:t>；</w:t>
      </w:r>
      <w:r w:rsidRPr="00944DB5">
        <w:rPr>
          <w:rFonts w:ascii="仿宋" w:hAnsi="仿宋" w:cstheme="minorHAnsi"/>
          <w:szCs w:val="21"/>
        </w:rPr>
        <w:t>SACK</w:t>
      </w:r>
      <w:r w:rsidRPr="00944DB5">
        <w:rPr>
          <w:rFonts w:ascii="仿宋" w:hAnsi="仿宋" w:cstheme="minorHAnsi" w:hint="eastAsia"/>
          <w:szCs w:val="21"/>
        </w:rPr>
        <w:t>如下</w:t>
      </w:r>
    </w:p>
    <w:p w14:paraId="774B530F" w14:textId="77777777" w:rsidR="003428D2" w:rsidRPr="00944DB5" w:rsidRDefault="003428D2" w:rsidP="003428D2">
      <w:pPr>
        <w:ind w:firstLineChars="700" w:firstLine="1470"/>
        <w:rPr>
          <w:rFonts w:ascii="仿宋" w:hAnsi="仿宋" w:cstheme="minorHAnsi"/>
          <w:szCs w:val="21"/>
        </w:rPr>
      </w:pPr>
      <w:r w:rsidRPr="00944DB5">
        <w:rPr>
          <w:rFonts w:ascii="仿宋" w:hAnsi="仿宋" w:cstheme="minorHAnsi" w:hint="eastAsia"/>
          <w:szCs w:val="21"/>
        </w:rPr>
        <w:t>最大确认号：</w:t>
      </w:r>
      <w:r w:rsidRPr="00944DB5">
        <w:rPr>
          <w:rFonts w:ascii="仿宋" w:hAnsi="仿宋" w:cstheme="minorHAnsi"/>
          <w:szCs w:val="21"/>
        </w:rPr>
        <w:t>20</w:t>
      </w:r>
    </w:p>
    <w:p w14:paraId="1FBE5F03" w14:textId="77777777" w:rsidR="003428D2" w:rsidRPr="00944DB5" w:rsidRDefault="003428D2" w:rsidP="003428D2">
      <w:pPr>
        <w:ind w:firstLineChars="700" w:firstLine="1470"/>
        <w:rPr>
          <w:rFonts w:ascii="仿宋" w:hAnsi="仿宋" w:cstheme="minorHAnsi"/>
          <w:szCs w:val="21"/>
        </w:rPr>
      </w:pPr>
      <w:r w:rsidRPr="00944DB5">
        <w:rPr>
          <w:rFonts w:ascii="仿宋" w:hAnsi="仿宋" w:cstheme="minorHAnsi" w:hint="eastAsia"/>
          <w:szCs w:val="21"/>
        </w:rPr>
        <w:t>第一</w:t>
      </w:r>
      <w:r w:rsidRPr="00944DB5">
        <w:rPr>
          <w:rFonts w:ascii="仿宋" w:hAnsi="仿宋" w:cstheme="minorHAnsi"/>
          <w:szCs w:val="21"/>
        </w:rPr>
        <w:t>ACK</w:t>
      </w:r>
      <w:r w:rsidRPr="00944DB5">
        <w:rPr>
          <w:rFonts w:ascii="仿宋" w:hAnsi="仿宋" w:cstheme="minorHAnsi" w:hint="eastAsia"/>
          <w:szCs w:val="21"/>
        </w:rPr>
        <w:t>范围：</w:t>
      </w:r>
      <w:r w:rsidRPr="00944DB5">
        <w:rPr>
          <w:rFonts w:ascii="仿宋" w:hAnsi="仿宋" w:cstheme="minorHAnsi"/>
          <w:szCs w:val="21"/>
        </w:rPr>
        <w:t>4</w:t>
      </w:r>
    </w:p>
    <w:p w14:paraId="654FB39B" w14:textId="77777777" w:rsidR="003428D2" w:rsidRPr="00944DB5" w:rsidRDefault="003428D2" w:rsidP="003428D2">
      <w:pPr>
        <w:ind w:firstLineChars="700" w:firstLine="1470"/>
        <w:rPr>
          <w:rFonts w:ascii="仿宋" w:hAnsi="仿宋" w:cstheme="minorHAnsi"/>
          <w:szCs w:val="21"/>
        </w:rPr>
      </w:pPr>
      <w:r w:rsidRPr="00944DB5">
        <w:rPr>
          <w:rFonts w:ascii="仿宋" w:hAnsi="仿宋" w:cstheme="minorHAnsi" w:hint="eastAsia"/>
          <w:szCs w:val="21"/>
        </w:rPr>
        <w:t>第二</w:t>
      </w:r>
      <w:r w:rsidRPr="00944DB5">
        <w:rPr>
          <w:rFonts w:ascii="仿宋" w:hAnsi="仿宋" w:cstheme="minorHAnsi"/>
          <w:szCs w:val="21"/>
        </w:rPr>
        <w:t>ACK</w:t>
      </w:r>
      <w:r w:rsidRPr="00944DB5">
        <w:rPr>
          <w:rFonts w:ascii="仿宋" w:hAnsi="仿宋" w:cstheme="minorHAnsi" w:hint="eastAsia"/>
          <w:szCs w:val="21"/>
        </w:rPr>
        <w:t>范围</w:t>
      </w:r>
      <w:r w:rsidRPr="00944DB5">
        <w:rPr>
          <w:rFonts w:ascii="仿宋" w:hAnsi="仿宋" w:cstheme="minorHAnsi"/>
          <w:szCs w:val="21"/>
        </w:rPr>
        <w:t>GAP</w:t>
      </w:r>
      <w:r w:rsidRPr="00944DB5">
        <w:rPr>
          <w:rFonts w:ascii="仿宋" w:hAnsi="仿宋" w:cstheme="minorHAnsi" w:hint="eastAsia"/>
          <w:szCs w:val="21"/>
        </w:rPr>
        <w:t>：</w:t>
      </w:r>
      <w:r w:rsidRPr="00944DB5">
        <w:rPr>
          <w:rFonts w:ascii="仿宋" w:hAnsi="仿宋" w:cstheme="minorHAnsi"/>
          <w:szCs w:val="21"/>
        </w:rPr>
        <w:t>1</w:t>
      </w:r>
      <w:r w:rsidRPr="00944DB5">
        <w:rPr>
          <w:rFonts w:ascii="仿宋" w:hAnsi="仿宋" w:cstheme="minorHAnsi" w:hint="eastAsia"/>
          <w:szCs w:val="21"/>
        </w:rPr>
        <w:t>；</w:t>
      </w:r>
      <w:r w:rsidRPr="00944DB5">
        <w:rPr>
          <w:rFonts w:ascii="仿宋" w:hAnsi="仿宋" w:cstheme="minorHAnsi"/>
          <w:szCs w:val="21"/>
        </w:rPr>
        <w:t>Range</w:t>
      </w:r>
      <w:r w:rsidRPr="00944DB5">
        <w:rPr>
          <w:rFonts w:ascii="仿宋" w:hAnsi="仿宋" w:cstheme="minorHAnsi" w:hint="eastAsia"/>
          <w:szCs w:val="21"/>
        </w:rPr>
        <w:t>：</w:t>
      </w:r>
      <w:r w:rsidRPr="00944DB5">
        <w:rPr>
          <w:rFonts w:ascii="仿宋" w:hAnsi="仿宋" w:cstheme="minorHAnsi"/>
          <w:szCs w:val="21"/>
        </w:rPr>
        <w:t>3</w:t>
      </w:r>
    </w:p>
    <w:p w14:paraId="3DAA2005" w14:textId="77777777" w:rsidR="003428D2" w:rsidRPr="00944DB5" w:rsidRDefault="003428D2" w:rsidP="003428D2">
      <w:pPr>
        <w:ind w:firstLineChars="700" w:firstLine="1470"/>
        <w:rPr>
          <w:rFonts w:ascii="仿宋" w:hAnsi="仿宋" w:cstheme="minorHAnsi"/>
          <w:szCs w:val="21"/>
        </w:rPr>
      </w:pPr>
      <w:r w:rsidRPr="00944DB5">
        <w:rPr>
          <w:rFonts w:ascii="仿宋" w:hAnsi="仿宋" w:cstheme="minorHAnsi" w:hint="eastAsia"/>
          <w:szCs w:val="21"/>
        </w:rPr>
        <w:t>第三</w:t>
      </w:r>
      <w:r w:rsidRPr="00944DB5">
        <w:rPr>
          <w:rFonts w:ascii="仿宋" w:hAnsi="仿宋" w:cstheme="minorHAnsi"/>
          <w:szCs w:val="21"/>
        </w:rPr>
        <w:t>ACK</w:t>
      </w:r>
      <w:r w:rsidRPr="00944DB5">
        <w:rPr>
          <w:rFonts w:ascii="仿宋" w:hAnsi="仿宋" w:cstheme="minorHAnsi" w:hint="eastAsia"/>
          <w:szCs w:val="21"/>
        </w:rPr>
        <w:t>范围</w:t>
      </w:r>
      <w:r w:rsidRPr="00944DB5">
        <w:rPr>
          <w:rFonts w:ascii="仿宋" w:hAnsi="仿宋" w:cstheme="minorHAnsi"/>
          <w:szCs w:val="21"/>
        </w:rPr>
        <w:t>GAP</w:t>
      </w:r>
      <w:r w:rsidRPr="00944DB5">
        <w:rPr>
          <w:rFonts w:ascii="仿宋" w:hAnsi="仿宋" w:cstheme="minorHAnsi" w:hint="eastAsia"/>
          <w:szCs w:val="21"/>
        </w:rPr>
        <w:t>：</w:t>
      </w:r>
      <w:r w:rsidRPr="00944DB5">
        <w:rPr>
          <w:rFonts w:ascii="仿宋" w:hAnsi="仿宋" w:cstheme="minorHAnsi"/>
          <w:szCs w:val="21"/>
        </w:rPr>
        <w:t>2</w:t>
      </w:r>
      <w:r w:rsidRPr="00944DB5">
        <w:rPr>
          <w:rFonts w:ascii="仿宋" w:hAnsi="仿宋" w:cstheme="minorHAnsi" w:hint="eastAsia"/>
          <w:szCs w:val="21"/>
        </w:rPr>
        <w:t>；</w:t>
      </w:r>
      <w:r w:rsidRPr="00944DB5">
        <w:rPr>
          <w:rFonts w:ascii="仿宋" w:hAnsi="仿宋" w:cstheme="minorHAnsi"/>
          <w:szCs w:val="21"/>
        </w:rPr>
        <w:t>Range</w:t>
      </w:r>
      <w:r w:rsidRPr="00944DB5">
        <w:rPr>
          <w:rFonts w:ascii="仿宋" w:hAnsi="仿宋" w:cstheme="minorHAnsi" w:hint="eastAsia"/>
          <w:szCs w:val="21"/>
        </w:rPr>
        <w:t>：</w:t>
      </w:r>
      <w:r w:rsidRPr="00944DB5">
        <w:rPr>
          <w:rFonts w:ascii="仿宋" w:hAnsi="仿宋" w:cstheme="minorHAnsi"/>
          <w:szCs w:val="21"/>
        </w:rPr>
        <w:t>3</w:t>
      </w:r>
    </w:p>
    <w:p w14:paraId="429B2A12" w14:textId="77777777" w:rsidR="003428D2" w:rsidRPr="00944DB5" w:rsidRDefault="003428D2" w:rsidP="003428D2">
      <w:pPr>
        <w:ind w:firstLineChars="700" w:firstLine="1470"/>
        <w:rPr>
          <w:rFonts w:ascii="仿宋" w:hAnsi="仿宋" w:cstheme="minorHAnsi"/>
          <w:szCs w:val="21"/>
        </w:rPr>
      </w:pPr>
      <w:r w:rsidRPr="00944DB5">
        <w:rPr>
          <w:rFonts w:ascii="仿宋" w:hAnsi="仿宋" w:cstheme="minorHAnsi" w:hint="eastAsia"/>
          <w:szCs w:val="21"/>
        </w:rPr>
        <w:t>第四</w:t>
      </w:r>
      <w:r w:rsidRPr="00944DB5">
        <w:rPr>
          <w:rFonts w:ascii="仿宋" w:hAnsi="仿宋" w:cstheme="minorHAnsi"/>
          <w:szCs w:val="21"/>
        </w:rPr>
        <w:t>ACK</w:t>
      </w:r>
      <w:r w:rsidRPr="00944DB5">
        <w:rPr>
          <w:rFonts w:ascii="仿宋" w:hAnsi="仿宋" w:cstheme="minorHAnsi" w:hint="eastAsia"/>
          <w:szCs w:val="21"/>
        </w:rPr>
        <w:t>范围</w:t>
      </w:r>
      <w:r w:rsidRPr="00944DB5">
        <w:rPr>
          <w:rFonts w:ascii="仿宋" w:hAnsi="仿宋" w:cstheme="minorHAnsi"/>
          <w:szCs w:val="21"/>
        </w:rPr>
        <w:t>GAP</w:t>
      </w:r>
      <w:r w:rsidRPr="00944DB5">
        <w:rPr>
          <w:rFonts w:ascii="仿宋" w:hAnsi="仿宋" w:cstheme="minorHAnsi" w:hint="eastAsia"/>
          <w:szCs w:val="21"/>
        </w:rPr>
        <w:t>：</w:t>
      </w:r>
      <w:r w:rsidRPr="00944DB5">
        <w:rPr>
          <w:rFonts w:ascii="仿宋" w:hAnsi="仿宋" w:cstheme="minorHAnsi"/>
          <w:szCs w:val="21"/>
        </w:rPr>
        <w:t>4</w:t>
      </w:r>
      <w:r w:rsidRPr="00944DB5">
        <w:rPr>
          <w:rFonts w:ascii="仿宋" w:hAnsi="仿宋" w:cstheme="minorHAnsi" w:hint="eastAsia"/>
          <w:szCs w:val="21"/>
        </w:rPr>
        <w:t>；</w:t>
      </w:r>
      <w:r w:rsidRPr="00944DB5">
        <w:rPr>
          <w:rFonts w:ascii="仿宋" w:hAnsi="仿宋" w:cstheme="minorHAnsi"/>
          <w:szCs w:val="21"/>
        </w:rPr>
        <w:t>Range</w:t>
      </w:r>
      <w:r w:rsidRPr="00944DB5">
        <w:rPr>
          <w:rFonts w:ascii="仿宋" w:hAnsi="仿宋" w:cstheme="minorHAnsi" w:hint="eastAsia"/>
          <w:szCs w:val="21"/>
        </w:rPr>
        <w:t>：</w:t>
      </w:r>
      <w:r w:rsidRPr="00944DB5">
        <w:rPr>
          <w:rFonts w:ascii="仿宋" w:hAnsi="仿宋" w:cstheme="minorHAnsi"/>
          <w:szCs w:val="21"/>
        </w:rPr>
        <w:t>3</w:t>
      </w:r>
    </w:p>
    <w:p w14:paraId="55A9CE9A" w14:textId="77777777" w:rsidR="003428D2" w:rsidRPr="00944DB5" w:rsidRDefault="003428D2" w:rsidP="006B3622">
      <w:pPr>
        <w:pStyle w:val="ab"/>
        <w:ind w:left="420" w:firstLineChars="0" w:firstLine="0"/>
        <w:rPr>
          <w:rFonts w:ascii="仿宋" w:hAnsi="仿宋" w:cstheme="minorHAnsi"/>
          <w:sz w:val="21"/>
          <w:szCs w:val="21"/>
        </w:rPr>
      </w:pPr>
      <w:r w:rsidRPr="00944DB5">
        <w:rPr>
          <w:rFonts w:ascii="仿宋" w:hAnsi="仿宋" w:cstheme="minorHAnsi" w:hint="eastAsia"/>
          <w:sz w:val="21"/>
          <w:szCs w:val="21"/>
        </w:rPr>
        <w:t>示例</w:t>
      </w:r>
      <w:r w:rsidRPr="00944DB5">
        <w:rPr>
          <w:rFonts w:ascii="仿宋" w:hAnsi="仿宋" w:cstheme="minorHAnsi"/>
          <w:sz w:val="21"/>
          <w:szCs w:val="21"/>
        </w:rPr>
        <w:t>2</w:t>
      </w:r>
      <w:r w:rsidRPr="00944DB5">
        <w:rPr>
          <w:rFonts w:ascii="仿宋" w:hAnsi="仿宋" w:cstheme="minorHAnsi" w:hint="eastAsia"/>
          <w:sz w:val="21"/>
          <w:szCs w:val="21"/>
        </w:rPr>
        <w:t>：发生序号循环使用时，接收端收到包序号分别为：</w:t>
      </w:r>
      <w:r w:rsidRPr="00944DB5">
        <w:rPr>
          <w:rFonts w:ascii="仿宋" w:hAnsi="仿宋" w:cstheme="minorHAnsi"/>
          <w:sz w:val="21"/>
          <w:szCs w:val="21"/>
        </w:rPr>
        <w:t>{232-8~232-1}, {3~5}, {7~9}</w:t>
      </w:r>
      <w:r w:rsidRPr="00944DB5">
        <w:rPr>
          <w:rFonts w:ascii="仿宋" w:hAnsi="仿宋" w:cstheme="minorHAnsi" w:hint="eastAsia"/>
          <w:sz w:val="21"/>
          <w:szCs w:val="21"/>
        </w:rPr>
        <w:t>；</w:t>
      </w:r>
      <w:r w:rsidRPr="00944DB5">
        <w:rPr>
          <w:rFonts w:ascii="仿宋" w:hAnsi="仿宋" w:cstheme="minorHAnsi"/>
          <w:sz w:val="21"/>
          <w:szCs w:val="21"/>
        </w:rPr>
        <w:t>SACK</w:t>
      </w:r>
      <w:r w:rsidRPr="00944DB5">
        <w:rPr>
          <w:rFonts w:ascii="仿宋" w:hAnsi="仿宋" w:cstheme="minorHAnsi" w:hint="eastAsia"/>
          <w:sz w:val="21"/>
          <w:szCs w:val="21"/>
        </w:rPr>
        <w:t>如下</w:t>
      </w:r>
    </w:p>
    <w:p w14:paraId="6E67D085" w14:textId="77777777" w:rsidR="003428D2" w:rsidRPr="00944DB5" w:rsidRDefault="003428D2" w:rsidP="003428D2">
      <w:pPr>
        <w:ind w:firstLineChars="700" w:firstLine="1470"/>
        <w:rPr>
          <w:rFonts w:ascii="仿宋" w:hAnsi="仿宋" w:cstheme="minorHAnsi"/>
          <w:szCs w:val="21"/>
        </w:rPr>
      </w:pPr>
      <w:r w:rsidRPr="00944DB5">
        <w:rPr>
          <w:rFonts w:ascii="仿宋" w:hAnsi="仿宋" w:cstheme="minorHAnsi" w:hint="eastAsia"/>
          <w:szCs w:val="21"/>
        </w:rPr>
        <w:t>最大确认号：</w:t>
      </w:r>
      <w:r w:rsidRPr="00944DB5">
        <w:rPr>
          <w:rFonts w:ascii="仿宋" w:hAnsi="仿宋" w:cstheme="minorHAnsi"/>
          <w:szCs w:val="21"/>
        </w:rPr>
        <w:t>9</w:t>
      </w:r>
    </w:p>
    <w:p w14:paraId="1FB771B5" w14:textId="77777777" w:rsidR="003428D2" w:rsidRPr="00944DB5" w:rsidRDefault="003428D2" w:rsidP="003428D2">
      <w:pPr>
        <w:ind w:firstLineChars="700" w:firstLine="1470"/>
        <w:rPr>
          <w:rFonts w:ascii="仿宋" w:hAnsi="仿宋" w:cstheme="minorHAnsi"/>
          <w:szCs w:val="21"/>
        </w:rPr>
      </w:pPr>
      <w:r w:rsidRPr="00944DB5">
        <w:rPr>
          <w:rFonts w:ascii="仿宋" w:hAnsi="仿宋" w:cstheme="minorHAnsi" w:hint="eastAsia"/>
          <w:szCs w:val="21"/>
        </w:rPr>
        <w:t>第一</w:t>
      </w:r>
      <w:r w:rsidRPr="00944DB5">
        <w:rPr>
          <w:rFonts w:ascii="仿宋" w:hAnsi="仿宋" w:cstheme="minorHAnsi"/>
          <w:szCs w:val="21"/>
        </w:rPr>
        <w:t>ACK</w:t>
      </w:r>
      <w:r w:rsidRPr="00944DB5">
        <w:rPr>
          <w:rFonts w:ascii="仿宋" w:hAnsi="仿宋" w:cstheme="minorHAnsi" w:hint="eastAsia"/>
          <w:szCs w:val="21"/>
        </w:rPr>
        <w:t>范围：</w:t>
      </w:r>
      <w:r w:rsidRPr="00944DB5">
        <w:rPr>
          <w:rFonts w:ascii="仿宋" w:hAnsi="仿宋" w:cstheme="minorHAnsi"/>
          <w:szCs w:val="21"/>
        </w:rPr>
        <w:t>3</w:t>
      </w:r>
    </w:p>
    <w:p w14:paraId="5B91FC1A" w14:textId="77777777" w:rsidR="003428D2" w:rsidRPr="00944DB5" w:rsidRDefault="003428D2" w:rsidP="003428D2">
      <w:pPr>
        <w:ind w:firstLineChars="700" w:firstLine="1470"/>
        <w:rPr>
          <w:rFonts w:ascii="仿宋" w:hAnsi="仿宋" w:cstheme="minorHAnsi"/>
          <w:szCs w:val="21"/>
        </w:rPr>
      </w:pPr>
      <w:r w:rsidRPr="00944DB5">
        <w:rPr>
          <w:rFonts w:ascii="仿宋" w:hAnsi="仿宋" w:cstheme="minorHAnsi" w:hint="eastAsia"/>
          <w:szCs w:val="21"/>
        </w:rPr>
        <w:t>第二</w:t>
      </w:r>
      <w:r w:rsidRPr="00944DB5">
        <w:rPr>
          <w:rFonts w:ascii="仿宋" w:hAnsi="仿宋" w:cstheme="minorHAnsi"/>
          <w:szCs w:val="21"/>
        </w:rPr>
        <w:t>ACK</w:t>
      </w:r>
      <w:r w:rsidRPr="00944DB5">
        <w:rPr>
          <w:rFonts w:ascii="仿宋" w:hAnsi="仿宋" w:cstheme="minorHAnsi" w:hint="eastAsia"/>
          <w:szCs w:val="21"/>
        </w:rPr>
        <w:t>范围</w:t>
      </w:r>
      <w:r w:rsidRPr="00944DB5">
        <w:rPr>
          <w:rFonts w:ascii="仿宋" w:hAnsi="仿宋" w:cstheme="minorHAnsi"/>
          <w:szCs w:val="21"/>
        </w:rPr>
        <w:t>GAP</w:t>
      </w:r>
      <w:r w:rsidRPr="00944DB5">
        <w:rPr>
          <w:rFonts w:ascii="仿宋" w:hAnsi="仿宋" w:cstheme="minorHAnsi" w:hint="eastAsia"/>
          <w:szCs w:val="21"/>
        </w:rPr>
        <w:t>：</w:t>
      </w:r>
      <w:r w:rsidRPr="00944DB5">
        <w:rPr>
          <w:rFonts w:ascii="仿宋" w:hAnsi="仿宋" w:cstheme="minorHAnsi"/>
          <w:szCs w:val="21"/>
        </w:rPr>
        <w:t>1</w:t>
      </w:r>
      <w:r w:rsidRPr="00944DB5">
        <w:rPr>
          <w:rFonts w:ascii="仿宋" w:hAnsi="仿宋" w:cstheme="minorHAnsi" w:hint="eastAsia"/>
          <w:szCs w:val="21"/>
        </w:rPr>
        <w:t>；</w:t>
      </w:r>
      <w:r w:rsidRPr="00944DB5">
        <w:rPr>
          <w:rFonts w:ascii="仿宋" w:hAnsi="仿宋" w:cstheme="minorHAnsi"/>
          <w:szCs w:val="21"/>
        </w:rPr>
        <w:t>Range</w:t>
      </w:r>
      <w:r w:rsidRPr="00944DB5">
        <w:rPr>
          <w:rFonts w:ascii="仿宋" w:hAnsi="仿宋" w:cstheme="minorHAnsi" w:hint="eastAsia"/>
          <w:szCs w:val="21"/>
        </w:rPr>
        <w:t>：</w:t>
      </w:r>
      <w:r w:rsidRPr="00944DB5">
        <w:rPr>
          <w:rFonts w:ascii="仿宋" w:hAnsi="仿宋" w:cstheme="minorHAnsi"/>
          <w:szCs w:val="21"/>
        </w:rPr>
        <w:t>3</w:t>
      </w:r>
    </w:p>
    <w:p w14:paraId="0A815900" w14:textId="77777777" w:rsidR="003428D2" w:rsidRPr="00944DB5" w:rsidRDefault="003428D2" w:rsidP="003428D2">
      <w:pPr>
        <w:ind w:firstLineChars="700" w:firstLine="1470"/>
        <w:rPr>
          <w:rFonts w:ascii="仿宋" w:hAnsi="仿宋" w:cstheme="minorHAnsi"/>
          <w:szCs w:val="21"/>
        </w:rPr>
      </w:pPr>
      <w:r w:rsidRPr="00944DB5">
        <w:rPr>
          <w:rFonts w:ascii="仿宋" w:hAnsi="仿宋" w:cstheme="minorHAnsi" w:hint="eastAsia"/>
          <w:szCs w:val="21"/>
        </w:rPr>
        <w:t>第三</w:t>
      </w:r>
      <w:r w:rsidRPr="00944DB5">
        <w:rPr>
          <w:rFonts w:ascii="仿宋" w:hAnsi="仿宋" w:cstheme="minorHAnsi"/>
          <w:szCs w:val="21"/>
        </w:rPr>
        <w:t>ACK</w:t>
      </w:r>
      <w:r w:rsidRPr="00944DB5">
        <w:rPr>
          <w:rFonts w:ascii="仿宋" w:hAnsi="仿宋" w:cstheme="minorHAnsi" w:hint="eastAsia"/>
          <w:szCs w:val="21"/>
        </w:rPr>
        <w:t>范围</w:t>
      </w:r>
      <w:r w:rsidRPr="00944DB5">
        <w:rPr>
          <w:rFonts w:ascii="仿宋" w:hAnsi="仿宋" w:cstheme="minorHAnsi"/>
          <w:szCs w:val="21"/>
        </w:rPr>
        <w:t>GAP</w:t>
      </w:r>
      <w:r w:rsidRPr="00944DB5">
        <w:rPr>
          <w:rFonts w:ascii="仿宋" w:hAnsi="仿宋" w:cstheme="minorHAnsi" w:hint="eastAsia"/>
          <w:szCs w:val="21"/>
        </w:rPr>
        <w:t>：</w:t>
      </w:r>
      <w:r w:rsidRPr="00944DB5">
        <w:rPr>
          <w:rFonts w:ascii="仿宋" w:hAnsi="仿宋" w:cstheme="minorHAnsi"/>
          <w:szCs w:val="21"/>
        </w:rPr>
        <w:t>2</w:t>
      </w:r>
      <w:r w:rsidRPr="00944DB5">
        <w:rPr>
          <w:rFonts w:ascii="仿宋" w:hAnsi="仿宋" w:cstheme="minorHAnsi" w:hint="eastAsia"/>
          <w:szCs w:val="21"/>
        </w:rPr>
        <w:t>；</w:t>
      </w:r>
      <w:r w:rsidRPr="00944DB5">
        <w:rPr>
          <w:rFonts w:ascii="仿宋" w:hAnsi="仿宋" w:cstheme="minorHAnsi"/>
          <w:szCs w:val="21"/>
        </w:rPr>
        <w:t>Range</w:t>
      </w:r>
      <w:r w:rsidRPr="00944DB5">
        <w:rPr>
          <w:rFonts w:ascii="仿宋" w:hAnsi="仿宋" w:cstheme="minorHAnsi" w:hint="eastAsia"/>
          <w:szCs w:val="21"/>
        </w:rPr>
        <w:t>：</w:t>
      </w:r>
      <w:r w:rsidRPr="00944DB5">
        <w:rPr>
          <w:rFonts w:ascii="仿宋" w:hAnsi="仿宋" w:cstheme="minorHAnsi"/>
          <w:szCs w:val="21"/>
        </w:rPr>
        <w:t>8</w:t>
      </w:r>
      <w:bookmarkStart w:id="1141" w:name="_Hlk129017544"/>
    </w:p>
    <w:p w14:paraId="1F400987" w14:textId="1D62B792" w:rsidR="003428D2" w:rsidRPr="00944DB5" w:rsidRDefault="003428D2" w:rsidP="00944DB5">
      <w:pPr>
        <w:pStyle w:val="4"/>
        <w:numPr>
          <w:ilvl w:val="0"/>
          <w:numId w:val="68"/>
        </w:numPr>
        <w:rPr>
          <w:rFonts w:ascii="仿宋" w:eastAsia="仿宋" w:hAnsi="仿宋"/>
          <w:sz w:val="21"/>
          <w:szCs w:val="21"/>
        </w:rPr>
      </w:pPr>
      <w:r w:rsidRPr="00944DB5">
        <w:rPr>
          <w:rFonts w:ascii="仿宋" w:eastAsia="仿宋" w:hAnsi="仿宋" w:hint="eastAsia"/>
          <w:sz w:val="21"/>
          <w:szCs w:val="21"/>
        </w:rPr>
        <w:t>否定性确认报文（</w:t>
      </w:r>
      <w:r w:rsidR="00527FFC" w:rsidRPr="00FF3F12">
        <w:rPr>
          <w:rFonts w:ascii="仿宋" w:eastAsia="仿宋" w:hAnsi="仿宋" w:cstheme="minorHAnsi"/>
          <w:sz w:val="21"/>
          <w:szCs w:val="21"/>
        </w:rPr>
        <w:t>S</w:t>
      </w:r>
      <w:r w:rsidR="00527FFC" w:rsidRPr="00944DB5">
        <w:rPr>
          <w:rFonts w:ascii="仿宋" w:eastAsia="仿宋" w:hAnsi="仿宋" w:cstheme="minorHAnsi"/>
          <w:sz w:val="21"/>
          <w:szCs w:val="21"/>
        </w:rPr>
        <w:t>P_</w:t>
      </w:r>
      <w:r w:rsidRPr="00944DB5">
        <w:rPr>
          <w:rFonts w:ascii="仿宋" w:eastAsia="仿宋" w:hAnsi="仿宋"/>
          <w:sz w:val="21"/>
          <w:szCs w:val="21"/>
        </w:rPr>
        <w:t>NACK</w:t>
      </w:r>
      <w:r w:rsidRPr="00944DB5">
        <w:rPr>
          <w:rFonts w:ascii="仿宋" w:eastAsia="仿宋" w:hAnsi="仿宋" w:hint="eastAsia"/>
          <w:sz w:val="21"/>
          <w:szCs w:val="21"/>
        </w:rPr>
        <w:t>）</w:t>
      </w:r>
    </w:p>
    <w:p w14:paraId="090BB8E7" w14:textId="4C3BDA46" w:rsidR="00527FFC" w:rsidRPr="00FF3F12" w:rsidRDefault="003428D2" w:rsidP="007A08F1">
      <w:pPr>
        <w:ind w:firstLine="420"/>
        <w:rPr>
          <w:rFonts w:ascii="仿宋" w:hAnsi="仿宋" w:cstheme="minorHAnsi"/>
          <w:szCs w:val="21"/>
        </w:rPr>
      </w:pPr>
      <w:r w:rsidRPr="00944DB5">
        <w:rPr>
          <w:rFonts w:ascii="仿宋" w:hAnsi="仿宋" w:cstheme="minorHAnsi" w:hint="eastAsia"/>
          <w:szCs w:val="21"/>
        </w:rPr>
        <w:t>否定性确认报文（</w:t>
      </w:r>
      <w:r w:rsidR="00527FFC" w:rsidRPr="00915C0F">
        <w:rPr>
          <w:rFonts w:ascii="仿宋" w:hAnsi="仿宋" w:cstheme="minorHAnsi"/>
          <w:szCs w:val="21"/>
        </w:rPr>
        <w:t>SP_</w:t>
      </w:r>
      <w:r w:rsidRPr="00944DB5">
        <w:rPr>
          <w:rFonts w:ascii="仿宋" w:hAnsi="仿宋" w:cstheme="minorHAnsi"/>
          <w:szCs w:val="21"/>
        </w:rPr>
        <w:t>NACK</w:t>
      </w:r>
      <w:r w:rsidRPr="00944DB5">
        <w:rPr>
          <w:rFonts w:ascii="仿宋" w:hAnsi="仿宋" w:cstheme="minorHAnsi" w:hint="eastAsia"/>
          <w:szCs w:val="21"/>
        </w:rPr>
        <w:t>）</w:t>
      </w:r>
      <w:r w:rsidRPr="00944DB5">
        <w:rPr>
          <w:rFonts w:ascii="仿宋" w:hAnsi="仿宋" w:cstheme="minorHAnsi" w:hint="eastAsia"/>
          <w:color w:val="121212"/>
          <w:szCs w:val="21"/>
        </w:rPr>
        <w:t>用于接收方通知发送方没有收到某个数据包，用于端侧可靠</w:t>
      </w:r>
      <w:r w:rsidR="00527FFC" w:rsidRPr="00915C0F">
        <w:rPr>
          <w:rFonts w:ascii="仿宋" w:hAnsi="仿宋" w:cstheme="minorHAnsi" w:hint="eastAsia"/>
          <w:color w:val="121212"/>
          <w:szCs w:val="21"/>
        </w:rPr>
        <w:t>传输机制</w:t>
      </w:r>
      <w:r w:rsidRPr="00944DB5">
        <w:rPr>
          <w:rFonts w:ascii="仿宋" w:hAnsi="仿宋" w:cstheme="minorHAnsi" w:hint="eastAsia"/>
          <w:color w:val="121212"/>
          <w:szCs w:val="21"/>
        </w:rPr>
        <w:t>中的无数据包确认</w:t>
      </w:r>
      <w:r w:rsidR="00527FFC" w:rsidRPr="00915C0F">
        <w:rPr>
          <w:rFonts w:ascii="仿宋" w:hAnsi="仿宋" w:cs="Times New Roman" w:hint="eastAsia"/>
          <w:color w:val="121212"/>
          <w:szCs w:val="21"/>
        </w:rPr>
        <w:t>；</w:t>
      </w:r>
      <w:r w:rsidR="00527FFC" w:rsidRPr="006F72A9">
        <w:rPr>
          <w:rFonts w:ascii="仿宋" w:hAnsi="仿宋" w:cstheme="minorHAnsi"/>
          <w:szCs w:val="21"/>
        </w:rPr>
        <w:t>SP_SACK</w:t>
      </w:r>
      <w:r w:rsidR="00527FFC" w:rsidRPr="006F72A9">
        <w:rPr>
          <w:rFonts w:ascii="仿宋" w:hAnsi="仿宋" w:hint="eastAsia"/>
        </w:rPr>
        <w:t>报文为</w:t>
      </w:r>
      <w:r w:rsidR="00527FFC" w:rsidRPr="006F72A9">
        <w:rPr>
          <w:rFonts w:ascii="仿宋" w:hAnsi="仿宋"/>
        </w:rPr>
        <w:t>SEASP</w:t>
      </w:r>
      <w:r w:rsidR="00527FFC" w:rsidRPr="006F72A9">
        <w:rPr>
          <w:rFonts w:ascii="仿宋" w:hAnsi="仿宋" w:hint="eastAsia"/>
        </w:rPr>
        <w:t>消息报文，不使用网络增强传输和即刻重寻址相关机制，</w:t>
      </w:r>
      <w:r w:rsidRPr="00944DB5">
        <w:rPr>
          <w:rFonts w:ascii="仿宋" w:hAnsi="仿宋" w:cstheme="minorHAnsi" w:hint="eastAsia"/>
          <w:szCs w:val="21"/>
        </w:rPr>
        <w:t>格式如下：</w:t>
      </w:r>
    </w:p>
    <w:p w14:paraId="19059ACB" w14:textId="4D5121E1" w:rsidR="007A08F1" w:rsidRDefault="00776E1B" w:rsidP="004A48F0">
      <w:pPr>
        <w:pStyle w:val="ac"/>
        <w:jc w:val="center"/>
        <w:rPr>
          <w:rFonts w:ascii="仿宋" w:eastAsia="仿宋" w:hAnsi="仿宋" w:cstheme="minorHAnsi"/>
          <w:sz w:val="21"/>
          <w:szCs w:val="21"/>
        </w:rPr>
      </w:pPr>
      <w:r>
        <w:object w:dxaOrig="7291" w:dyaOrig="641" w14:anchorId="071023CF">
          <v:shape id="_x0000_i1077" type="#_x0000_t75" style="width:395.5pt;height:34.5pt" o:ole="">
            <v:imagedata r:id="rId97" o:title=""/>
          </v:shape>
          <o:OLEObject Type="Embed" ProgID="Visio.Drawing.15" ShapeID="_x0000_i1077" DrawAspect="Content" ObjectID="_1745846820" r:id="rId98"/>
        </w:object>
      </w:r>
    </w:p>
    <w:p w14:paraId="6643918C" w14:textId="5888D281" w:rsidR="00795F10" w:rsidRDefault="003428D2" w:rsidP="00B92BF6">
      <w:pPr>
        <w:pStyle w:val="ac"/>
        <w:ind w:firstLine="420"/>
        <w:jc w:val="center"/>
        <w:rPr>
          <w:rFonts w:ascii="仿宋" w:eastAsia="仿宋" w:hAnsi="仿宋" w:cstheme="minorHAnsi"/>
          <w:sz w:val="21"/>
          <w:szCs w:val="21"/>
        </w:rPr>
      </w:pPr>
      <w:r w:rsidRPr="00944DB5">
        <w:rPr>
          <w:rFonts w:ascii="仿宋" w:eastAsia="仿宋" w:hAnsi="仿宋" w:cstheme="minorHAnsi" w:hint="eastAsia"/>
          <w:sz w:val="21"/>
          <w:szCs w:val="21"/>
        </w:rPr>
        <w:t>图</w:t>
      </w:r>
      <w:r w:rsidRPr="00944DB5">
        <w:rPr>
          <w:rFonts w:ascii="仿宋" w:eastAsia="仿宋" w:hAnsi="仿宋" w:cstheme="minorHAnsi"/>
          <w:sz w:val="21"/>
          <w:szCs w:val="21"/>
        </w:rPr>
        <w:t xml:space="preserve"> </w:t>
      </w:r>
      <w:r w:rsidRPr="00944DB5">
        <w:rPr>
          <w:rFonts w:ascii="仿宋" w:eastAsia="仿宋" w:hAnsi="仿宋" w:cstheme="minorHAnsi"/>
          <w:sz w:val="21"/>
          <w:szCs w:val="21"/>
        </w:rPr>
        <w:fldChar w:fldCharType="begin"/>
      </w:r>
      <w:r w:rsidRPr="00944DB5">
        <w:rPr>
          <w:rFonts w:ascii="仿宋" w:eastAsia="仿宋" w:hAnsi="仿宋" w:cstheme="minorHAnsi"/>
          <w:sz w:val="21"/>
          <w:szCs w:val="21"/>
        </w:rPr>
        <w:instrText xml:space="preserve"> SEQ </w:instrText>
      </w:r>
      <w:r w:rsidRPr="00944DB5">
        <w:rPr>
          <w:rFonts w:ascii="仿宋" w:eastAsia="仿宋" w:hAnsi="仿宋" w:cstheme="minorHAnsi" w:hint="eastAsia"/>
          <w:sz w:val="21"/>
          <w:szCs w:val="21"/>
        </w:rPr>
        <w:instrText>图</w:instrText>
      </w:r>
      <w:r w:rsidRPr="00944DB5">
        <w:rPr>
          <w:rFonts w:ascii="仿宋" w:eastAsia="仿宋" w:hAnsi="仿宋" w:cstheme="minorHAnsi"/>
          <w:sz w:val="21"/>
          <w:szCs w:val="21"/>
        </w:rPr>
        <w:instrText xml:space="preserve"> \* ARABIC </w:instrText>
      </w:r>
      <w:r w:rsidRPr="00944DB5">
        <w:rPr>
          <w:rFonts w:ascii="仿宋" w:eastAsia="仿宋" w:hAnsi="仿宋" w:cstheme="minorHAnsi"/>
          <w:sz w:val="21"/>
          <w:szCs w:val="21"/>
        </w:rPr>
        <w:fldChar w:fldCharType="separate"/>
      </w:r>
      <w:r w:rsidR="0079115A">
        <w:rPr>
          <w:rFonts w:ascii="仿宋" w:eastAsia="仿宋" w:hAnsi="仿宋" w:cstheme="minorHAnsi"/>
          <w:noProof/>
          <w:sz w:val="21"/>
          <w:szCs w:val="21"/>
        </w:rPr>
        <w:t>26</w:t>
      </w:r>
      <w:r w:rsidRPr="00944DB5">
        <w:rPr>
          <w:rFonts w:ascii="仿宋" w:eastAsia="仿宋" w:hAnsi="仿宋" w:cstheme="minorHAnsi"/>
          <w:sz w:val="21"/>
          <w:szCs w:val="21"/>
        </w:rPr>
        <w:fldChar w:fldCharType="end"/>
      </w:r>
      <w:r w:rsidRPr="00944DB5">
        <w:rPr>
          <w:rFonts w:ascii="仿宋" w:eastAsia="仿宋" w:hAnsi="仿宋" w:cstheme="minorHAnsi"/>
          <w:sz w:val="21"/>
          <w:szCs w:val="21"/>
        </w:rPr>
        <w:t xml:space="preserve"> </w:t>
      </w:r>
      <w:r w:rsidR="00527FFC" w:rsidRPr="00FF3F12">
        <w:rPr>
          <w:rFonts w:ascii="仿宋" w:eastAsia="仿宋" w:hAnsi="仿宋" w:cstheme="minorHAnsi"/>
          <w:sz w:val="21"/>
          <w:szCs w:val="21"/>
        </w:rPr>
        <w:t>S</w:t>
      </w:r>
      <w:r w:rsidR="00527FFC" w:rsidRPr="00944DB5">
        <w:rPr>
          <w:rFonts w:ascii="仿宋" w:eastAsia="仿宋" w:hAnsi="仿宋" w:cstheme="minorHAnsi"/>
          <w:sz w:val="21"/>
          <w:szCs w:val="21"/>
        </w:rPr>
        <w:t>P_</w:t>
      </w:r>
      <w:r w:rsidRPr="00944DB5">
        <w:rPr>
          <w:rFonts w:ascii="仿宋" w:eastAsia="仿宋" w:hAnsi="仿宋" w:cstheme="minorHAnsi"/>
          <w:sz w:val="21"/>
          <w:szCs w:val="21"/>
        </w:rPr>
        <w:t>NACK</w:t>
      </w:r>
      <w:r w:rsidRPr="00944DB5">
        <w:rPr>
          <w:rFonts w:ascii="仿宋" w:eastAsia="仿宋" w:hAnsi="仿宋" w:cstheme="minorHAnsi" w:hint="eastAsia"/>
          <w:sz w:val="21"/>
          <w:szCs w:val="21"/>
        </w:rPr>
        <w:t>报文格式</w:t>
      </w:r>
    </w:p>
    <w:p w14:paraId="7E241696" w14:textId="77777777" w:rsidR="00B92BF6" w:rsidRPr="00B92BF6" w:rsidRDefault="00B92BF6" w:rsidP="00B92BF6"/>
    <w:p w14:paraId="2279C948" w14:textId="3C8D8B5B" w:rsidR="007A08F1" w:rsidRPr="00890BC4" w:rsidRDefault="00776E1B" w:rsidP="007A08F1">
      <w:pPr>
        <w:pStyle w:val="ab"/>
        <w:numPr>
          <w:ilvl w:val="0"/>
          <w:numId w:val="22"/>
        </w:numPr>
        <w:ind w:firstLineChars="0"/>
        <w:rPr>
          <w:rFonts w:ascii="仿宋" w:hAnsi="仿宋" w:cstheme="minorHAnsi"/>
          <w:sz w:val="21"/>
          <w:szCs w:val="21"/>
        </w:rPr>
      </w:pPr>
      <w:ins w:id="1142" w:author="Li Yang" w:date="2023-05-10T15:11:00Z">
        <w:r>
          <w:rPr>
            <w:rFonts w:ascii="仿宋" w:hAnsi="仿宋" w:cs="Times New Roman"/>
            <w:b/>
            <w:sz w:val="21"/>
            <w:szCs w:val="21"/>
          </w:rPr>
          <w:t>S</w:t>
        </w:r>
      </w:ins>
      <w:r w:rsidR="007A08F1" w:rsidRPr="00890BC4">
        <w:rPr>
          <w:rFonts w:ascii="仿宋" w:hAnsi="仿宋" w:cs="Times New Roman"/>
          <w:b/>
          <w:sz w:val="21"/>
          <w:szCs w:val="21"/>
        </w:rPr>
        <w:t>Flag</w:t>
      </w:r>
      <w:r w:rsidR="007A08F1" w:rsidRPr="00890BC4">
        <w:rPr>
          <w:rFonts w:ascii="仿宋" w:hAnsi="仿宋" w:cs="Times New Roman" w:hint="eastAsia"/>
          <w:b/>
          <w:sz w:val="21"/>
          <w:szCs w:val="21"/>
        </w:rPr>
        <w:t>s</w:t>
      </w:r>
      <w:r w:rsidR="007A08F1" w:rsidRPr="00890BC4">
        <w:rPr>
          <w:rFonts w:ascii="仿宋" w:hAnsi="仿宋" w:cs="Times New Roman" w:hint="eastAsia"/>
          <w:sz w:val="21"/>
          <w:szCs w:val="21"/>
        </w:rPr>
        <w:t>：</w:t>
      </w:r>
      <w:r w:rsidR="007A08F1" w:rsidRPr="00890BC4">
        <w:rPr>
          <w:rFonts w:ascii="仿宋" w:hAnsi="仿宋" w:cs="Times New Roman"/>
          <w:sz w:val="21"/>
          <w:szCs w:val="21"/>
        </w:rPr>
        <w:t>4bits,</w:t>
      </w:r>
      <w:r w:rsidR="007A08F1" w:rsidRPr="00890BC4">
        <w:rPr>
          <w:rFonts w:ascii="仿宋" w:hAnsi="仿宋" w:cs="Times New Roman" w:hint="eastAsia"/>
          <w:sz w:val="21"/>
          <w:szCs w:val="21"/>
        </w:rPr>
        <w:t>标志位，高</w:t>
      </w:r>
      <w:r w:rsidR="007A08F1" w:rsidRPr="00890BC4">
        <w:rPr>
          <w:rFonts w:ascii="仿宋" w:hAnsi="仿宋" w:cs="Times New Roman"/>
          <w:sz w:val="21"/>
          <w:szCs w:val="21"/>
        </w:rPr>
        <w:t>2</w:t>
      </w:r>
      <w:r w:rsidR="007A08F1" w:rsidRPr="00890BC4">
        <w:rPr>
          <w:rFonts w:ascii="仿宋" w:hAnsi="仿宋" w:cs="Times New Roman" w:hint="eastAsia"/>
          <w:sz w:val="21"/>
          <w:szCs w:val="21"/>
        </w:rPr>
        <w:t>位用于标识最大</w:t>
      </w:r>
      <w:r w:rsidR="007A08F1">
        <w:rPr>
          <w:rFonts w:ascii="仿宋" w:hAnsi="仿宋" w:cs="Times New Roman" w:hint="eastAsia"/>
          <w:sz w:val="21"/>
          <w:szCs w:val="21"/>
        </w:rPr>
        <w:t>未</w:t>
      </w:r>
      <w:r w:rsidR="007A08F1" w:rsidRPr="00890BC4">
        <w:rPr>
          <w:rFonts w:ascii="仿宋" w:hAnsi="仿宋" w:cs="Times New Roman" w:hint="eastAsia"/>
          <w:sz w:val="21"/>
          <w:szCs w:val="21"/>
        </w:rPr>
        <w:t>确认号的长度，</w:t>
      </w:r>
      <w:r w:rsidR="007A08F1">
        <w:rPr>
          <w:rFonts w:ascii="仿宋" w:hAnsi="仿宋" w:cs="Times New Roman" w:hint="eastAsia"/>
          <w:sz w:val="21"/>
          <w:szCs w:val="21"/>
        </w:rPr>
        <w:t>其中，</w:t>
      </w:r>
      <w:r w:rsidR="007A08F1" w:rsidRPr="00890BC4">
        <w:rPr>
          <w:rFonts w:ascii="仿宋" w:hAnsi="仿宋" w:cs="Times New Roman" w:hint="eastAsia"/>
          <w:sz w:val="21"/>
          <w:szCs w:val="21"/>
        </w:rPr>
        <w:t>0</w:t>
      </w:r>
      <w:r w:rsidR="007A08F1" w:rsidRPr="00890BC4">
        <w:rPr>
          <w:rFonts w:ascii="仿宋" w:hAnsi="仿宋" w:cs="Times New Roman"/>
          <w:sz w:val="21"/>
          <w:szCs w:val="21"/>
        </w:rPr>
        <w:t>0</w:t>
      </w:r>
      <w:r w:rsidR="007A08F1" w:rsidRPr="00890BC4">
        <w:rPr>
          <w:rFonts w:ascii="仿宋" w:hAnsi="仿宋" w:cs="Times New Roman" w:hint="eastAsia"/>
          <w:sz w:val="21"/>
          <w:szCs w:val="21"/>
        </w:rPr>
        <w:t>：长度为1bytes；0</w:t>
      </w:r>
      <w:r w:rsidR="007A08F1" w:rsidRPr="00890BC4">
        <w:rPr>
          <w:rFonts w:ascii="仿宋" w:hAnsi="仿宋" w:cs="Times New Roman"/>
          <w:sz w:val="21"/>
          <w:szCs w:val="21"/>
        </w:rPr>
        <w:t>1</w:t>
      </w:r>
      <w:r w:rsidR="007A08F1" w:rsidRPr="00890BC4">
        <w:rPr>
          <w:rFonts w:ascii="仿宋" w:hAnsi="仿宋" w:cs="Times New Roman" w:hint="eastAsia"/>
          <w:sz w:val="21"/>
          <w:szCs w:val="21"/>
        </w:rPr>
        <w:t>：长度为</w:t>
      </w:r>
      <w:r w:rsidR="007A08F1" w:rsidRPr="00890BC4">
        <w:rPr>
          <w:rFonts w:ascii="仿宋" w:hAnsi="仿宋" w:cs="Times New Roman"/>
          <w:sz w:val="21"/>
          <w:szCs w:val="21"/>
        </w:rPr>
        <w:t>2</w:t>
      </w:r>
      <w:r w:rsidR="007A08F1" w:rsidRPr="00890BC4">
        <w:rPr>
          <w:rFonts w:ascii="仿宋" w:hAnsi="仿宋" w:cs="Times New Roman" w:hint="eastAsia"/>
          <w:sz w:val="21"/>
          <w:szCs w:val="21"/>
        </w:rPr>
        <w:t>bytes</w:t>
      </w:r>
      <w:r w:rsidR="007A08F1">
        <w:rPr>
          <w:rFonts w:ascii="仿宋" w:hAnsi="仿宋" w:cs="Times New Roman" w:hint="eastAsia"/>
          <w:sz w:val="21"/>
          <w:szCs w:val="21"/>
        </w:rPr>
        <w:t>；</w:t>
      </w:r>
      <w:r w:rsidR="007A08F1" w:rsidRPr="00890BC4">
        <w:rPr>
          <w:rFonts w:ascii="仿宋" w:hAnsi="仿宋" w:cs="Times New Roman" w:hint="eastAsia"/>
          <w:sz w:val="21"/>
          <w:szCs w:val="21"/>
        </w:rPr>
        <w:t>10：长度为4bytes；11：长度为6bytes</w:t>
      </w:r>
      <w:r w:rsidR="007A08F1">
        <w:rPr>
          <w:rFonts w:ascii="仿宋" w:hAnsi="仿宋" w:cs="Times New Roman" w:hint="eastAsia"/>
          <w:sz w:val="21"/>
          <w:szCs w:val="21"/>
        </w:rPr>
        <w:t>。低2位预留，置零。</w:t>
      </w:r>
    </w:p>
    <w:p w14:paraId="352BA0C1" w14:textId="5B76EA35" w:rsidR="007A08F1" w:rsidRPr="00944DB5" w:rsidRDefault="007A08F1" w:rsidP="007A08F1">
      <w:pPr>
        <w:pStyle w:val="ab"/>
        <w:numPr>
          <w:ilvl w:val="0"/>
          <w:numId w:val="22"/>
        </w:numPr>
        <w:ind w:firstLineChars="0"/>
        <w:rPr>
          <w:rFonts w:ascii="仿宋" w:hAnsi="仿宋" w:cstheme="minorHAnsi"/>
          <w:sz w:val="21"/>
          <w:szCs w:val="21"/>
        </w:rPr>
      </w:pPr>
      <w:r>
        <w:rPr>
          <w:rFonts w:ascii="仿宋" w:hAnsi="仿宋" w:cstheme="minorHAnsi"/>
          <w:b/>
          <w:sz w:val="21"/>
          <w:szCs w:val="21"/>
        </w:rPr>
        <w:t>N</w:t>
      </w:r>
      <w:r w:rsidRPr="00944DB5">
        <w:rPr>
          <w:rFonts w:ascii="仿宋" w:hAnsi="仿宋" w:cstheme="minorHAnsi"/>
          <w:b/>
          <w:sz w:val="21"/>
          <w:szCs w:val="21"/>
        </w:rPr>
        <w:t>ACK</w:t>
      </w:r>
      <w:r w:rsidRPr="00944DB5">
        <w:rPr>
          <w:rFonts w:ascii="仿宋" w:hAnsi="仿宋" w:cstheme="minorHAnsi" w:hint="eastAsia"/>
          <w:b/>
          <w:sz w:val="21"/>
          <w:szCs w:val="21"/>
        </w:rPr>
        <w:t>范围计数</w:t>
      </w:r>
      <w:r w:rsidRPr="00944DB5">
        <w:rPr>
          <w:rFonts w:ascii="仿宋" w:hAnsi="仿宋" w:cstheme="minorHAnsi" w:hint="eastAsia"/>
          <w:sz w:val="21"/>
          <w:szCs w:val="21"/>
        </w:rPr>
        <w:t>：</w:t>
      </w:r>
      <w:r w:rsidRPr="00944DB5">
        <w:rPr>
          <w:rFonts w:ascii="仿宋" w:hAnsi="仿宋" w:cstheme="minorHAnsi"/>
          <w:sz w:val="21"/>
          <w:szCs w:val="21"/>
        </w:rPr>
        <w:t>4bits</w:t>
      </w:r>
      <w:r w:rsidRPr="00944DB5">
        <w:rPr>
          <w:rFonts w:ascii="仿宋" w:hAnsi="仿宋" w:cstheme="minorHAnsi" w:hint="eastAsia"/>
          <w:sz w:val="21"/>
          <w:szCs w:val="21"/>
        </w:rPr>
        <w:t>，表示携带</w:t>
      </w:r>
      <w:r>
        <w:rPr>
          <w:rFonts w:ascii="仿宋" w:hAnsi="仿宋" w:cstheme="minorHAnsi" w:hint="eastAsia"/>
          <w:sz w:val="21"/>
          <w:szCs w:val="21"/>
        </w:rPr>
        <w:t>N</w:t>
      </w:r>
      <w:r w:rsidRPr="00944DB5">
        <w:rPr>
          <w:rFonts w:ascii="仿宋" w:hAnsi="仿宋" w:cstheme="minorHAnsi"/>
          <w:sz w:val="21"/>
          <w:szCs w:val="21"/>
        </w:rPr>
        <w:t>ACK</w:t>
      </w:r>
      <w:r w:rsidRPr="00944DB5">
        <w:rPr>
          <w:rFonts w:ascii="仿宋" w:hAnsi="仿宋" w:cstheme="minorHAnsi" w:hint="eastAsia"/>
          <w:sz w:val="21"/>
          <w:szCs w:val="21"/>
        </w:rPr>
        <w:t>范围字段个数，最多支持携带</w:t>
      </w:r>
      <w:r w:rsidRPr="00944DB5">
        <w:rPr>
          <w:rFonts w:ascii="仿宋" w:hAnsi="仿宋" w:cstheme="minorHAnsi"/>
          <w:sz w:val="21"/>
          <w:szCs w:val="21"/>
        </w:rPr>
        <w:t>15</w:t>
      </w:r>
      <w:r w:rsidRPr="00944DB5">
        <w:rPr>
          <w:rFonts w:ascii="仿宋" w:hAnsi="仿宋" w:cstheme="minorHAnsi" w:hint="eastAsia"/>
          <w:sz w:val="21"/>
          <w:szCs w:val="21"/>
        </w:rPr>
        <w:t>个</w:t>
      </w:r>
      <w:r>
        <w:rPr>
          <w:rFonts w:ascii="仿宋" w:hAnsi="仿宋" w:cstheme="minorHAnsi" w:hint="eastAsia"/>
          <w:sz w:val="21"/>
          <w:szCs w:val="21"/>
        </w:rPr>
        <w:t>N</w:t>
      </w:r>
      <w:r w:rsidRPr="00944DB5">
        <w:rPr>
          <w:rFonts w:ascii="仿宋" w:hAnsi="仿宋" w:cstheme="minorHAnsi"/>
          <w:sz w:val="21"/>
          <w:szCs w:val="21"/>
        </w:rPr>
        <w:t>ACK</w:t>
      </w:r>
      <w:r w:rsidRPr="00944DB5">
        <w:rPr>
          <w:rFonts w:ascii="仿宋" w:hAnsi="仿宋" w:cstheme="minorHAnsi" w:hint="eastAsia"/>
          <w:sz w:val="21"/>
          <w:szCs w:val="21"/>
        </w:rPr>
        <w:t>范围。</w:t>
      </w:r>
    </w:p>
    <w:p w14:paraId="65C2DE88" w14:textId="13F387B4" w:rsidR="007A08F1" w:rsidRPr="00944DB5" w:rsidRDefault="007A08F1" w:rsidP="007A08F1">
      <w:pPr>
        <w:pStyle w:val="ab"/>
        <w:numPr>
          <w:ilvl w:val="0"/>
          <w:numId w:val="22"/>
        </w:numPr>
        <w:ind w:firstLineChars="0"/>
        <w:rPr>
          <w:rFonts w:ascii="仿宋" w:hAnsi="仿宋" w:cstheme="minorHAnsi"/>
          <w:sz w:val="21"/>
          <w:szCs w:val="21"/>
        </w:rPr>
      </w:pPr>
      <w:r w:rsidRPr="00944DB5">
        <w:rPr>
          <w:rFonts w:ascii="仿宋" w:hAnsi="仿宋" w:cstheme="minorHAnsi" w:hint="eastAsia"/>
          <w:b/>
          <w:sz w:val="21"/>
          <w:szCs w:val="21"/>
        </w:rPr>
        <w:t>最大未确认号（</w:t>
      </w:r>
      <w:r w:rsidRPr="00944DB5">
        <w:rPr>
          <w:rFonts w:ascii="仿宋" w:hAnsi="仿宋" w:cstheme="minorHAnsi"/>
          <w:b/>
          <w:sz w:val="21"/>
          <w:szCs w:val="21"/>
        </w:rPr>
        <w:t>NPN</w:t>
      </w:r>
      <w:r w:rsidRPr="00944DB5">
        <w:rPr>
          <w:rFonts w:ascii="仿宋" w:hAnsi="仿宋" w:cstheme="minorHAnsi" w:hint="eastAsia"/>
          <w:b/>
          <w:sz w:val="21"/>
          <w:szCs w:val="21"/>
        </w:rPr>
        <w:t>）</w:t>
      </w:r>
      <w:r w:rsidRPr="00944DB5">
        <w:rPr>
          <w:rFonts w:ascii="仿宋" w:hAnsi="仿宋" w:cstheme="minorHAnsi" w:hint="eastAsia"/>
          <w:sz w:val="21"/>
          <w:szCs w:val="21"/>
        </w:rPr>
        <w:t>：变长，</w:t>
      </w:r>
      <w:r>
        <w:rPr>
          <w:rFonts w:ascii="仿宋" w:hAnsi="仿宋" w:cstheme="minorHAnsi" w:hint="eastAsia"/>
          <w:sz w:val="21"/>
          <w:szCs w:val="21"/>
        </w:rPr>
        <w:t>长度由Flags字段决定，</w:t>
      </w:r>
      <w:r w:rsidRPr="00944DB5">
        <w:rPr>
          <w:rFonts w:ascii="仿宋" w:hAnsi="仿宋" w:cstheme="minorHAnsi" w:hint="eastAsia"/>
          <w:sz w:val="21"/>
          <w:szCs w:val="21"/>
        </w:rPr>
        <w:t>表示接收端未被确认的数据序号</w:t>
      </w:r>
      <w:r>
        <w:rPr>
          <w:rFonts w:ascii="仿宋" w:hAnsi="仿宋" w:cstheme="minorHAnsi" w:hint="eastAsia"/>
          <w:sz w:val="21"/>
          <w:szCs w:val="21"/>
        </w:rPr>
        <w:t>的最大值N</w:t>
      </w:r>
      <w:r w:rsidRPr="00944DB5">
        <w:rPr>
          <w:rFonts w:ascii="仿宋" w:hAnsi="仿宋" w:cstheme="minorHAnsi"/>
          <w:sz w:val="21"/>
          <w:szCs w:val="21"/>
        </w:rPr>
        <w:t>PN</w:t>
      </w:r>
      <w:r w:rsidRPr="00944DB5">
        <w:rPr>
          <w:rFonts w:ascii="仿宋" w:hAnsi="仿宋" w:cstheme="minorHAnsi" w:hint="eastAsia"/>
          <w:sz w:val="21"/>
          <w:szCs w:val="21"/>
        </w:rPr>
        <w:t>。</w:t>
      </w:r>
    </w:p>
    <w:p w14:paraId="7FE0001D" w14:textId="6B1F820B" w:rsidR="007A08F1" w:rsidRPr="00944DB5" w:rsidRDefault="007A08F1" w:rsidP="007A08F1">
      <w:pPr>
        <w:pStyle w:val="ab"/>
        <w:numPr>
          <w:ilvl w:val="0"/>
          <w:numId w:val="22"/>
        </w:numPr>
        <w:ind w:firstLineChars="0"/>
        <w:rPr>
          <w:rFonts w:ascii="仿宋" w:hAnsi="仿宋" w:cstheme="minorHAnsi"/>
          <w:sz w:val="21"/>
          <w:szCs w:val="21"/>
        </w:rPr>
      </w:pPr>
      <w:r w:rsidRPr="00944DB5">
        <w:rPr>
          <w:rFonts w:ascii="仿宋" w:hAnsi="仿宋" w:cstheme="minorHAnsi" w:hint="eastAsia"/>
          <w:b/>
          <w:sz w:val="21"/>
          <w:szCs w:val="21"/>
        </w:rPr>
        <w:t>第一</w:t>
      </w:r>
      <w:r>
        <w:rPr>
          <w:rFonts w:ascii="仿宋" w:hAnsi="仿宋" w:cstheme="minorHAnsi" w:hint="eastAsia"/>
          <w:b/>
          <w:sz w:val="21"/>
          <w:szCs w:val="21"/>
        </w:rPr>
        <w:t>N</w:t>
      </w:r>
      <w:r w:rsidRPr="00944DB5">
        <w:rPr>
          <w:rFonts w:ascii="仿宋" w:hAnsi="仿宋" w:cstheme="minorHAnsi"/>
          <w:b/>
          <w:sz w:val="21"/>
          <w:szCs w:val="21"/>
        </w:rPr>
        <w:t>ACK</w:t>
      </w:r>
      <w:r w:rsidRPr="00944DB5">
        <w:rPr>
          <w:rFonts w:ascii="仿宋" w:hAnsi="仿宋" w:cstheme="minorHAnsi" w:hint="eastAsia"/>
          <w:b/>
          <w:sz w:val="21"/>
          <w:szCs w:val="21"/>
        </w:rPr>
        <w:t>范围</w:t>
      </w:r>
      <w:r w:rsidRPr="00944DB5">
        <w:rPr>
          <w:rFonts w:ascii="仿宋" w:hAnsi="仿宋" w:cstheme="minorHAnsi" w:hint="eastAsia"/>
          <w:sz w:val="21"/>
          <w:szCs w:val="21"/>
        </w:rPr>
        <w:t>：</w:t>
      </w:r>
      <w:r w:rsidRPr="00944DB5">
        <w:rPr>
          <w:rFonts w:ascii="仿宋" w:hAnsi="仿宋" w:cstheme="minorHAnsi"/>
          <w:sz w:val="21"/>
          <w:szCs w:val="21"/>
        </w:rPr>
        <w:t>2bytes</w:t>
      </w:r>
      <w:r w:rsidRPr="00944DB5">
        <w:rPr>
          <w:rFonts w:ascii="仿宋" w:hAnsi="仿宋" w:cstheme="minorHAnsi" w:hint="eastAsia"/>
          <w:sz w:val="21"/>
          <w:szCs w:val="21"/>
        </w:rPr>
        <w:t>，最大</w:t>
      </w:r>
      <w:r>
        <w:rPr>
          <w:rFonts w:ascii="仿宋" w:hAnsi="仿宋" w:cstheme="minorHAnsi" w:hint="eastAsia"/>
          <w:sz w:val="21"/>
          <w:szCs w:val="21"/>
        </w:rPr>
        <w:t>未</w:t>
      </w:r>
      <w:r w:rsidRPr="00944DB5">
        <w:rPr>
          <w:rFonts w:ascii="仿宋" w:hAnsi="仿宋" w:cstheme="minorHAnsi" w:hint="eastAsia"/>
          <w:sz w:val="21"/>
          <w:szCs w:val="21"/>
        </w:rPr>
        <w:t>确认包号之前</w:t>
      </w:r>
      <w:r w:rsidR="0035075D">
        <w:rPr>
          <w:rFonts w:ascii="仿宋" w:hAnsi="仿宋" w:cstheme="minorHAnsi" w:hint="eastAsia"/>
          <w:sz w:val="21"/>
          <w:szCs w:val="21"/>
        </w:rPr>
        <w:t>未被确认</w:t>
      </w:r>
      <w:r w:rsidRPr="00944DB5">
        <w:rPr>
          <w:rFonts w:ascii="仿宋" w:hAnsi="仿宋" w:cstheme="minorHAnsi" w:hint="eastAsia"/>
          <w:sz w:val="21"/>
          <w:szCs w:val="21"/>
        </w:rPr>
        <w:t>的连续数据包的个数</w:t>
      </w:r>
    </w:p>
    <w:p w14:paraId="4F714A47" w14:textId="73FF0D1B" w:rsidR="007A08F1" w:rsidRPr="00944DB5" w:rsidRDefault="0035075D" w:rsidP="007A08F1">
      <w:pPr>
        <w:pStyle w:val="ab"/>
        <w:numPr>
          <w:ilvl w:val="0"/>
          <w:numId w:val="22"/>
        </w:numPr>
        <w:ind w:firstLineChars="0"/>
        <w:rPr>
          <w:rFonts w:ascii="仿宋" w:hAnsi="仿宋" w:cstheme="minorHAnsi"/>
          <w:sz w:val="21"/>
          <w:szCs w:val="21"/>
        </w:rPr>
      </w:pPr>
      <w:r>
        <w:rPr>
          <w:rFonts w:ascii="仿宋" w:hAnsi="仿宋" w:cstheme="minorHAnsi"/>
          <w:b/>
          <w:sz w:val="21"/>
          <w:szCs w:val="21"/>
        </w:rPr>
        <w:t>N</w:t>
      </w:r>
      <w:r w:rsidR="007A08F1" w:rsidRPr="00944DB5">
        <w:rPr>
          <w:rFonts w:ascii="仿宋" w:hAnsi="仿宋" w:cstheme="minorHAnsi"/>
          <w:b/>
          <w:sz w:val="21"/>
          <w:szCs w:val="21"/>
        </w:rPr>
        <w:t>ACK</w:t>
      </w:r>
      <w:r w:rsidR="007A08F1" w:rsidRPr="00944DB5">
        <w:rPr>
          <w:rFonts w:ascii="仿宋" w:hAnsi="仿宋" w:cstheme="minorHAnsi" w:hint="eastAsia"/>
          <w:b/>
          <w:sz w:val="21"/>
          <w:szCs w:val="21"/>
        </w:rPr>
        <w:t>范围</w:t>
      </w:r>
      <w:r w:rsidR="007A08F1" w:rsidRPr="00944DB5">
        <w:rPr>
          <w:rFonts w:ascii="仿宋" w:hAnsi="仿宋" w:cstheme="minorHAnsi" w:hint="eastAsia"/>
          <w:sz w:val="21"/>
          <w:szCs w:val="21"/>
        </w:rPr>
        <w:t>：</w:t>
      </w:r>
      <w:r w:rsidR="007A08F1" w:rsidRPr="00944DB5">
        <w:rPr>
          <w:rFonts w:ascii="仿宋" w:hAnsi="仿宋" w:cstheme="minorHAnsi"/>
          <w:sz w:val="21"/>
          <w:szCs w:val="21"/>
        </w:rPr>
        <w:t>2bytes</w:t>
      </w:r>
      <w:r w:rsidR="007A08F1" w:rsidRPr="00944DB5">
        <w:rPr>
          <w:rFonts w:ascii="仿宋" w:hAnsi="仿宋" w:cstheme="minorHAnsi" w:hint="eastAsia"/>
          <w:sz w:val="21"/>
          <w:szCs w:val="21"/>
        </w:rPr>
        <w:t>，它包含了在交替被</w:t>
      </w:r>
      <w:r>
        <w:rPr>
          <w:rFonts w:ascii="仿宋" w:hAnsi="仿宋" w:cstheme="minorHAnsi" w:hint="eastAsia"/>
          <w:sz w:val="21"/>
          <w:szCs w:val="21"/>
        </w:rPr>
        <w:t>n</w:t>
      </w:r>
      <w:r w:rsidR="007A08F1" w:rsidRPr="00944DB5">
        <w:rPr>
          <w:rFonts w:ascii="仿宋" w:hAnsi="仿宋" w:cstheme="minorHAnsi"/>
          <w:sz w:val="21"/>
          <w:szCs w:val="21"/>
        </w:rPr>
        <w:t>ack</w:t>
      </w:r>
      <w:r w:rsidR="007A08F1" w:rsidRPr="00944DB5">
        <w:rPr>
          <w:rFonts w:ascii="仿宋" w:hAnsi="仿宋" w:cstheme="minorHAnsi" w:hint="eastAsia"/>
          <w:sz w:val="21"/>
          <w:szCs w:val="21"/>
        </w:rPr>
        <w:t>的包的间隙（</w:t>
      </w:r>
      <w:r w:rsidR="007A08F1" w:rsidRPr="00944DB5">
        <w:rPr>
          <w:rFonts w:ascii="仿宋" w:hAnsi="仿宋" w:cstheme="minorHAnsi"/>
          <w:sz w:val="21"/>
          <w:szCs w:val="21"/>
        </w:rPr>
        <w:t>GAP</w:t>
      </w:r>
      <w:r w:rsidR="007A08F1" w:rsidRPr="00944DB5">
        <w:rPr>
          <w:rFonts w:ascii="仿宋" w:hAnsi="仿宋" w:cstheme="minorHAnsi" w:hint="eastAsia"/>
          <w:sz w:val="21"/>
          <w:szCs w:val="21"/>
        </w:rPr>
        <w:t>）和长度（</w:t>
      </w:r>
      <w:r w:rsidR="007A08F1" w:rsidRPr="00944DB5">
        <w:rPr>
          <w:rFonts w:ascii="仿宋" w:hAnsi="仿宋" w:cstheme="minorHAnsi"/>
          <w:sz w:val="21"/>
          <w:szCs w:val="21"/>
        </w:rPr>
        <w:t>Range</w:t>
      </w:r>
      <w:r w:rsidR="007A08F1" w:rsidRPr="00944DB5">
        <w:rPr>
          <w:rFonts w:ascii="仿宋" w:hAnsi="仿宋" w:cstheme="minorHAnsi" w:hint="eastAsia"/>
          <w:sz w:val="21"/>
          <w:szCs w:val="21"/>
        </w:rPr>
        <w:t>）。</w:t>
      </w:r>
    </w:p>
    <w:p w14:paraId="483B5571" w14:textId="4D0FCED8" w:rsidR="007A08F1" w:rsidRPr="00944DB5" w:rsidRDefault="007A08F1" w:rsidP="007A08F1">
      <w:pPr>
        <w:pStyle w:val="ab"/>
        <w:numPr>
          <w:ilvl w:val="0"/>
          <w:numId w:val="67"/>
        </w:numPr>
        <w:ind w:firstLineChars="0"/>
        <w:rPr>
          <w:rFonts w:ascii="仿宋" w:hAnsi="仿宋" w:cstheme="minorHAnsi"/>
          <w:sz w:val="21"/>
          <w:szCs w:val="21"/>
        </w:rPr>
      </w:pPr>
      <w:r w:rsidRPr="00944DB5">
        <w:rPr>
          <w:rFonts w:ascii="仿宋" w:hAnsi="仿宋" w:cstheme="minorHAnsi"/>
          <w:sz w:val="21"/>
          <w:szCs w:val="21"/>
        </w:rPr>
        <w:t>GAP</w:t>
      </w:r>
      <w:r w:rsidRPr="00944DB5">
        <w:rPr>
          <w:rFonts w:ascii="仿宋" w:hAnsi="仿宋" w:cstheme="minorHAnsi" w:hint="eastAsia"/>
          <w:sz w:val="21"/>
          <w:szCs w:val="21"/>
        </w:rPr>
        <w:t>：上一个</w:t>
      </w:r>
      <w:r w:rsidR="0035075D">
        <w:rPr>
          <w:rFonts w:ascii="仿宋" w:hAnsi="仿宋" w:cstheme="minorHAnsi" w:hint="eastAsia"/>
          <w:sz w:val="21"/>
          <w:szCs w:val="21"/>
        </w:rPr>
        <w:t>N</w:t>
      </w:r>
      <w:r w:rsidRPr="00944DB5">
        <w:rPr>
          <w:rFonts w:ascii="仿宋" w:hAnsi="仿宋" w:cstheme="minorHAnsi"/>
          <w:sz w:val="21"/>
          <w:szCs w:val="21"/>
        </w:rPr>
        <w:t>ACK</w:t>
      </w:r>
      <w:r w:rsidRPr="00944DB5">
        <w:rPr>
          <w:rFonts w:ascii="仿宋" w:hAnsi="仿宋" w:cstheme="minorHAnsi" w:hint="eastAsia"/>
          <w:sz w:val="21"/>
          <w:szCs w:val="21"/>
        </w:rPr>
        <w:t>范围的最小数据包号前面，不需要被</w:t>
      </w:r>
      <w:r w:rsidR="0035075D">
        <w:rPr>
          <w:rFonts w:ascii="仿宋" w:hAnsi="仿宋" w:cstheme="minorHAnsi" w:hint="eastAsia"/>
          <w:sz w:val="21"/>
          <w:szCs w:val="21"/>
        </w:rPr>
        <w:t>n</w:t>
      </w:r>
      <w:r w:rsidRPr="00944DB5">
        <w:rPr>
          <w:rFonts w:ascii="仿宋" w:hAnsi="仿宋" w:cstheme="minorHAnsi"/>
          <w:sz w:val="21"/>
          <w:szCs w:val="21"/>
        </w:rPr>
        <w:t>ack</w:t>
      </w:r>
      <w:r w:rsidRPr="00944DB5">
        <w:rPr>
          <w:rFonts w:ascii="仿宋" w:hAnsi="仿宋" w:cstheme="minorHAnsi" w:hint="eastAsia"/>
          <w:sz w:val="21"/>
          <w:szCs w:val="21"/>
        </w:rPr>
        <w:t>连续数据包号的数量</w:t>
      </w:r>
    </w:p>
    <w:p w14:paraId="2749AD1D" w14:textId="727F2250" w:rsidR="007A08F1" w:rsidRPr="00944DB5" w:rsidRDefault="007A08F1">
      <w:pPr>
        <w:pStyle w:val="ab"/>
        <w:numPr>
          <w:ilvl w:val="0"/>
          <w:numId w:val="67"/>
        </w:numPr>
        <w:ind w:firstLineChars="0"/>
        <w:rPr>
          <w:rFonts w:ascii="仿宋" w:hAnsi="仿宋" w:cstheme="minorHAnsi"/>
          <w:sz w:val="21"/>
          <w:szCs w:val="21"/>
        </w:rPr>
      </w:pPr>
      <w:r w:rsidRPr="00944DB5">
        <w:rPr>
          <w:rFonts w:ascii="仿宋" w:hAnsi="仿宋" w:cstheme="minorHAnsi"/>
          <w:sz w:val="21"/>
          <w:szCs w:val="21"/>
        </w:rPr>
        <w:t>Range</w:t>
      </w:r>
      <w:r w:rsidRPr="00944DB5">
        <w:rPr>
          <w:rFonts w:ascii="仿宋" w:hAnsi="仿宋" w:cstheme="minorHAnsi" w:hint="eastAsia"/>
          <w:sz w:val="21"/>
          <w:szCs w:val="21"/>
        </w:rPr>
        <w:t>：该范围内需要</w:t>
      </w:r>
      <w:r w:rsidR="0035075D">
        <w:rPr>
          <w:rFonts w:ascii="仿宋" w:hAnsi="仿宋" w:cstheme="minorHAnsi" w:hint="eastAsia"/>
          <w:sz w:val="21"/>
          <w:szCs w:val="21"/>
        </w:rPr>
        <w:t>n</w:t>
      </w:r>
      <w:r w:rsidRPr="00944DB5">
        <w:rPr>
          <w:rFonts w:ascii="仿宋" w:hAnsi="仿宋" w:cstheme="minorHAnsi"/>
          <w:sz w:val="21"/>
          <w:szCs w:val="21"/>
        </w:rPr>
        <w:t>ack</w:t>
      </w:r>
      <w:r w:rsidRPr="00944DB5">
        <w:rPr>
          <w:rFonts w:ascii="仿宋" w:hAnsi="仿宋" w:cstheme="minorHAnsi" w:hint="eastAsia"/>
          <w:sz w:val="21"/>
          <w:szCs w:val="21"/>
        </w:rPr>
        <w:t>的连续数据包号的数量</w:t>
      </w:r>
    </w:p>
    <w:bookmarkEnd w:id="1141"/>
    <w:p w14:paraId="4776BB2B" w14:textId="6D068CAD" w:rsidR="003428D2" w:rsidRPr="00944DB5" w:rsidRDefault="003428D2" w:rsidP="00944DB5">
      <w:pPr>
        <w:pStyle w:val="4"/>
        <w:numPr>
          <w:ilvl w:val="0"/>
          <w:numId w:val="68"/>
        </w:numPr>
        <w:rPr>
          <w:rFonts w:ascii="仿宋" w:eastAsia="仿宋" w:hAnsi="仿宋"/>
          <w:sz w:val="21"/>
          <w:szCs w:val="21"/>
        </w:rPr>
      </w:pPr>
      <w:r w:rsidRPr="00944DB5">
        <w:rPr>
          <w:rFonts w:ascii="仿宋" w:eastAsia="仿宋" w:hAnsi="仿宋" w:hint="eastAsia"/>
          <w:sz w:val="21"/>
          <w:szCs w:val="21"/>
        </w:rPr>
        <w:t>协商报文（</w:t>
      </w:r>
      <w:r w:rsidR="00527FFC" w:rsidRPr="00FF3F12">
        <w:rPr>
          <w:rFonts w:ascii="仿宋" w:eastAsia="仿宋" w:hAnsi="仿宋" w:cstheme="minorHAnsi"/>
          <w:sz w:val="21"/>
          <w:szCs w:val="21"/>
        </w:rPr>
        <w:t>S</w:t>
      </w:r>
      <w:r w:rsidR="00527FFC" w:rsidRPr="00944DB5">
        <w:rPr>
          <w:rFonts w:ascii="仿宋" w:eastAsia="仿宋" w:hAnsi="仿宋" w:cstheme="minorHAnsi"/>
          <w:sz w:val="21"/>
          <w:szCs w:val="21"/>
        </w:rPr>
        <w:t>P_</w:t>
      </w:r>
      <w:r w:rsidRPr="00944DB5">
        <w:rPr>
          <w:rFonts w:ascii="仿宋" w:eastAsia="仿宋" w:hAnsi="仿宋"/>
          <w:sz w:val="21"/>
          <w:szCs w:val="21"/>
        </w:rPr>
        <w:t>NEO）</w:t>
      </w:r>
    </w:p>
    <w:p w14:paraId="71191ACE" w14:textId="10408C9C" w:rsidR="003428D2" w:rsidRPr="00944DB5" w:rsidRDefault="003428D2" w:rsidP="004A48F0">
      <w:pPr>
        <w:ind w:firstLine="420"/>
        <w:rPr>
          <w:rFonts w:ascii="仿宋" w:hAnsi="仿宋" w:cstheme="minorHAnsi"/>
          <w:szCs w:val="21"/>
        </w:rPr>
      </w:pPr>
      <w:r w:rsidRPr="00944DB5">
        <w:rPr>
          <w:rFonts w:ascii="仿宋" w:hAnsi="仿宋" w:cstheme="minorHAnsi" w:hint="eastAsia"/>
          <w:szCs w:val="21"/>
        </w:rPr>
        <w:t>协商报文（</w:t>
      </w:r>
      <w:r w:rsidR="00527FFC" w:rsidRPr="00FF3F12">
        <w:rPr>
          <w:rFonts w:ascii="仿宋" w:hAnsi="仿宋" w:cstheme="minorHAnsi"/>
          <w:szCs w:val="21"/>
        </w:rPr>
        <w:t>SP_</w:t>
      </w:r>
      <w:r w:rsidRPr="00944DB5">
        <w:rPr>
          <w:rFonts w:ascii="仿宋" w:hAnsi="仿宋" w:cstheme="minorHAnsi"/>
          <w:szCs w:val="21"/>
        </w:rPr>
        <w:t>NEO</w:t>
      </w:r>
      <w:r w:rsidRPr="00944DB5">
        <w:rPr>
          <w:rFonts w:ascii="仿宋" w:hAnsi="仿宋" w:cstheme="minorHAnsi" w:hint="eastAsia"/>
          <w:szCs w:val="21"/>
        </w:rPr>
        <w:t>）</w:t>
      </w:r>
      <w:r w:rsidRPr="00944DB5">
        <w:rPr>
          <w:rFonts w:ascii="仿宋" w:hAnsi="仿宋" w:cstheme="minorHAnsi" w:hint="eastAsia"/>
          <w:color w:val="121212"/>
          <w:szCs w:val="21"/>
        </w:rPr>
        <w:t>用于发送方、接收方和网络之间进行传输参数协商。包括：协商请求、协商回复和协商确认报文，通过</w:t>
      </w:r>
      <w:ins w:id="1143" w:author="Li Yang" w:date="2023-05-10T15:23:00Z">
        <w:r w:rsidR="00D12BFD">
          <w:rPr>
            <w:rFonts w:ascii="仿宋" w:hAnsi="仿宋" w:cstheme="minorHAnsi" w:hint="eastAsia"/>
            <w:color w:val="121212"/>
            <w:szCs w:val="21"/>
          </w:rPr>
          <w:t>S</w:t>
        </w:r>
      </w:ins>
      <w:r w:rsidRPr="00944DB5">
        <w:rPr>
          <w:rFonts w:ascii="仿宋" w:hAnsi="仿宋" w:cstheme="minorHAnsi"/>
          <w:color w:val="121212"/>
          <w:szCs w:val="21"/>
        </w:rPr>
        <w:t>Flag字段来区分</w:t>
      </w:r>
      <w:r w:rsidR="00527FFC" w:rsidRPr="00FF3F12">
        <w:rPr>
          <w:rFonts w:ascii="仿宋" w:hAnsi="仿宋" w:cs="Times New Roman" w:hint="eastAsia"/>
          <w:color w:val="121212"/>
          <w:szCs w:val="21"/>
        </w:rPr>
        <w:t>；</w:t>
      </w:r>
      <w:r w:rsidR="00527FFC" w:rsidRPr="00FF3F12">
        <w:rPr>
          <w:rFonts w:ascii="仿宋" w:hAnsi="仿宋" w:cstheme="minorHAnsi"/>
          <w:szCs w:val="21"/>
        </w:rPr>
        <w:t>SP_NEO</w:t>
      </w:r>
      <w:r w:rsidR="00527FFC" w:rsidRPr="00FF3F12">
        <w:rPr>
          <w:rFonts w:ascii="仿宋" w:hAnsi="仿宋" w:hint="eastAsia"/>
        </w:rPr>
        <w:t>报文为</w:t>
      </w:r>
      <w:r w:rsidR="00527FFC" w:rsidRPr="00FF3F12">
        <w:rPr>
          <w:rFonts w:ascii="仿宋" w:hAnsi="仿宋"/>
        </w:rPr>
        <w:t>SEASP</w:t>
      </w:r>
      <w:r w:rsidR="00527FFC" w:rsidRPr="00FF3F12">
        <w:rPr>
          <w:rFonts w:ascii="仿宋" w:hAnsi="仿宋" w:hint="eastAsia"/>
        </w:rPr>
        <w:t>消息报文，不使用网络增强传输机制和即刻重寻址相关机制</w:t>
      </w:r>
      <w:del w:id="1144" w:author="Li Yang" w:date="2023-05-10T15:23:00Z">
        <w:r w:rsidR="00527FFC" w:rsidRPr="00FF3F12" w:rsidDel="00D12BFD">
          <w:rPr>
            <w:rFonts w:ascii="仿宋" w:hAnsi="仿宋" w:hint="eastAsia"/>
          </w:rPr>
          <w:delText>，因此：</w:delText>
        </w:r>
        <w:r w:rsidR="00527FFC" w:rsidRPr="00FF3F12" w:rsidDel="00D12BFD">
          <w:rPr>
            <w:rFonts w:ascii="仿宋" w:hAnsi="仿宋"/>
          </w:rPr>
          <w:delText>SEAGP Header</w:delText>
        </w:r>
        <w:r w:rsidR="00527FFC" w:rsidRPr="00FF3F12" w:rsidDel="00D12BFD">
          <w:rPr>
            <w:rFonts w:ascii="仿宋" w:hAnsi="仿宋" w:hint="eastAsia"/>
          </w:rPr>
          <w:delText>中</w:delText>
        </w:r>
        <w:r w:rsidR="00527FFC" w:rsidRPr="00FF3F12" w:rsidDel="00D12BFD">
          <w:rPr>
            <w:rFonts w:ascii="仿宋" w:hAnsi="仿宋"/>
          </w:rPr>
          <w:delText>Flag</w:delText>
        </w:r>
        <w:r w:rsidR="00527FFC" w:rsidRPr="00FF3F12" w:rsidDel="00D12BFD">
          <w:rPr>
            <w:rFonts w:ascii="仿宋" w:hAnsi="仿宋" w:hint="eastAsia"/>
          </w:rPr>
          <w:delText>取值为</w:delText>
        </w:r>
        <w:r w:rsidR="00527FFC" w:rsidRPr="00FF3F12" w:rsidDel="00D12BFD">
          <w:rPr>
            <w:rFonts w:ascii="仿宋" w:hAnsi="仿宋"/>
          </w:rPr>
          <w:delText>0x0</w:delText>
        </w:r>
        <w:r w:rsidR="00527FFC" w:rsidRPr="00FF3F12" w:rsidDel="00D12BFD">
          <w:rPr>
            <w:rFonts w:ascii="仿宋" w:hAnsi="仿宋" w:hint="eastAsia"/>
          </w:rPr>
          <w:delText>，</w:delText>
        </w:r>
        <w:r w:rsidR="00527FFC" w:rsidRPr="00FF3F12" w:rsidDel="00D12BFD">
          <w:rPr>
            <w:rFonts w:ascii="仿宋" w:hAnsi="仿宋"/>
          </w:rPr>
          <w:delText>IDP</w:delText>
        </w:r>
        <w:r w:rsidR="00527FFC" w:rsidRPr="00FF3F12" w:rsidDel="00D12BFD">
          <w:rPr>
            <w:rFonts w:ascii="仿宋" w:hAnsi="仿宋" w:hint="eastAsia"/>
          </w:rPr>
          <w:delText>首部的偏好字段中</w:delText>
        </w:r>
        <w:r w:rsidR="00527FFC" w:rsidRPr="00FF3F12" w:rsidDel="00D12BFD">
          <w:rPr>
            <w:rFonts w:ascii="仿宋" w:hAnsi="仿宋"/>
          </w:rPr>
          <w:delText>IrA</w:delText>
        </w:r>
        <w:r w:rsidR="00527FFC" w:rsidRPr="00FF3F12" w:rsidDel="00D12BFD">
          <w:rPr>
            <w:rFonts w:ascii="仿宋" w:hAnsi="仿宋" w:hint="eastAsia"/>
          </w:rPr>
          <w:delText>取值为</w:delText>
        </w:r>
        <w:r w:rsidR="00527FFC" w:rsidRPr="00FF3F12" w:rsidDel="00D12BFD">
          <w:rPr>
            <w:rFonts w:ascii="仿宋" w:hAnsi="仿宋"/>
          </w:rPr>
          <w:delText>0x0</w:delText>
        </w:r>
      </w:del>
      <w:r w:rsidR="00527FFC" w:rsidRPr="00FF3F12">
        <w:rPr>
          <w:rFonts w:ascii="仿宋" w:hAnsi="仿宋" w:hint="eastAsia"/>
        </w:rPr>
        <w:t>。</w:t>
      </w:r>
      <w:r w:rsidRPr="00944DB5">
        <w:rPr>
          <w:rFonts w:ascii="仿宋" w:hAnsi="仿宋" w:cstheme="minorHAnsi" w:hint="eastAsia"/>
          <w:szCs w:val="21"/>
        </w:rPr>
        <w:t>格式如下：</w:t>
      </w:r>
    </w:p>
    <w:p w14:paraId="46C328C2" w14:textId="471BEC3B" w:rsidR="004A48F0" w:rsidRDefault="00D12BFD" w:rsidP="004A48F0">
      <w:pPr>
        <w:pStyle w:val="ac"/>
        <w:jc w:val="center"/>
        <w:rPr>
          <w:rFonts w:ascii="仿宋" w:eastAsia="仿宋" w:hAnsi="仿宋" w:cstheme="minorHAnsi"/>
          <w:sz w:val="21"/>
          <w:szCs w:val="21"/>
        </w:rPr>
      </w:pPr>
      <w:r>
        <w:object w:dxaOrig="7711" w:dyaOrig="641" w14:anchorId="439EC771">
          <v:shape id="_x0000_i1078" type="#_x0000_t75" style="width:397pt;height:33pt" o:ole="">
            <v:imagedata r:id="rId99" o:title=""/>
          </v:shape>
          <o:OLEObject Type="Embed" ProgID="Visio.Drawing.15" ShapeID="_x0000_i1078" DrawAspect="Content" ObjectID="_1745846821" r:id="rId100"/>
        </w:object>
      </w:r>
    </w:p>
    <w:p w14:paraId="6B2643C6" w14:textId="38F3B988" w:rsidR="003428D2" w:rsidRPr="00944DB5" w:rsidRDefault="003428D2" w:rsidP="003428D2">
      <w:pPr>
        <w:pStyle w:val="ac"/>
        <w:ind w:firstLine="420"/>
        <w:jc w:val="center"/>
        <w:rPr>
          <w:rFonts w:ascii="仿宋" w:eastAsia="仿宋" w:hAnsi="仿宋" w:cstheme="minorHAnsi"/>
          <w:sz w:val="21"/>
          <w:szCs w:val="21"/>
        </w:rPr>
      </w:pPr>
      <w:r w:rsidRPr="00944DB5">
        <w:rPr>
          <w:rFonts w:ascii="仿宋" w:eastAsia="仿宋" w:hAnsi="仿宋" w:cstheme="minorHAnsi" w:hint="eastAsia"/>
          <w:sz w:val="21"/>
          <w:szCs w:val="21"/>
        </w:rPr>
        <w:t>图</w:t>
      </w:r>
      <w:r w:rsidRPr="00944DB5">
        <w:rPr>
          <w:rFonts w:ascii="仿宋" w:eastAsia="仿宋" w:hAnsi="仿宋" w:cstheme="minorHAnsi"/>
          <w:sz w:val="21"/>
          <w:szCs w:val="21"/>
        </w:rPr>
        <w:t xml:space="preserve"> </w:t>
      </w:r>
      <w:r w:rsidRPr="00944DB5">
        <w:rPr>
          <w:rFonts w:ascii="仿宋" w:eastAsia="仿宋" w:hAnsi="仿宋" w:cstheme="minorHAnsi"/>
          <w:sz w:val="21"/>
          <w:szCs w:val="21"/>
        </w:rPr>
        <w:fldChar w:fldCharType="begin"/>
      </w:r>
      <w:r w:rsidRPr="00944DB5">
        <w:rPr>
          <w:rFonts w:ascii="仿宋" w:eastAsia="仿宋" w:hAnsi="仿宋" w:cstheme="minorHAnsi"/>
          <w:sz w:val="21"/>
          <w:szCs w:val="21"/>
        </w:rPr>
        <w:instrText xml:space="preserve"> SEQ </w:instrText>
      </w:r>
      <w:r w:rsidRPr="00944DB5">
        <w:rPr>
          <w:rFonts w:ascii="仿宋" w:eastAsia="仿宋" w:hAnsi="仿宋" w:cstheme="minorHAnsi" w:hint="eastAsia"/>
          <w:sz w:val="21"/>
          <w:szCs w:val="21"/>
        </w:rPr>
        <w:instrText>图</w:instrText>
      </w:r>
      <w:r w:rsidRPr="00944DB5">
        <w:rPr>
          <w:rFonts w:ascii="仿宋" w:eastAsia="仿宋" w:hAnsi="仿宋" w:cstheme="minorHAnsi"/>
          <w:sz w:val="21"/>
          <w:szCs w:val="21"/>
        </w:rPr>
        <w:instrText xml:space="preserve"> \* ARABIC </w:instrText>
      </w:r>
      <w:r w:rsidRPr="00944DB5">
        <w:rPr>
          <w:rFonts w:ascii="仿宋" w:eastAsia="仿宋" w:hAnsi="仿宋" w:cstheme="minorHAnsi"/>
          <w:sz w:val="21"/>
          <w:szCs w:val="21"/>
        </w:rPr>
        <w:fldChar w:fldCharType="separate"/>
      </w:r>
      <w:r w:rsidR="0079115A">
        <w:rPr>
          <w:rFonts w:ascii="仿宋" w:eastAsia="仿宋" w:hAnsi="仿宋" w:cstheme="minorHAnsi"/>
          <w:noProof/>
          <w:sz w:val="21"/>
          <w:szCs w:val="21"/>
        </w:rPr>
        <w:t>27</w:t>
      </w:r>
      <w:r w:rsidRPr="00944DB5">
        <w:rPr>
          <w:rFonts w:ascii="仿宋" w:eastAsia="仿宋" w:hAnsi="仿宋" w:cstheme="minorHAnsi"/>
          <w:sz w:val="21"/>
          <w:szCs w:val="21"/>
        </w:rPr>
        <w:fldChar w:fldCharType="end"/>
      </w:r>
      <w:r w:rsidRPr="00944DB5">
        <w:rPr>
          <w:rFonts w:ascii="仿宋" w:eastAsia="仿宋" w:hAnsi="仿宋" w:cstheme="minorHAnsi"/>
          <w:sz w:val="21"/>
          <w:szCs w:val="21"/>
        </w:rPr>
        <w:t xml:space="preserve"> </w:t>
      </w:r>
      <w:r w:rsidR="00527FFC" w:rsidRPr="00FF3F12">
        <w:rPr>
          <w:rFonts w:ascii="仿宋" w:eastAsia="仿宋" w:hAnsi="仿宋" w:cstheme="minorHAnsi"/>
          <w:sz w:val="21"/>
          <w:szCs w:val="21"/>
        </w:rPr>
        <w:t>S</w:t>
      </w:r>
      <w:r w:rsidR="00527FFC" w:rsidRPr="00944DB5">
        <w:rPr>
          <w:rFonts w:ascii="仿宋" w:eastAsia="仿宋" w:hAnsi="仿宋" w:cstheme="minorHAnsi"/>
          <w:sz w:val="21"/>
          <w:szCs w:val="21"/>
        </w:rPr>
        <w:t>P_</w:t>
      </w:r>
      <w:r w:rsidRPr="00944DB5">
        <w:rPr>
          <w:rFonts w:ascii="仿宋" w:eastAsia="仿宋" w:hAnsi="仿宋" w:cstheme="minorHAnsi"/>
          <w:sz w:val="21"/>
          <w:szCs w:val="21"/>
        </w:rPr>
        <w:t>NEO</w:t>
      </w:r>
      <w:r w:rsidRPr="00944DB5">
        <w:rPr>
          <w:rFonts w:ascii="仿宋" w:eastAsia="仿宋" w:hAnsi="仿宋" w:cstheme="minorHAnsi" w:hint="eastAsia"/>
          <w:sz w:val="21"/>
          <w:szCs w:val="21"/>
        </w:rPr>
        <w:t>报文格式</w:t>
      </w:r>
    </w:p>
    <w:p w14:paraId="3602F559" w14:textId="77777777" w:rsidR="003428D2" w:rsidRPr="00944DB5" w:rsidRDefault="003428D2" w:rsidP="003428D2">
      <w:pPr>
        <w:ind w:firstLine="420"/>
        <w:rPr>
          <w:rFonts w:ascii="仿宋" w:hAnsi="仿宋"/>
          <w:szCs w:val="21"/>
        </w:rPr>
      </w:pPr>
    </w:p>
    <w:p w14:paraId="3546E08F" w14:textId="50D8FF60" w:rsidR="003428D2" w:rsidRPr="00944DB5" w:rsidRDefault="00D12BFD" w:rsidP="003428D2">
      <w:pPr>
        <w:pStyle w:val="ab"/>
        <w:numPr>
          <w:ilvl w:val="0"/>
          <w:numId w:val="22"/>
        </w:numPr>
        <w:ind w:firstLineChars="0"/>
        <w:rPr>
          <w:rFonts w:ascii="仿宋" w:hAnsi="仿宋" w:cstheme="minorHAnsi"/>
          <w:sz w:val="21"/>
          <w:szCs w:val="21"/>
        </w:rPr>
      </w:pPr>
      <w:ins w:id="1145" w:author="Li Yang" w:date="2023-05-10T15:21:00Z">
        <w:r>
          <w:rPr>
            <w:rFonts w:ascii="仿宋" w:hAnsi="仿宋" w:cstheme="minorHAnsi"/>
            <w:b/>
            <w:sz w:val="21"/>
            <w:szCs w:val="21"/>
          </w:rPr>
          <w:t>S</w:t>
        </w:r>
      </w:ins>
      <w:r w:rsidR="003428D2" w:rsidRPr="00944DB5">
        <w:rPr>
          <w:rFonts w:ascii="仿宋" w:hAnsi="仿宋" w:cstheme="minorHAnsi"/>
          <w:b/>
          <w:sz w:val="21"/>
          <w:szCs w:val="21"/>
        </w:rPr>
        <w:t>Flag</w:t>
      </w:r>
      <w:ins w:id="1146" w:author="Li Yang" w:date="2023-05-10T15:28:00Z">
        <w:r w:rsidR="00265BD9">
          <w:rPr>
            <w:rFonts w:ascii="仿宋" w:hAnsi="仿宋" w:cstheme="minorHAnsi"/>
            <w:b/>
            <w:sz w:val="21"/>
            <w:szCs w:val="21"/>
          </w:rPr>
          <w:t>s</w:t>
        </w:r>
      </w:ins>
      <w:r w:rsidR="003428D2" w:rsidRPr="00944DB5">
        <w:rPr>
          <w:rFonts w:ascii="仿宋" w:hAnsi="仿宋" w:cstheme="minorHAnsi"/>
          <w:b/>
          <w:sz w:val="21"/>
          <w:szCs w:val="21"/>
        </w:rPr>
        <w:t>：</w:t>
      </w:r>
      <w:r w:rsidR="004A48F0">
        <w:rPr>
          <w:rFonts w:ascii="仿宋" w:hAnsi="仿宋" w:cstheme="minorHAnsi"/>
          <w:sz w:val="21"/>
          <w:szCs w:val="21"/>
        </w:rPr>
        <w:t>8</w:t>
      </w:r>
      <w:r w:rsidR="003428D2" w:rsidRPr="00944DB5">
        <w:rPr>
          <w:rFonts w:ascii="仿宋" w:hAnsi="仿宋" w:cstheme="minorHAnsi"/>
          <w:sz w:val="21"/>
          <w:szCs w:val="21"/>
        </w:rPr>
        <w:t>bits</w:t>
      </w:r>
      <w:r w:rsidR="003428D2" w:rsidRPr="00944DB5">
        <w:rPr>
          <w:rFonts w:ascii="仿宋" w:hAnsi="仿宋" w:cstheme="minorHAnsi" w:hint="eastAsia"/>
          <w:sz w:val="21"/>
          <w:szCs w:val="21"/>
        </w:rPr>
        <w:t>，</w:t>
      </w:r>
      <w:r w:rsidR="004A48F0">
        <w:rPr>
          <w:rFonts w:ascii="仿宋" w:hAnsi="仿宋" w:cstheme="minorHAnsi" w:hint="eastAsia"/>
          <w:sz w:val="21"/>
          <w:szCs w:val="21"/>
        </w:rPr>
        <w:t>高3位</w:t>
      </w:r>
      <w:r w:rsidR="003428D2" w:rsidRPr="00944DB5">
        <w:rPr>
          <w:rFonts w:ascii="仿宋" w:hAnsi="仿宋" w:cstheme="minorHAnsi" w:hint="eastAsia"/>
          <w:sz w:val="21"/>
          <w:szCs w:val="21"/>
        </w:rPr>
        <w:t>用于标识协商报文类型，其中：</w:t>
      </w:r>
      <w:r w:rsidR="004A48F0">
        <w:rPr>
          <w:rFonts w:ascii="仿宋" w:hAnsi="仿宋" w:cstheme="minorHAnsi"/>
          <w:sz w:val="21"/>
          <w:szCs w:val="21"/>
        </w:rPr>
        <w:t>000</w:t>
      </w:r>
      <w:r w:rsidR="003428D2" w:rsidRPr="00944DB5">
        <w:rPr>
          <w:rFonts w:ascii="仿宋" w:hAnsi="仿宋" w:cstheme="minorHAnsi" w:hint="eastAsia"/>
          <w:sz w:val="21"/>
          <w:szCs w:val="21"/>
        </w:rPr>
        <w:t>，协商请求报文</w:t>
      </w:r>
      <w:r w:rsidR="003428D2" w:rsidRPr="00944DB5">
        <w:rPr>
          <w:rFonts w:ascii="仿宋" w:hAnsi="仿宋" w:cstheme="minorHAnsi"/>
          <w:color w:val="121212"/>
          <w:sz w:val="21"/>
          <w:szCs w:val="21"/>
        </w:rPr>
        <w:t>ClientHello</w:t>
      </w:r>
      <w:r w:rsidR="003428D2" w:rsidRPr="00944DB5">
        <w:rPr>
          <w:rFonts w:ascii="仿宋" w:hAnsi="仿宋" w:cstheme="minorHAnsi" w:hint="eastAsia"/>
          <w:sz w:val="21"/>
          <w:szCs w:val="21"/>
        </w:rPr>
        <w:t>；</w:t>
      </w:r>
      <w:r w:rsidR="004A48F0">
        <w:rPr>
          <w:rFonts w:ascii="仿宋" w:hAnsi="仿宋" w:cstheme="minorHAnsi"/>
          <w:sz w:val="21"/>
          <w:szCs w:val="21"/>
        </w:rPr>
        <w:t>001</w:t>
      </w:r>
      <w:r w:rsidR="003428D2" w:rsidRPr="00944DB5">
        <w:rPr>
          <w:rFonts w:ascii="仿宋" w:hAnsi="仿宋" w:cstheme="minorHAnsi" w:hint="eastAsia"/>
          <w:sz w:val="21"/>
          <w:szCs w:val="21"/>
        </w:rPr>
        <w:t>，协商回复报文</w:t>
      </w:r>
      <w:r w:rsidR="003428D2" w:rsidRPr="00944DB5">
        <w:rPr>
          <w:rFonts w:ascii="仿宋" w:hAnsi="仿宋" w:cstheme="minorHAnsi"/>
          <w:color w:val="121212"/>
          <w:sz w:val="21"/>
          <w:szCs w:val="21"/>
        </w:rPr>
        <w:t>ServerHello</w:t>
      </w:r>
      <w:r w:rsidR="003428D2" w:rsidRPr="00944DB5">
        <w:rPr>
          <w:rFonts w:ascii="仿宋" w:hAnsi="仿宋" w:cstheme="minorHAnsi" w:hint="eastAsia"/>
          <w:sz w:val="21"/>
          <w:szCs w:val="21"/>
        </w:rPr>
        <w:t>；</w:t>
      </w:r>
      <w:r w:rsidR="004A48F0">
        <w:rPr>
          <w:rFonts w:ascii="仿宋" w:hAnsi="仿宋" w:cstheme="minorHAnsi"/>
          <w:sz w:val="21"/>
          <w:szCs w:val="21"/>
        </w:rPr>
        <w:t>010</w:t>
      </w:r>
      <w:r w:rsidR="003428D2" w:rsidRPr="00944DB5">
        <w:rPr>
          <w:rFonts w:ascii="仿宋" w:hAnsi="仿宋" w:cstheme="minorHAnsi" w:hint="eastAsia"/>
          <w:sz w:val="21"/>
          <w:szCs w:val="21"/>
        </w:rPr>
        <w:t>，协商确认报文</w:t>
      </w:r>
      <w:r w:rsidR="003428D2" w:rsidRPr="00944DB5">
        <w:rPr>
          <w:rFonts w:ascii="仿宋" w:hAnsi="仿宋" w:cstheme="minorHAnsi"/>
          <w:color w:val="121212"/>
          <w:sz w:val="21"/>
          <w:szCs w:val="21"/>
        </w:rPr>
        <w:t>ClientFinish</w:t>
      </w:r>
      <w:r w:rsidR="004A48F0">
        <w:rPr>
          <w:rFonts w:ascii="仿宋" w:hAnsi="仿宋" w:cstheme="minorHAnsi" w:hint="eastAsia"/>
          <w:sz w:val="21"/>
          <w:szCs w:val="21"/>
        </w:rPr>
        <w:t>；低5位预留，现阶段置零。</w:t>
      </w:r>
    </w:p>
    <w:p w14:paraId="7B219FD8" w14:textId="77777777" w:rsidR="003428D2" w:rsidRPr="00944DB5" w:rsidRDefault="003428D2" w:rsidP="003428D2">
      <w:pPr>
        <w:pStyle w:val="ab"/>
        <w:numPr>
          <w:ilvl w:val="0"/>
          <w:numId w:val="22"/>
        </w:numPr>
        <w:ind w:firstLineChars="0"/>
        <w:rPr>
          <w:rFonts w:ascii="仿宋" w:hAnsi="仿宋" w:cstheme="minorHAnsi"/>
          <w:sz w:val="21"/>
          <w:szCs w:val="21"/>
        </w:rPr>
      </w:pPr>
      <w:r w:rsidRPr="00944DB5">
        <w:rPr>
          <w:rFonts w:ascii="仿宋" w:hAnsi="仿宋" w:cstheme="minorHAnsi" w:hint="eastAsia"/>
          <w:b/>
          <w:sz w:val="21"/>
          <w:szCs w:val="21"/>
        </w:rPr>
        <w:t>协商确认号：</w:t>
      </w:r>
      <w:r w:rsidRPr="00944DB5">
        <w:rPr>
          <w:rFonts w:ascii="仿宋" w:hAnsi="仿宋" w:cstheme="minorHAnsi"/>
          <w:sz w:val="21"/>
          <w:szCs w:val="21"/>
        </w:rPr>
        <w:t>8bits，用于同一连接中存在多次协商请求情况下，协商请求、协商回复和协商确认报文之间的相互确认。</w:t>
      </w:r>
    </w:p>
    <w:p w14:paraId="53FE0FC3" w14:textId="77777777" w:rsidR="003428D2" w:rsidRPr="00944DB5" w:rsidRDefault="003428D2" w:rsidP="003428D2">
      <w:pPr>
        <w:pStyle w:val="ab"/>
        <w:numPr>
          <w:ilvl w:val="0"/>
          <w:numId w:val="22"/>
        </w:numPr>
        <w:ind w:firstLineChars="0"/>
        <w:rPr>
          <w:rFonts w:ascii="仿宋" w:hAnsi="仿宋" w:cstheme="minorHAnsi"/>
          <w:sz w:val="21"/>
          <w:szCs w:val="21"/>
        </w:rPr>
      </w:pPr>
      <w:r w:rsidRPr="00944DB5">
        <w:rPr>
          <w:rFonts w:ascii="仿宋" w:hAnsi="仿宋" w:cstheme="minorHAnsi" w:hint="eastAsia"/>
          <w:b/>
          <w:sz w:val="21"/>
          <w:szCs w:val="21"/>
        </w:rPr>
        <w:t>传输参数个数</w:t>
      </w:r>
      <w:r w:rsidRPr="00944DB5">
        <w:rPr>
          <w:rFonts w:ascii="仿宋" w:hAnsi="仿宋" w:cstheme="minorHAnsi" w:hint="eastAsia"/>
          <w:sz w:val="21"/>
          <w:szCs w:val="21"/>
        </w:rPr>
        <w:t>：</w:t>
      </w:r>
      <w:r w:rsidRPr="00944DB5">
        <w:rPr>
          <w:rFonts w:ascii="仿宋" w:hAnsi="仿宋" w:cstheme="minorHAnsi"/>
          <w:sz w:val="21"/>
          <w:szCs w:val="21"/>
        </w:rPr>
        <w:t>8bits，指出报文中携带的传输参数的个数。</w:t>
      </w:r>
    </w:p>
    <w:p w14:paraId="54AF9410" w14:textId="77777777" w:rsidR="003428D2" w:rsidRPr="00944DB5" w:rsidRDefault="003428D2" w:rsidP="003428D2">
      <w:pPr>
        <w:pStyle w:val="ab"/>
        <w:numPr>
          <w:ilvl w:val="0"/>
          <w:numId w:val="22"/>
        </w:numPr>
        <w:ind w:firstLineChars="0"/>
        <w:rPr>
          <w:rFonts w:ascii="仿宋" w:hAnsi="仿宋" w:cstheme="minorHAnsi"/>
          <w:sz w:val="21"/>
          <w:szCs w:val="21"/>
        </w:rPr>
      </w:pPr>
      <w:r w:rsidRPr="00944DB5">
        <w:rPr>
          <w:rFonts w:ascii="仿宋" w:hAnsi="仿宋" w:cstheme="minorHAnsi" w:hint="eastAsia"/>
          <w:b/>
          <w:sz w:val="21"/>
          <w:szCs w:val="21"/>
        </w:rPr>
        <w:t>参数</w:t>
      </w:r>
      <w:r w:rsidRPr="00944DB5">
        <w:rPr>
          <w:rFonts w:ascii="仿宋" w:hAnsi="仿宋" w:cstheme="minorHAnsi" w:hint="eastAsia"/>
          <w:sz w:val="21"/>
          <w:szCs w:val="21"/>
        </w:rPr>
        <w:t>：变长，采用</w:t>
      </w:r>
      <w:r w:rsidRPr="00944DB5">
        <w:rPr>
          <w:rFonts w:ascii="仿宋" w:hAnsi="仿宋" w:cstheme="minorHAnsi"/>
          <w:sz w:val="21"/>
          <w:szCs w:val="21"/>
        </w:rPr>
        <w:t>TLV</w:t>
      </w:r>
      <w:r w:rsidRPr="00944DB5">
        <w:rPr>
          <w:rFonts w:ascii="仿宋" w:hAnsi="仿宋" w:cstheme="minorHAnsi" w:hint="eastAsia"/>
          <w:sz w:val="21"/>
          <w:szCs w:val="21"/>
        </w:rPr>
        <w:t>编码形式。</w:t>
      </w:r>
    </w:p>
    <w:p w14:paraId="6ED01D0D" w14:textId="77777777" w:rsidR="003428D2" w:rsidRPr="00944DB5" w:rsidRDefault="003428D2" w:rsidP="003428D2">
      <w:pPr>
        <w:pStyle w:val="ab"/>
        <w:ind w:left="420" w:firstLineChars="0" w:firstLine="0"/>
        <w:rPr>
          <w:rFonts w:ascii="仿宋" w:hAnsi="仿宋" w:cstheme="minorHAnsi"/>
          <w:sz w:val="21"/>
          <w:szCs w:val="21"/>
        </w:rPr>
      </w:pPr>
      <w:r w:rsidRPr="00944DB5">
        <w:rPr>
          <w:rFonts w:ascii="仿宋" w:hAnsi="仿宋" w:cstheme="minorHAnsi"/>
          <w:sz w:val="21"/>
          <w:szCs w:val="21"/>
        </w:rPr>
        <w:t>Tag</w:t>
      </w:r>
      <w:r w:rsidRPr="00944DB5">
        <w:rPr>
          <w:rFonts w:ascii="仿宋" w:hAnsi="仿宋" w:cstheme="minorHAnsi" w:hint="eastAsia"/>
          <w:sz w:val="21"/>
          <w:szCs w:val="21"/>
        </w:rPr>
        <w:t>：</w:t>
      </w:r>
      <w:r w:rsidRPr="00944DB5">
        <w:rPr>
          <w:rFonts w:ascii="仿宋" w:hAnsi="仿宋" w:cstheme="minorHAnsi"/>
          <w:sz w:val="21"/>
          <w:szCs w:val="21"/>
        </w:rPr>
        <w:t>8bits，标识参数类型</w:t>
      </w:r>
    </w:p>
    <w:p w14:paraId="40F76380" w14:textId="77777777" w:rsidR="003428D2" w:rsidRPr="00944DB5" w:rsidRDefault="003428D2" w:rsidP="003428D2">
      <w:pPr>
        <w:pStyle w:val="ab"/>
        <w:ind w:left="420" w:firstLineChars="0" w:firstLine="0"/>
        <w:rPr>
          <w:rFonts w:ascii="仿宋" w:hAnsi="仿宋" w:cstheme="minorHAnsi"/>
          <w:sz w:val="21"/>
          <w:szCs w:val="21"/>
        </w:rPr>
      </w:pPr>
      <w:r w:rsidRPr="00944DB5">
        <w:rPr>
          <w:rFonts w:ascii="仿宋" w:hAnsi="仿宋" w:cstheme="minorHAnsi"/>
          <w:sz w:val="21"/>
          <w:szCs w:val="21"/>
        </w:rPr>
        <w:t>Length：8bits，标识参数长度，单位是bytes</w:t>
      </w:r>
    </w:p>
    <w:p w14:paraId="67B69E31" w14:textId="33B6A6C4" w:rsidR="00795F10" w:rsidRPr="00944DB5" w:rsidRDefault="003428D2" w:rsidP="00B92BF6">
      <w:pPr>
        <w:pStyle w:val="ab"/>
        <w:ind w:left="420" w:firstLineChars="0" w:firstLine="0"/>
        <w:rPr>
          <w:rFonts w:ascii="仿宋" w:hAnsi="仿宋" w:cstheme="minorHAnsi"/>
          <w:sz w:val="21"/>
          <w:szCs w:val="21"/>
        </w:rPr>
      </w:pPr>
      <w:r w:rsidRPr="00944DB5">
        <w:rPr>
          <w:rFonts w:ascii="仿宋" w:hAnsi="仿宋" w:cstheme="minorHAnsi"/>
          <w:sz w:val="21"/>
          <w:szCs w:val="21"/>
        </w:rPr>
        <w:t>Value</w:t>
      </w:r>
      <w:r w:rsidRPr="00944DB5">
        <w:rPr>
          <w:rFonts w:ascii="仿宋" w:hAnsi="仿宋" w:cstheme="minorHAnsi" w:hint="eastAsia"/>
          <w:sz w:val="21"/>
          <w:szCs w:val="21"/>
        </w:rPr>
        <w:t>：参数取值，长度由</w:t>
      </w:r>
      <w:r w:rsidRPr="00944DB5">
        <w:rPr>
          <w:rFonts w:ascii="仿宋" w:hAnsi="仿宋" w:cstheme="minorHAnsi"/>
          <w:sz w:val="21"/>
          <w:szCs w:val="21"/>
        </w:rPr>
        <w:t>Length决定。</w:t>
      </w:r>
    </w:p>
    <w:tbl>
      <w:tblPr>
        <w:tblStyle w:val="a3"/>
        <w:tblW w:w="8080" w:type="dxa"/>
        <w:tblInd w:w="137" w:type="dxa"/>
        <w:tblLook w:val="04A0" w:firstRow="1" w:lastRow="0" w:firstColumn="1" w:lastColumn="0" w:noHBand="0" w:noVBand="1"/>
      </w:tblPr>
      <w:tblGrid>
        <w:gridCol w:w="2410"/>
        <w:gridCol w:w="705"/>
        <w:gridCol w:w="854"/>
        <w:gridCol w:w="4111"/>
      </w:tblGrid>
      <w:tr w:rsidR="003428D2" w:rsidRPr="00FF3F12" w14:paraId="3AA9B9CC" w14:textId="77777777" w:rsidTr="00944DB5">
        <w:trPr>
          <w:trHeight w:val="246"/>
        </w:trPr>
        <w:tc>
          <w:tcPr>
            <w:tcW w:w="2410" w:type="dxa"/>
          </w:tcPr>
          <w:p w14:paraId="6F431704"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hint="eastAsia"/>
                <w:sz w:val="21"/>
                <w:szCs w:val="21"/>
              </w:rPr>
              <w:t>参数名称</w:t>
            </w:r>
          </w:p>
        </w:tc>
        <w:tc>
          <w:tcPr>
            <w:tcW w:w="705" w:type="dxa"/>
          </w:tcPr>
          <w:p w14:paraId="7BD6E418"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sz w:val="21"/>
                <w:szCs w:val="21"/>
              </w:rPr>
              <w:t>Tag</w:t>
            </w:r>
          </w:p>
        </w:tc>
        <w:tc>
          <w:tcPr>
            <w:tcW w:w="854" w:type="dxa"/>
          </w:tcPr>
          <w:p w14:paraId="7DF95F6E"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sz w:val="21"/>
                <w:szCs w:val="21"/>
              </w:rPr>
              <w:t>Length</w:t>
            </w:r>
          </w:p>
        </w:tc>
        <w:tc>
          <w:tcPr>
            <w:tcW w:w="4111" w:type="dxa"/>
          </w:tcPr>
          <w:p w14:paraId="62CF02C2"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sz w:val="21"/>
                <w:szCs w:val="21"/>
              </w:rPr>
              <w:t>Value</w:t>
            </w:r>
          </w:p>
        </w:tc>
      </w:tr>
      <w:tr w:rsidR="003428D2" w:rsidRPr="00FF3F12" w14:paraId="6199710E" w14:textId="77777777" w:rsidTr="00944DB5">
        <w:trPr>
          <w:trHeight w:val="246"/>
        </w:trPr>
        <w:tc>
          <w:tcPr>
            <w:tcW w:w="2410" w:type="dxa"/>
          </w:tcPr>
          <w:p w14:paraId="1C49A17A" w14:textId="77777777" w:rsidR="003428D2" w:rsidRPr="00944DB5" w:rsidRDefault="003428D2" w:rsidP="000E5B38">
            <w:pPr>
              <w:jc w:val="left"/>
              <w:rPr>
                <w:rFonts w:ascii="仿宋" w:hAnsi="仿宋" w:cstheme="minorHAnsi"/>
                <w:szCs w:val="21"/>
              </w:rPr>
            </w:pPr>
            <w:r w:rsidRPr="00944DB5">
              <w:rPr>
                <w:rFonts w:ascii="仿宋" w:hAnsi="仿宋" w:cstheme="minorHAnsi" w:hint="eastAsia"/>
                <w:szCs w:val="21"/>
              </w:rPr>
              <w:t>发送速率</w:t>
            </w:r>
          </w:p>
          <w:p w14:paraId="4FC47B0B" w14:textId="77777777" w:rsidR="003428D2" w:rsidRPr="00944DB5" w:rsidRDefault="003428D2" w:rsidP="000E5B38">
            <w:pPr>
              <w:jc w:val="left"/>
              <w:rPr>
                <w:rFonts w:ascii="仿宋" w:hAnsi="仿宋" w:cstheme="minorHAnsi"/>
                <w:szCs w:val="21"/>
              </w:rPr>
            </w:pPr>
            <w:r w:rsidRPr="00944DB5">
              <w:rPr>
                <w:rFonts w:ascii="仿宋" w:hAnsi="仿宋" w:cstheme="minorHAnsi"/>
                <w:szCs w:val="21"/>
              </w:rPr>
              <w:t>Sending-Rate, SR</w:t>
            </w:r>
          </w:p>
        </w:tc>
        <w:tc>
          <w:tcPr>
            <w:tcW w:w="705" w:type="dxa"/>
          </w:tcPr>
          <w:p w14:paraId="3FB137E7" w14:textId="77777777" w:rsidR="003428D2" w:rsidRPr="00944DB5" w:rsidRDefault="003428D2" w:rsidP="000E5B38">
            <w:pPr>
              <w:jc w:val="center"/>
              <w:rPr>
                <w:rFonts w:ascii="仿宋" w:hAnsi="仿宋" w:cstheme="minorHAnsi"/>
                <w:szCs w:val="21"/>
              </w:rPr>
            </w:pPr>
            <w:r w:rsidRPr="00944DB5">
              <w:rPr>
                <w:rFonts w:ascii="仿宋" w:hAnsi="仿宋" w:cstheme="minorHAnsi"/>
                <w:szCs w:val="21"/>
              </w:rPr>
              <w:t>0x1</w:t>
            </w:r>
          </w:p>
        </w:tc>
        <w:tc>
          <w:tcPr>
            <w:tcW w:w="854" w:type="dxa"/>
          </w:tcPr>
          <w:p w14:paraId="0CBA69C5" w14:textId="77777777" w:rsidR="003428D2" w:rsidRPr="00944DB5" w:rsidRDefault="003428D2" w:rsidP="000E5B38">
            <w:pPr>
              <w:jc w:val="center"/>
              <w:rPr>
                <w:rFonts w:ascii="仿宋" w:hAnsi="仿宋" w:cstheme="minorHAnsi"/>
                <w:szCs w:val="21"/>
              </w:rPr>
            </w:pPr>
            <w:r w:rsidRPr="00944DB5">
              <w:rPr>
                <w:rFonts w:ascii="仿宋" w:hAnsi="仿宋" w:cstheme="minorHAnsi"/>
                <w:szCs w:val="21"/>
              </w:rPr>
              <w:t>6</w:t>
            </w:r>
          </w:p>
        </w:tc>
        <w:tc>
          <w:tcPr>
            <w:tcW w:w="4111" w:type="dxa"/>
          </w:tcPr>
          <w:p w14:paraId="66785DAA"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hint="eastAsia"/>
                <w:sz w:val="21"/>
                <w:szCs w:val="21"/>
              </w:rPr>
              <w:t>取值范围是：</w:t>
            </w:r>
            <w:r w:rsidRPr="00944DB5">
              <w:rPr>
                <w:rFonts w:ascii="仿宋" w:hAnsi="仿宋" w:cstheme="minorHAnsi"/>
                <w:sz w:val="21"/>
                <w:szCs w:val="21"/>
              </w:rPr>
              <w:t>0~2</w:t>
            </w:r>
            <w:r w:rsidRPr="00944DB5">
              <w:rPr>
                <w:rFonts w:ascii="仿宋" w:hAnsi="仿宋" w:cstheme="minorHAnsi"/>
                <w:sz w:val="21"/>
                <w:szCs w:val="21"/>
                <w:vertAlign w:val="superscript"/>
              </w:rPr>
              <w:t>48</w:t>
            </w:r>
            <w:r w:rsidRPr="00944DB5">
              <w:rPr>
                <w:rFonts w:ascii="仿宋" w:hAnsi="仿宋" w:cstheme="minorHAnsi"/>
                <w:sz w:val="21"/>
                <w:szCs w:val="21"/>
              </w:rPr>
              <w:t>-1</w:t>
            </w:r>
            <w:r w:rsidRPr="00944DB5">
              <w:rPr>
                <w:rFonts w:ascii="仿宋" w:hAnsi="仿宋" w:cstheme="minorHAnsi" w:hint="eastAsia"/>
                <w:sz w:val="21"/>
                <w:szCs w:val="21"/>
              </w:rPr>
              <w:t>，单位是</w:t>
            </w:r>
            <w:r w:rsidRPr="00944DB5">
              <w:rPr>
                <w:rFonts w:ascii="仿宋" w:hAnsi="仿宋" w:cstheme="minorHAnsi"/>
                <w:sz w:val="21"/>
                <w:szCs w:val="21"/>
              </w:rPr>
              <w:t>bps</w:t>
            </w:r>
          </w:p>
          <w:p w14:paraId="32AE3E51" w14:textId="77777777" w:rsidR="003428D2" w:rsidRPr="00944DB5" w:rsidRDefault="003428D2" w:rsidP="000E5B38">
            <w:pPr>
              <w:jc w:val="left"/>
              <w:rPr>
                <w:rFonts w:ascii="仿宋" w:hAnsi="仿宋" w:cstheme="minorHAnsi"/>
                <w:szCs w:val="21"/>
              </w:rPr>
            </w:pPr>
            <w:r w:rsidRPr="00944DB5">
              <w:rPr>
                <w:rFonts w:ascii="仿宋" w:hAnsi="仿宋" w:cstheme="minorHAnsi" w:hint="eastAsia"/>
                <w:szCs w:val="21"/>
              </w:rPr>
              <w:t>最多支持</w:t>
            </w:r>
            <w:r w:rsidRPr="00944DB5">
              <w:rPr>
                <w:rFonts w:ascii="仿宋" w:hAnsi="仿宋" w:cstheme="minorHAnsi"/>
                <w:szCs w:val="21"/>
              </w:rPr>
              <w:t>256Tbps</w:t>
            </w:r>
            <w:r w:rsidRPr="00944DB5">
              <w:rPr>
                <w:rFonts w:ascii="仿宋" w:hAnsi="仿宋" w:cstheme="minorHAnsi" w:hint="eastAsia"/>
                <w:szCs w:val="21"/>
              </w:rPr>
              <w:t>的速率</w:t>
            </w:r>
          </w:p>
        </w:tc>
      </w:tr>
      <w:tr w:rsidR="003428D2" w:rsidRPr="00FF3F12" w14:paraId="0128C9AD" w14:textId="77777777" w:rsidTr="00944DB5">
        <w:trPr>
          <w:trHeight w:val="246"/>
        </w:trPr>
        <w:tc>
          <w:tcPr>
            <w:tcW w:w="2410" w:type="dxa"/>
          </w:tcPr>
          <w:p w14:paraId="569318CD"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hint="eastAsia"/>
                <w:sz w:val="21"/>
                <w:szCs w:val="21"/>
              </w:rPr>
              <w:t>接收速率</w:t>
            </w:r>
          </w:p>
          <w:p w14:paraId="642B4DD5"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sz w:val="21"/>
                <w:szCs w:val="21"/>
              </w:rPr>
              <w:t>Receiving-Rate, RR</w:t>
            </w:r>
          </w:p>
        </w:tc>
        <w:tc>
          <w:tcPr>
            <w:tcW w:w="705" w:type="dxa"/>
          </w:tcPr>
          <w:p w14:paraId="6C55CAA7"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sz w:val="21"/>
                <w:szCs w:val="21"/>
              </w:rPr>
              <w:t>0x2</w:t>
            </w:r>
          </w:p>
        </w:tc>
        <w:tc>
          <w:tcPr>
            <w:tcW w:w="854" w:type="dxa"/>
          </w:tcPr>
          <w:p w14:paraId="324C668C"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sz w:val="21"/>
                <w:szCs w:val="21"/>
              </w:rPr>
              <w:t>6</w:t>
            </w:r>
          </w:p>
        </w:tc>
        <w:tc>
          <w:tcPr>
            <w:tcW w:w="4111" w:type="dxa"/>
          </w:tcPr>
          <w:p w14:paraId="3806E8B2"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hint="eastAsia"/>
                <w:sz w:val="21"/>
                <w:szCs w:val="21"/>
              </w:rPr>
              <w:t>取值范围是：</w:t>
            </w:r>
            <w:r w:rsidRPr="00944DB5">
              <w:rPr>
                <w:rFonts w:ascii="仿宋" w:hAnsi="仿宋" w:cstheme="minorHAnsi"/>
                <w:sz w:val="21"/>
                <w:szCs w:val="21"/>
              </w:rPr>
              <w:t>0~2</w:t>
            </w:r>
            <w:r w:rsidRPr="00944DB5">
              <w:rPr>
                <w:rFonts w:ascii="仿宋" w:hAnsi="仿宋" w:cstheme="minorHAnsi"/>
                <w:sz w:val="21"/>
                <w:szCs w:val="21"/>
                <w:vertAlign w:val="superscript"/>
              </w:rPr>
              <w:t>48</w:t>
            </w:r>
            <w:r w:rsidRPr="00944DB5">
              <w:rPr>
                <w:rFonts w:ascii="仿宋" w:hAnsi="仿宋" w:cstheme="minorHAnsi"/>
                <w:sz w:val="21"/>
                <w:szCs w:val="21"/>
              </w:rPr>
              <w:t>-1</w:t>
            </w:r>
            <w:r w:rsidRPr="00944DB5">
              <w:rPr>
                <w:rFonts w:ascii="仿宋" w:hAnsi="仿宋" w:cstheme="minorHAnsi" w:hint="eastAsia"/>
                <w:sz w:val="21"/>
                <w:szCs w:val="21"/>
              </w:rPr>
              <w:t>，单位是</w:t>
            </w:r>
            <w:r w:rsidRPr="00944DB5">
              <w:rPr>
                <w:rFonts w:ascii="仿宋" w:hAnsi="仿宋" w:cstheme="minorHAnsi"/>
                <w:sz w:val="21"/>
                <w:szCs w:val="21"/>
              </w:rPr>
              <w:t>bps</w:t>
            </w:r>
          </w:p>
          <w:p w14:paraId="7C19B45A"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hint="eastAsia"/>
                <w:sz w:val="21"/>
                <w:szCs w:val="21"/>
              </w:rPr>
              <w:t>最多支持</w:t>
            </w:r>
            <w:r w:rsidRPr="00944DB5">
              <w:rPr>
                <w:rFonts w:ascii="仿宋" w:hAnsi="仿宋" w:cstheme="minorHAnsi"/>
                <w:sz w:val="21"/>
                <w:szCs w:val="21"/>
              </w:rPr>
              <w:t>256Tbps</w:t>
            </w:r>
            <w:r w:rsidRPr="00944DB5">
              <w:rPr>
                <w:rFonts w:ascii="仿宋" w:hAnsi="仿宋" w:cstheme="minorHAnsi" w:hint="eastAsia"/>
                <w:sz w:val="21"/>
                <w:szCs w:val="21"/>
              </w:rPr>
              <w:t>的速率</w:t>
            </w:r>
          </w:p>
        </w:tc>
      </w:tr>
      <w:tr w:rsidR="003428D2" w:rsidRPr="00FF3F12" w14:paraId="3118E276" w14:textId="77777777" w:rsidTr="00944DB5">
        <w:trPr>
          <w:trHeight w:val="246"/>
        </w:trPr>
        <w:tc>
          <w:tcPr>
            <w:tcW w:w="2410" w:type="dxa"/>
          </w:tcPr>
          <w:p w14:paraId="14CD9165"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hint="eastAsia"/>
                <w:sz w:val="21"/>
                <w:szCs w:val="21"/>
              </w:rPr>
              <w:t>最大报文段长度</w:t>
            </w:r>
          </w:p>
          <w:p w14:paraId="2D4F953A"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sz w:val="21"/>
                <w:szCs w:val="21"/>
              </w:rPr>
              <w:t>MSS</w:t>
            </w:r>
          </w:p>
        </w:tc>
        <w:tc>
          <w:tcPr>
            <w:tcW w:w="705" w:type="dxa"/>
          </w:tcPr>
          <w:p w14:paraId="611CA6A0"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sz w:val="21"/>
                <w:szCs w:val="21"/>
              </w:rPr>
              <w:t>0x3</w:t>
            </w:r>
          </w:p>
        </w:tc>
        <w:tc>
          <w:tcPr>
            <w:tcW w:w="854" w:type="dxa"/>
          </w:tcPr>
          <w:p w14:paraId="23313470"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sz w:val="21"/>
                <w:szCs w:val="21"/>
              </w:rPr>
              <w:t>2</w:t>
            </w:r>
          </w:p>
        </w:tc>
        <w:tc>
          <w:tcPr>
            <w:tcW w:w="4111" w:type="dxa"/>
          </w:tcPr>
          <w:p w14:paraId="31B5627D"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hint="eastAsia"/>
                <w:sz w:val="21"/>
                <w:szCs w:val="21"/>
              </w:rPr>
              <w:t>取值范围是：</w:t>
            </w:r>
            <w:r w:rsidRPr="00944DB5">
              <w:rPr>
                <w:rFonts w:ascii="仿宋" w:hAnsi="仿宋" w:cstheme="minorHAnsi"/>
                <w:sz w:val="21"/>
                <w:szCs w:val="21"/>
              </w:rPr>
              <w:t>0~2</w:t>
            </w:r>
            <w:r w:rsidRPr="00944DB5">
              <w:rPr>
                <w:rFonts w:ascii="仿宋" w:hAnsi="仿宋" w:cstheme="minorHAnsi"/>
                <w:sz w:val="21"/>
                <w:szCs w:val="21"/>
                <w:vertAlign w:val="superscript"/>
              </w:rPr>
              <w:t>16</w:t>
            </w:r>
            <w:r w:rsidRPr="00944DB5">
              <w:rPr>
                <w:rFonts w:ascii="仿宋" w:hAnsi="仿宋" w:cstheme="minorHAnsi"/>
                <w:sz w:val="21"/>
                <w:szCs w:val="21"/>
              </w:rPr>
              <w:t>-1</w:t>
            </w:r>
            <w:r w:rsidRPr="00944DB5">
              <w:rPr>
                <w:rFonts w:ascii="仿宋" w:hAnsi="仿宋" w:cstheme="minorHAnsi" w:hint="eastAsia"/>
                <w:sz w:val="21"/>
                <w:szCs w:val="21"/>
              </w:rPr>
              <w:t>，单位是</w:t>
            </w:r>
            <w:r w:rsidRPr="00944DB5">
              <w:rPr>
                <w:rFonts w:ascii="仿宋" w:hAnsi="仿宋" w:cstheme="minorHAnsi"/>
                <w:sz w:val="21"/>
                <w:szCs w:val="21"/>
              </w:rPr>
              <w:t>Bytes</w:t>
            </w:r>
          </w:p>
          <w:p w14:paraId="169018EC" w14:textId="10C12B14"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hint="eastAsia"/>
                <w:sz w:val="21"/>
                <w:szCs w:val="21"/>
              </w:rPr>
              <w:t>实际中</w:t>
            </w:r>
            <w:r w:rsidRPr="00944DB5">
              <w:rPr>
                <w:rFonts w:ascii="仿宋" w:hAnsi="仿宋" w:cstheme="minorHAnsi"/>
                <w:sz w:val="21"/>
                <w:szCs w:val="21"/>
              </w:rPr>
              <w:t>MSS</w:t>
            </w:r>
            <w:r w:rsidRPr="00944DB5">
              <w:rPr>
                <w:rFonts w:ascii="仿宋" w:hAnsi="仿宋" w:cstheme="minorHAnsi"/>
                <w:sz w:val="21"/>
                <w:szCs w:val="21"/>
                <w:vertAlign w:val="subscript"/>
              </w:rPr>
              <w:t>max</w:t>
            </w:r>
            <w:r w:rsidRPr="00944DB5">
              <w:rPr>
                <w:rFonts w:ascii="仿宋" w:hAnsi="仿宋" w:cstheme="minorHAnsi"/>
                <w:sz w:val="21"/>
                <w:szCs w:val="21"/>
              </w:rPr>
              <w:t>=1500-40(IP)-132(IDP)-</w:t>
            </w:r>
            <w:del w:id="1147" w:author="Li Yang" w:date="2023-05-10T15:24:00Z">
              <w:r w:rsidRPr="00944DB5" w:rsidDel="00D12BFD">
                <w:rPr>
                  <w:rFonts w:ascii="仿宋" w:hAnsi="仿宋" w:cstheme="minorHAnsi"/>
                  <w:sz w:val="21"/>
                  <w:szCs w:val="21"/>
                </w:rPr>
                <w:delText>5</w:delText>
              </w:r>
            </w:del>
            <w:ins w:id="1148" w:author="Li Yang" w:date="2023-05-10T15:24:00Z">
              <w:r w:rsidR="00D12BFD">
                <w:rPr>
                  <w:rFonts w:ascii="仿宋" w:hAnsi="仿宋" w:cstheme="minorHAnsi"/>
                  <w:sz w:val="21"/>
                  <w:szCs w:val="21"/>
                </w:rPr>
                <w:t>10</w:t>
              </w:r>
            </w:ins>
            <w:r w:rsidRPr="00944DB5">
              <w:rPr>
                <w:rFonts w:ascii="仿宋" w:hAnsi="仿宋" w:cstheme="minorHAnsi"/>
                <w:sz w:val="21"/>
                <w:szCs w:val="21"/>
              </w:rPr>
              <w:t>(</w:t>
            </w:r>
            <w:del w:id="1149" w:author="Li Yang" w:date="2023-05-10T15:24:00Z">
              <w:r w:rsidRPr="00944DB5" w:rsidDel="00D12BFD">
                <w:rPr>
                  <w:rFonts w:ascii="仿宋" w:hAnsi="仿宋" w:cstheme="minorHAnsi"/>
                  <w:sz w:val="21"/>
                  <w:szCs w:val="21"/>
                </w:rPr>
                <w:delText>SEAGP</w:delText>
              </w:r>
            </w:del>
            <w:ins w:id="1150" w:author="Li Yang" w:date="2023-05-10T15:24:00Z">
              <w:r w:rsidR="00D12BFD">
                <w:rPr>
                  <w:rFonts w:ascii="仿宋" w:hAnsi="仿宋" w:cstheme="minorHAnsi" w:hint="eastAsia"/>
                  <w:sz w:val="21"/>
                  <w:szCs w:val="21"/>
                </w:rPr>
                <w:t>P</w:t>
              </w:r>
              <w:r w:rsidR="00D12BFD">
                <w:rPr>
                  <w:rFonts w:ascii="仿宋" w:hAnsi="仿宋" w:cstheme="minorHAnsi"/>
                  <w:sz w:val="21"/>
                  <w:szCs w:val="21"/>
                </w:rPr>
                <w:t>H</w:t>
              </w:r>
              <w:r w:rsidR="00D12BFD">
                <w:rPr>
                  <w:rFonts w:ascii="仿宋" w:hAnsi="仿宋" w:cstheme="minorHAnsi" w:hint="eastAsia"/>
                  <w:sz w:val="21"/>
                  <w:szCs w:val="21"/>
                </w:rPr>
                <w:t>eader</w:t>
              </w:r>
            </w:ins>
            <w:r w:rsidRPr="00944DB5">
              <w:rPr>
                <w:rFonts w:ascii="仿宋" w:hAnsi="仿宋" w:cstheme="minorHAnsi"/>
                <w:sz w:val="21"/>
                <w:szCs w:val="21"/>
              </w:rPr>
              <w:t>)-</w:t>
            </w:r>
            <w:ins w:id="1151" w:author="Li Yang" w:date="2023-05-10T15:27:00Z">
              <w:r w:rsidR="00D12BFD">
                <w:rPr>
                  <w:rFonts w:ascii="仿宋" w:hAnsi="仿宋" w:cstheme="minorHAnsi"/>
                  <w:sz w:val="21"/>
                  <w:szCs w:val="21"/>
                </w:rPr>
                <w:t>45</w:t>
              </w:r>
            </w:ins>
            <w:del w:id="1152" w:author="Li Yang" w:date="2023-05-10T15:27:00Z">
              <w:r w:rsidRPr="00944DB5" w:rsidDel="00D12BFD">
                <w:rPr>
                  <w:rFonts w:ascii="仿宋" w:hAnsi="仿宋" w:cstheme="minorHAnsi"/>
                  <w:sz w:val="21"/>
                  <w:szCs w:val="21"/>
                </w:rPr>
                <w:delText>5</w:delText>
              </w:r>
            </w:del>
            <w:ins w:id="1153" w:author="Li Yang" w:date="2023-05-10T15:27:00Z">
              <w:r w:rsidR="00D12BFD" w:rsidRPr="00944DB5" w:rsidDel="00D12BFD">
                <w:rPr>
                  <w:rFonts w:ascii="仿宋" w:hAnsi="仿宋" w:cstheme="minorHAnsi"/>
                  <w:sz w:val="21"/>
                  <w:szCs w:val="21"/>
                </w:rPr>
                <w:t xml:space="preserve"> </w:t>
              </w:r>
            </w:ins>
            <w:del w:id="1154" w:author="Li Yang" w:date="2023-05-10T15:27:00Z">
              <w:r w:rsidRPr="00944DB5" w:rsidDel="00D12BFD">
                <w:rPr>
                  <w:rFonts w:ascii="仿宋" w:hAnsi="仿宋" w:cstheme="minorHAnsi"/>
                  <w:sz w:val="21"/>
                  <w:szCs w:val="21"/>
                </w:rPr>
                <w:delText>3</w:delText>
              </w:r>
            </w:del>
            <w:r w:rsidRPr="00944DB5">
              <w:rPr>
                <w:rFonts w:ascii="仿宋" w:hAnsi="仿宋" w:cstheme="minorHAnsi"/>
                <w:sz w:val="21"/>
                <w:szCs w:val="21"/>
              </w:rPr>
              <w:t>(SEASP)=</w:t>
            </w:r>
            <w:del w:id="1155" w:author="Li Yang" w:date="2023-05-10T15:28:00Z">
              <w:r w:rsidRPr="00944DB5" w:rsidDel="00D12BFD">
                <w:rPr>
                  <w:rFonts w:ascii="仿宋" w:hAnsi="仿宋" w:cstheme="minorHAnsi"/>
                  <w:sz w:val="21"/>
                  <w:szCs w:val="21"/>
                </w:rPr>
                <w:delText>1270Bytes</w:delText>
              </w:r>
            </w:del>
            <w:ins w:id="1156" w:author="Li Yang" w:date="2023-05-10T15:28:00Z">
              <w:r w:rsidR="00D12BFD" w:rsidRPr="00944DB5">
                <w:rPr>
                  <w:rFonts w:ascii="仿宋" w:hAnsi="仿宋" w:cstheme="minorHAnsi"/>
                  <w:sz w:val="21"/>
                  <w:szCs w:val="21"/>
                </w:rPr>
                <w:t>127</w:t>
              </w:r>
              <w:r w:rsidR="00D12BFD">
                <w:rPr>
                  <w:rFonts w:ascii="仿宋" w:hAnsi="仿宋" w:cstheme="minorHAnsi"/>
                  <w:sz w:val="21"/>
                  <w:szCs w:val="21"/>
                </w:rPr>
                <w:t>3</w:t>
              </w:r>
              <w:r w:rsidR="00D12BFD" w:rsidRPr="00944DB5">
                <w:rPr>
                  <w:rFonts w:ascii="仿宋" w:hAnsi="仿宋" w:cstheme="minorHAnsi"/>
                  <w:sz w:val="21"/>
                  <w:szCs w:val="21"/>
                </w:rPr>
                <w:t>Bytes</w:t>
              </w:r>
            </w:ins>
          </w:p>
        </w:tc>
      </w:tr>
      <w:tr w:rsidR="003428D2" w:rsidRPr="00FF3F12" w14:paraId="17B2FBED" w14:textId="77777777" w:rsidTr="00944DB5">
        <w:trPr>
          <w:trHeight w:val="246"/>
        </w:trPr>
        <w:tc>
          <w:tcPr>
            <w:tcW w:w="2410" w:type="dxa"/>
          </w:tcPr>
          <w:p w14:paraId="22B4A2B5"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hint="eastAsia"/>
                <w:sz w:val="21"/>
                <w:szCs w:val="21"/>
              </w:rPr>
              <w:t>窗口大小</w:t>
            </w:r>
          </w:p>
          <w:p w14:paraId="06D2CB6E" w14:textId="77777777" w:rsidR="003428D2" w:rsidRPr="00944DB5" w:rsidRDefault="003428D2" w:rsidP="000E5B38">
            <w:pPr>
              <w:pStyle w:val="ab"/>
              <w:ind w:firstLineChars="0" w:firstLine="0"/>
              <w:jc w:val="left"/>
              <w:rPr>
                <w:rFonts w:ascii="仿宋" w:hAnsi="仿宋" w:cstheme="minorHAnsi"/>
                <w:sz w:val="21"/>
                <w:szCs w:val="21"/>
              </w:rPr>
            </w:pPr>
            <w:r w:rsidRPr="00944DB5">
              <w:rPr>
                <w:rFonts w:ascii="仿宋" w:hAnsi="仿宋" w:cstheme="minorHAnsi"/>
                <w:sz w:val="21"/>
                <w:szCs w:val="21"/>
              </w:rPr>
              <w:t>Window-SIZE</w:t>
            </w:r>
          </w:p>
        </w:tc>
        <w:tc>
          <w:tcPr>
            <w:tcW w:w="705" w:type="dxa"/>
          </w:tcPr>
          <w:p w14:paraId="5FD2EDFC"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sz w:val="21"/>
                <w:szCs w:val="21"/>
              </w:rPr>
              <w:t>0x4</w:t>
            </w:r>
          </w:p>
        </w:tc>
        <w:tc>
          <w:tcPr>
            <w:tcW w:w="854" w:type="dxa"/>
          </w:tcPr>
          <w:p w14:paraId="3A00D123" w14:textId="77777777" w:rsidR="003428D2" w:rsidRPr="00944DB5" w:rsidRDefault="003428D2" w:rsidP="000E5B38">
            <w:pPr>
              <w:pStyle w:val="ab"/>
              <w:ind w:firstLineChars="0" w:firstLine="0"/>
              <w:jc w:val="center"/>
              <w:rPr>
                <w:rFonts w:ascii="仿宋" w:hAnsi="仿宋" w:cstheme="minorHAnsi"/>
                <w:sz w:val="21"/>
                <w:szCs w:val="21"/>
              </w:rPr>
            </w:pPr>
            <w:r w:rsidRPr="00944DB5">
              <w:rPr>
                <w:rFonts w:ascii="仿宋" w:hAnsi="仿宋" w:cstheme="minorHAnsi"/>
                <w:sz w:val="21"/>
                <w:szCs w:val="21"/>
              </w:rPr>
              <w:t>4</w:t>
            </w:r>
          </w:p>
        </w:tc>
        <w:tc>
          <w:tcPr>
            <w:tcW w:w="4111" w:type="dxa"/>
          </w:tcPr>
          <w:p w14:paraId="4C63F778" w14:textId="77777777" w:rsidR="003428D2" w:rsidRPr="00944DB5" w:rsidRDefault="003428D2" w:rsidP="000E5B38">
            <w:pPr>
              <w:pStyle w:val="ab"/>
              <w:ind w:firstLineChars="0" w:firstLine="0"/>
              <w:rPr>
                <w:rFonts w:ascii="仿宋" w:hAnsi="仿宋" w:cstheme="minorHAnsi"/>
                <w:sz w:val="21"/>
                <w:szCs w:val="21"/>
              </w:rPr>
            </w:pPr>
            <w:r w:rsidRPr="00944DB5">
              <w:rPr>
                <w:rFonts w:ascii="仿宋" w:hAnsi="仿宋" w:cstheme="minorHAnsi" w:hint="eastAsia"/>
                <w:sz w:val="21"/>
                <w:szCs w:val="21"/>
              </w:rPr>
              <w:t>取值范围是：</w:t>
            </w:r>
            <w:r w:rsidRPr="00944DB5">
              <w:rPr>
                <w:rFonts w:ascii="仿宋" w:hAnsi="仿宋" w:cstheme="minorHAnsi"/>
                <w:sz w:val="21"/>
                <w:szCs w:val="21"/>
              </w:rPr>
              <w:t>0~2</w:t>
            </w:r>
            <w:r w:rsidRPr="00944DB5">
              <w:rPr>
                <w:rFonts w:ascii="仿宋" w:hAnsi="仿宋" w:cstheme="minorHAnsi"/>
                <w:sz w:val="21"/>
                <w:szCs w:val="21"/>
                <w:vertAlign w:val="superscript"/>
              </w:rPr>
              <w:t>32</w:t>
            </w:r>
            <w:r w:rsidRPr="00944DB5">
              <w:rPr>
                <w:rFonts w:ascii="仿宋" w:hAnsi="仿宋" w:cstheme="minorHAnsi"/>
                <w:sz w:val="21"/>
                <w:szCs w:val="21"/>
              </w:rPr>
              <w:t>-1</w:t>
            </w:r>
            <w:r w:rsidRPr="00944DB5">
              <w:rPr>
                <w:rFonts w:ascii="仿宋" w:hAnsi="仿宋" w:cstheme="minorHAnsi" w:hint="eastAsia"/>
                <w:sz w:val="21"/>
                <w:szCs w:val="21"/>
              </w:rPr>
              <w:t>，单位是</w:t>
            </w:r>
            <w:r w:rsidRPr="00944DB5">
              <w:rPr>
                <w:rFonts w:ascii="仿宋" w:hAnsi="仿宋" w:cstheme="minorHAnsi"/>
                <w:sz w:val="21"/>
                <w:szCs w:val="21"/>
              </w:rPr>
              <w:t>Bytes</w:t>
            </w:r>
          </w:p>
          <w:p w14:paraId="32198292" w14:textId="77777777" w:rsidR="003428D2" w:rsidRPr="00944DB5" w:rsidRDefault="003428D2" w:rsidP="000E5B38">
            <w:pPr>
              <w:pStyle w:val="ab"/>
              <w:ind w:firstLineChars="0" w:firstLine="0"/>
              <w:rPr>
                <w:rFonts w:ascii="仿宋" w:hAnsi="仿宋" w:cstheme="minorHAnsi"/>
                <w:sz w:val="21"/>
                <w:szCs w:val="21"/>
              </w:rPr>
            </w:pPr>
            <w:r w:rsidRPr="00944DB5">
              <w:rPr>
                <w:rFonts w:ascii="仿宋" w:hAnsi="仿宋" w:cstheme="minorHAnsi" w:hint="eastAsia"/>
                <w:sz w:val="21"/>
                <w:szCs w:val="21"/>
              </w:rPr>
              <w:t>最多支持</w:t>
            </w:r>
            <w:r w:rsidRPr="00944DB5">
              <w:rPr>
                <w:rFonts w:ascii="仿宋" w:hAnsi="仿宋" w:cstheme="minorHAnsi"/>
                <w:sz w:val="21"/>
                <w:szCs w:val="21"/>
              </w:rPr>
              <w:t>4GB</w:t>
            </w:r>
            <w:r w:rsidRPr="00944DB5">
              <w:rPr>
                <w:rFonts w:ascii="仿宋" w:hAnsi="仿宋" w:cstheme="minorHAnsi" w:hint="eastAsia"/>
                <w:sz w:val="21"/>
                <w:szCs w:val="21"/>
              </w:rPr>
              <w:t>的缓存</w:t>
            </w:r>
          </w:p>
        </w:tc>
      </w:tr>
    </w:tbl>
    <w:p w14:paraId="48776141" w14:textId="75157CD8" w:rsidR="003428D2" w:rsidRPr="00944DB5" w:rsidRDefault="003428D2" w:rsidP="00944DB5">
      <w:pPr>
        <w:pStyle w:val="4"/>
        <w:numPr>
          <w:ilvl w:val="0"/>
          <w:numId w:val="68"/>
        </w:numPr>
        <w:rPr>
          <w:rFonts w:ascii="仿宋" w:eastAsia="仿宋" w:hAnsi="仿宋"/>
          <w:sz w:val="21"/>
          <w:szCs w:val="21"/>
        </w:rPr>
      </w:pPr>
      <w:bookmarkStart w:id="1157" w:name="_Hlk127621472"/>
      <w:r w:rsidRPr="00944DB5">
        <w:rPr>
          <w:rFonts w:ascii="仿宋" w:eastAsia="仿宋" w:hAnsi="仿宋" w:hint="eastAsia"/>
          <w:sz w:val="21"/>
          <w:szCs w:val="21"/>
        </w:rPr>
        <w:lastRenderedPageBreak/>
        <w:t>连接关闭报文（</w:t>
      </w:r>
      <w:r w:rsidR="00527FFC" w:rsidRPr="00FF3F12">
        <w:rPr>
          <w:rFonts w:ascii="仿宋" w:eastAsia="仿宋" w:hAnsi="仿宋" w:cstheme="minorHAnsi"/>
          <w:sz w:val="21"/>
          <w:szCs w:val="21"/>
        </w:rPr>
        <w:t>S</w:t>
      </w:r>
      <w:r w:rsidR="00527FFC" w:rsidRPr="00944DB5">
        <w:rPr>
          <w:rFonts w:ascii="仿宋" w:eastAsia="仿宋" w:hAnsi="仿宋" w:cstheme="minorHAnsi"/>
          <w:sz w:val="21"/>
          <w:szCs w:val="21"/>
        </w:rPr>
        <w:t>P_</w:t>
      </w:r>
      <w:r w:rsidR="00353DF6" w:rsidRPr="00FF3F12">
        <w:rPr>
          <w:rFonts w:ascii="仿宋" w:eastAsia="仿宋" w:hAnsi="仿宋"/>
          <w:sz w:val="21"/>
          <w:szCs w:val="21"/>
        </w:rPr>
        <w:t>Connection_</w:t>
      </w:r>
      <w:r w:rsidRPr="00944DB5">
        <w:rPr>
          <w:rFonts w:ascii="仿宋" w:eastAsia="仿宋" w:hAnsi="仿宋"/>
          <w:sz w:val="21"/>
          <w:szCs w:val="21"/>
        </w:rPr>
        <w:t>CLOSE）</w:t>
      </w:r>
      <w:bookmarkEnd w:id="1157"/>
    </w:p>
    <w:p w14:paraId="0DA3D614" w14:textId="4867FA13" w:rsidR="003428D2" w:rsidRPr="00944DB5" w:rsidRDefault="003428D2" w:rsidP="004A48F0">
      <w:pPr>
        <w:ind w:firstLine="420"/>
        <w:rPr>
          <w:rFonts w:ascii="仿宋" w:hAnsi="仿宋" w:cs="Times New Roman"/>
          <w:szCs w:val="21"/>
        </w:rPr>
      </w:pPr>
      <w:r w:rsidRPr="00944DB5">
        <w:rPr>
          <w:rFonts w:ascii="仿宋" w:hAnsi="仿宋" w:cstheme="minorHAnsi" w:hint="eastAsia"/>
          <w:szCs w:val="21"/>
        </w:rPr>
        <w:t>连接关闭报文（</w:t>
      </w:r>
      <w:bookmarkStart w:id="1158" w:name="_Hlk127621627"/>
      <w:r w:rsidR="00527FFC" w:rsidRPr="00FF3F12">
        <w:rPr>
          <w:rFonts w:ascii="仿宋" w:hAnsi="仿宋" w:cstheme="minorHAnsi"/>
          <w:szCs w:val="21"/>
        </w:rPr>
        <w:t>SP_</w:t>
      </w:r>
      <w:r w:rsidR="00353DF6" w:rsidRPr="00FF3F12">
        <w:rPr>
          <w:rFonts w:ascii="仿宋" w:hAnsi="仿宋"/>
          <w:szCs w:val="21"/>
        </w:rPr>
        <w:t>Connection_</w:t>
      </w:r>
      <w:r w:rsidRPr="00944DB5">
        <w:rPr>
          <w:rFonts w:ascii="仿宋" w:hAnsi="仿宋" w:cstheme="minorHAnsi"/>
          <w:szCs w:val="21"/>
        </w:rPr>
        <w:t>CLOSE</w:t>
      </w:r>
      <w:bookmarkEnd w:id="1158"/>
      <w:r w:rsidRPr="00944DB5">
        <w:rPr>
          <w:rFonts w:ascii="仿宋" w:hAnsi="仿宋" w:cstheme="minorHAnsi" w:hint="eastAsia"/>
          <w:szCs w:val="21"/>
        </w:rPr>
        <w:t>）</w:t>
      </w:r>
      <w:r w:rsidRPr="00944DB5">
        <w:rPr>
          <w:rFonts w:ascii="仿宋" w:hAnsi="仿宋" w:cstheme="minorHAnsi" w:hint="eastAsia"/>
          <w:color w:val="121212"/>
          <w:szCs w:val="21"/>
        </w:rPr>
        <w:t>用于</w:t>
      </w:r>
      <w:r w:rsidRPr="00944DB5">
        <w:rPr>
          <w:rFonts w:ascii="仿宋" w:hAnsi="仿宋" w:cs="Times New Roman" w:hint="eastAsia"/>
          <w:color w:val="121212"/>
          <w:szCs w:val="21"/>
        </w:rPr>
        <w:t>通知对端当前连接正在被关闭</w:t>
      </w:r>
      <w:r w:rsidR="00697941" w:rsidRPr="00FF3F12">
        <w:rPr>
          <w:rFonts w:ascii="仿宋" w:hAnsi="仿宋" w:cs="Times New Roman" w:hint="eastAsia"/>
          <w:color w:val="121212"/>
          <w:szCs w:val="21"/>
        </w:rPr>
        <w:t>；</w:t>
      </w:r>
      <w:r w:rsidR="00697941" w:rsidRPr="00FF3F12">
        <w:rPr>
          <w:rFonts w:ascii="仿宋" w:hAnsi="仿宋" w:cstheme="minorHAnsi"/>
          <w:szCs w:val="21"/>
        </w:rPr>
        <w:t>SP_</w:t>
      </w:r>
      <w:r w:rsidR="00697941" w:rsidRPr="00FF3F12">
        <w:rPr>
          <w:rFonts w:ascii="仿宋" w:hAnsi="仿宋"/>
          <w:szCs w:val="21"/>
        </w:rPr>
        <w:t>Connection_</w:t>
      </w:r>
      <w:r w:rsidR="00697941" w:rsidRPr="00FF3F12">
        <w:rPr>
          <w:rFonts w:ascii="仿宋" w:hAnsi="仿宋" w:cstheme="minorHAnsi"/>
          <w:szCs w:val="21"/>
        </w:rPr>
        <w:t>CLOSE</w:t>
      </w:r>
      <w:r w:rsidR="00697941" w:rsidRPr="00FF3F12">
        <w:rPr>
          <w:rFonts w:ascii="仿宋" w:hAnsi="仿宋" w:hint="eastAsia"/>
        </w:rPr>
        <w:t>报文为</w:t>
      </w:r>
      <w:r w:rsidR="00697941" w:rsidRPr="00FF3F12">
        <w:rPr>
          <w:rFonts w:ascii="仿宋" w:hAnsi="仿宋"/>
        </w:rPr>
        <w:t>SEASP</w:t>
      </w:r>
      <w:r w:rsidR="00697941" w:rsidRPr="00FF3F12">
        <w:rPr>
          <w:rFonts w:ascii="仿宋" w:hAnsi="仿宋" w:hint="eastAsia"/>
        </w:rPr>
        <w:t>消息报文，不使用网络增强传输和即刻重寻址相关机制，</w:t>
      </w:r>
      <w:r w:rsidRPr="00944DB5">
        <w:rPr>
          <w:rFonts w:ascii="仿宋" w:hAnsi="仿宋" w:cs="Times New Roman" w:hint="eastAsia"/>
          <w:szCs w:val="21"/>
        </w:rPr>
        <w:t>格式如下：</w:t>
      </w:r>
    </w:p>
    <w:p w14:paraId="1DBC6492" w14:textId="629A96AA" w:rsidR="004A48F0" w:rsidRDefault="00D12BFD" w:rsidP="004A48F0">
      <w:pPr>
        <w:jc w:val="center"/>
        <w:rPr>
          <w:rFonts w:ascii="仿宋" w:hAnsi="仿宋" w:cs="Times New Roman"/>
          <w:szCs w:val="21"/>
        </w:rPr>
      </w:pPr>
      <w:r>
        <w:object w:dxaOrig="5101" w:dyaOrig="641" w14:anchorId="73F021C3">
          <v:shape id="_x0000_i1079" type="#_x0000_t75" style="width:265.5pt;height:32.5pt" o:ole="">
            <v:imagedata r:id="rId101" o:title=""/>
          </v:shape>
          <o:OLEObject Type="Embed" ProgID="Visio.Drawing.15" ShapeID="_x0000_i1079" DrawAspect="Content" ObjectID="_1745846822" r:id="rId102"/>
        </w:object>
      </w:r>
    </w:p>
    <w:p w14:paraId="19C750BD" w14:textId="0E6271FF" w:rsidR="003428D2" w:rsidRPr="00944DB5" w:rsidRDefault="003428D2" w:rsidP="00B92BF6">
      <w:pPr>
        <w:spacing w:after="240"/>
        <w:ind w:firstLine="420"/>
        <w:jc w:val="center"/>
        <w:rPr>
          <w:rFonts w:ascii="仿宋" w:hAnsi="仿宋" w:cs="Times New Roman"/>
          <w:szCs w:val="21"/>
        </w:rPr>
      </w:pPr>
      <w:r w:rsidRPr="00944DB5">
        <w:rPr>
          <w:rFonts w:ascii="仿宋" w:hAnsi="仿宋" w:cs="Times New Roman" w:hint="eastAsia"/>
          <w:szCs w:val="21"/>
        </w:rPr>
        <w:t>图</w:t>
      </w:r>
      <w:r w:rsidRPr="00944DB5">
        <w:rPr>
          <w:rFonts w:ascii="仿宋" w:hAnsi="仿宋" w:cs="Times New Roman"/>
          <w:szCs w:val="21"/>
        </w:rPr>
        <w:t xml:space="preserve"> </w:t>
      </w:r>
      <w:r w:rsidRPr="00944DB5">
        <w:rPr>
          <w:rFonts w:ascii="仿宋" w:hAnsi="仿宋" w:cs="Times New Roman"/>
          <w:szCs w:val="21"/>
        </w:rPr>
        <w:fldChar w:fldCharType="begin"/>
      </w:r>
      <w:r w:rsidRPr="00944DB5">
        <w:rPr>
          <w:rFonts w:ascii="仿宋" w:hAnsi="仿宋" w:cs="Times New Roman"/>
          <w:szCs w:val="21"/>
        </w:rPr>
        <w:instrText xml:space="preserve"> SEQ </w:instrText>
      </w:r>
      <w:r w:rsidRPr="00944DB5">
        <w:rPr>
          <w:rFonts w:ascii="仿宋" w:hAnsi="仿宋" w:cs="Times New Roman" w:hint="eastAsia"/>
          <w:szCs w:val="21"/>
        </w:rPr>
        <w:instrText>图</w:instrText>
      </w:r>
      <w:r w:rsidRPr="00944DB5">
        <w:rPr>
          <w:rFonts w:ascii="仿宋" w:hAnsi="仿宋" w:cs="Times New Roman"/>
          <w:szCs w:val="21"/>
        </w:rPr>
        <w:instrText xml:space="preserve"> \* ARABIC </w:instrText>
      </w:r>
      <w:r w:rsidRPr="00944DB5">
        <w:rPr>
          <w:rFonts w:ascii="仿宋" w:hAnsi="仿宋" w:cs="Times New Roman"/>
          <w:szCs w:val="21"/>
        </w:rPr>
        <w:fldChar w:fldCharType="separate"/>
      </w:r>
      <w:r w:rsidR="0079115A">
        <w:rPr>
          <w:rFonts w:ascii="仿宋" w:hAnsi="仿宋" w:cs="Times New Roman"/>
          <w:noProof/>
          <w:szCs w:val="21"/>
        </w:rPr>
        <w:t>28</w:t>
      </w:r>
      <w:r w:rsidRPr="00944DB5">
        <w:rPr>
          <w:rFonts w:ascii="仿宋" w:hAnsi="仿宋" w:cs="Times New Roman"/>
          <w:szCs w:val="21"/>
        </w:rPr>
        <w:fldChar w:fldCharType="end"/>
      </w:r>
      <w:r w:rsidRPr="00944DB5">
        <w:rPr>
          <w:rFonts w:ascii="仿宋" w:hAnsi="仿宋" w:cs="Times New Roman"/>
          <w:szCs w:val="21"/>
        </w:rPr>
        <w:t xml:space="preserve">  </w:t>
      </w:r>
      <w:r w:rsidR="00527FFC" w:rsidRPr="00FF3F12">
        <w:rPr>
          <w:rFonts w:ascii="仿宋" w:hAnsi="仿宋" w:cstheme="minorHAnsi"/>
          <w:szCs w:val="21"/>
        </w:rPr>
        <w:t>SP_</w:t>
      </w:r>
      <w:r w:rsidR="00527FFC" w:rsidRPr="00FF3F12">
        <w:rPr>
          <w:rFonts w:ascii="仿宋" w:hAnsi="仿宋"/>
          <w:szCs w:val="21"/>
        </w:rPr>
        <w:t>Connection_</w:t>
      </w:r>
      <w:r w:rsidR="00527FFC" w:rsidRPr="00FF3F12">
        <w:rPr>
          <w:rFonts w:ascii="仿宋" w:hAnsi="仿宋" w:cstheme="minorHAnsi"/>
          <w:szCs w:val="21"/>
        </w:rPr>
        <w:t>CLOSE</w:t>
      </w:r>
      <w:r w:rsidRPr="00944DB5">
        <w:rPr>
          <w:rFonts w:ascii="仿宋" w:hAnsi="仿宋" w:cs="Times New Roman" w:hint="eastAsia"/>
          <w:szCs w:val="21"/>
        </w:rPr>
        <w:t>报文格式</w:t>
      </w:r>
    </w:p>
    <w:p w14:paraId="2789FEED" w14:textId="30C5C3D6" w:rsidR="003428D2" w:rsidRPr="00944DB5" w:rsidRDefault="00D12BFD" w:rsidP="00353DF6">
      <w:pPr>
        <w:pStyle w:val="ab"/>
        <w:numPr>
          <w:ilvl w:val="0"/>
          <w:numId w:val="22"/>
        </w:numPr>
        <w:ind w:firstLineChars="0"/>
        <w:rPr>
          <w:rFonts w:ascii="仿宋" w:hAnsi="仿宋" w:cstheme="minorHAnsi"/>
          <w:sz w:val="21"/>
          <w:szCs w:val="21"/>
        </w:rPr>
      </w:pPr>
      <w:ins w:id="1159" w:author="Li Yang" w:date="2023-05-10T15:21:00Z">
        <w:r>
          <w:rPr>
            <w:rFonts w:ascii="仿宋" w:hAnsi="仿宋" w:cstheme="minorHAnsi"/>
            <w:b/>
            <w:sz w:val="21"/>
            <w:szCs w:val="21"/>
          </w:rPr>
          <w:t>S</w:t>
        </w:r>
      </w:ins>
      <w:r w:rsidR="00353DF6" w:rsidRPr="00944DB5">
        <w:rPr>
          <w:rFonts w:ascii="仿宋" w:hAnsi="仿宋" w:cstheme="minorHAnsi"/>
          <w:b/>
          <w:sz w:val="21"/>
          <w:szCs w:val="21"/>
        </w:rPr>
        <w:t>Flag：</w:t>
      </w:r>
      <w:r w:rsidR="004A48F0">
        <w:rPr>
          <w:rFonts w:ascii="仿宋" w:hAnsi="仿宋" w:cstheme="minorHAnsi"/>
          <w:sz w:val="21"/>
          <w:szCs w:val="21"/>
        </w:rPr>
        <w:t>8</w:t>
      </w:r>
      <w:r w:rsidR="004A48F0" w:rsidRPr="00944DB5">
        <w:rPr>
          <w:rFonts w:ascii="仿宋" w:hAnsi="仿宋" w:cstheme="minorHAnsi"/>
          <w:sz w:val="21"/>
          <w:szCs w:val="21"/>
        </w:rPr>
        <w:t>bits</w:t>
      </w:r>
      <w:r w:rsidR="004A48F0" w:rsidRPr="00944DB5">
        <w:rPr>
          <w:rFonts w:ascii="仿宋" w:hAnsi="仿宋" w:cstheme="minorHAnsi" w:hint="eastAsia"/>
          <w:sz w:val="21"/>
          <w:szCs w:val="21"/>
        </w:rPr>
        <w:t>，</w:t>
      </w:r>
      <w:r w:rsidR="004A48F0">
        <w:rPr>
          <w:rFonts w:ascii="仿宋" w:hAnsi="仿宋" w:cstheme="minorHAnsi" w:hint="eastAsia"/>
          <w:sz w:val="21"/>
          <w:szCs w:val="21"/>
        </w:rPr>
        <w:t>高3位</w:t>
      </w:r>
      <w:r w:rsidR="004A48F0" w:rsidRPr="00944DB5">
        <w:rPr>
          <w:rFonts w:ascii="仿宋" w:hAnsi="仿宋" w:cstheme="minorHAnsi" w:hint="eastAsia"/>
          <w:sz w:val="21"/>
          <w:szCs w:val="21"/>
        </w:rPr>
        <w:t>用于标识</w:t>
      </w:r>
      <w:r w:rsidR="00353DF6" w:rsidRPr="00FF3F12">
        <w:rPr>
          <w:rFonts w:ascii="仿宋" w:hAnsi="仿宋" w:cstheme="minorHAnsi" w:hint="eastAsia"/>
          <w:sz w:val="21"/>
          <w:szCs w:val="21"/>
        </w:rPr>
        <w:t>连接关闭</w:t>
      </w:r>
      <w:r w:rsidR="00353DF6" w:rsidRPr="00944DB5">
        <w:rPr>
          <w:rFonts w:ascii="仿宋" w:hAnsi="仿宋" w:cstheme="minorHAnsi" w:hint="eastAsia"/>
          <w:sz w:val="21"/>
          <w:szCs w:val="21"/>
        </w:rPr>
        <w:t>报文类型，其中：</w:t>
      </w:r>
      <w:r w:rsidR="004A48F0">
        <w:rPr>
          <w:rFonts w:ascii="仿宋" w:hAnsi="仿宋" w:cstheme="minorHAnsi"/>
          <w:sz w:val="21"/>
          <w:szCs w:val="21"/>
        </w:rPr>
        <w:t>000</w:t>
      </w:r>
      <w:r w:rsidR="00353DF6" w:rsidRPr="00944DB5">
        <w:rPr>
          <w:rFonts w:ascii="仿宋" w:hAnsi="仿宋" w:cstheme="minorHAnsi" w:hint="eastAsia"/>
          <w:sz w:val="21"/>
          <w:szCs w:val="21"/>
        </w:rPr>
        <w:t>，</w:t>
      </w:r>
      <w:r w:rsidR="00353DF6" w:rsidRPr="00FF3F12">
        <w:rPr>
          <w:rFonts w:ascii="仿宋" w:hAnsi="仿宋" w:cstheme="minorHAnsi" w:hint="eastAsia"/>
          <w:sz w:val="21"/>
          <w:szCs w:val="21"/>
        </w:rPr>
        <w:t>连接关闭报文</w:t>
      </w:r>
      <w:r w:rsidR="00353DF6" w:rsidRPr="00FF3F12">
        <w:rPr>
          <w:rFonts w:ascii="仿宋" w:hAnsi="仿宋" w:cstheme="minorHAnsi"/>
          <w:sz w:val="21"/>
          <w:szCs w:val="21"/>
        </w:rPr>
        <w:t>CLOSE</w:t>
      </w:r>
      <w:r w:rsidR="00353DF6" w:rsidRPr="00944DB5">
        <w:rPr>
          <w:rFonts w:ascii="仿宋" w:hAnsi="仿宋" w:cstheme="minorHAnsi" w:hint="eastAsia"/>
          <w:sz w:val="21"/>
          <w:szCs w:val="21"/>
        </w:rPr>
        <w:t>；</w:t>
      </w:r>
      <w:r w:rsidR="004A48F0">
        <w:rPr>
          <w:rFonts w:ascii="仿宋" w:hAnsi="仿宋" w:cstheme="minorHAnsi"/>
          <w:sz w:val="21"/>
          <w:szCs w:val="21"/>
        </w:rPr>
        <w:t>001</w:t>
      </w:r>
      <w:r w:rsidR="00353DF6" w:rsidRPr="00944DB5">
        <w:rPr>
          <w:rFonts w:ascii="仿宋" w:hAnsi="仿宋" w:cstheme="minorHAnsi" w:hint="eastAsia"/>
          <w:sz w:val="21"/>
          <w:szCs w:val="21"/>
        </w:rPr>
        <w:t>，</w:t>
      </w:r>
      <w:r w:rsidR="00353DF6" w:rsidRPr="00FF3F12">
        <w:rPr>
          <w:rFonts w:ascii="仿宋" w:hAnsi="仿宋" w:cstheme="minorHAnsi" w:hint="eastAsia"/>
          <w:sz w:val="21"/>
          <w:szCs w:val="21"/>
        </w:rPr>
        <w:t>连接即将关闭通知</w:t>
      </w:r>
      <w:r w:rsidR="00353DF6" w:rsidRPr="00944DB5">
        <w:rPr>
          <w:rFonts w:ascii="仿宋" w:hAnsi="仿宋" w:cstheme="minorHAnsi" w:hint="eastAsia"/>
          <w:sz w:val="21"/>
          <w:szCs w:val="21"/>
        </w:rPr>
        <w:t>报文</w:t>
      </w:r>
      <w:r w:rsidR="00353DF6" w:rsidRPr="00FF3F12">
        <w:rPr>
          <w:rFonts w:ascii="仿宋" w:hAnsi="仿宋"/>
          <w:sz w:val="21"/>
          <w:szCs w:val="21"/>
        </w:rPr>
        <w:t>GOAWAY</w:t>
      </w:r>
      <w:r w:rsidR="00353DF6" w:rsidRPr="00944DB5">
        <w:rPr>
          <w:rFonts w:ascii="仿宋" w:hAnsi="仿宋" w:cstheme="minorHAnsi" w:hint="eastAsia"/>
          <w:sz w:val="21"/>
          <w:szCs w:val="21"/>
        </w:rPr>
        <w:t>；</w:t>
      </w:r>
      <w:r w:rsidR="004A48F0">
        <w:rPr>
          <w:rFonts w:ascii="仿宋" w:hAnsi="仿宋" w:cstheme="minorHAnsi"/>
          <w:sz w:val="21"/>
          <w:szCs w:val="21"/>
        </w:rPr>
        <w:t>010</w:t>
      </w:r>
      <w:r w:rsidR="00353DF6" w:rsidRPr="00944DB5">
        <w:rPr>
          <w:rFonts w:ascii="仿宋" w:hAnsi="仿宋" w:cstheme="minorHAnsi" w:hint="eastAsia"/>
          <w:sz w:val="21"/>
          <w:szCs w:val="21"/>
        </w:rPr>
        <w:t>，</w:t>
      </w:r>
      <w:r w:rsidR="00353DF6" w:rsidRPr="00FF3F12">
        <w:rPr>
          <w:rFonts w:ascii="仿宋" w:hAnsi="仿宋" w:cstheme="minorHAnsi" w:hint="eastAsia"/>
          <w:sz w:val="21"/>
          <w:szCs w:val="21"/>
        </w:rPr>
        <w:t>连接重置</w:t>
      </w:r>
      <w:r w:rsidR="00353DF6" w:rsidRPr="00944DB5">
        <w:rPr>
          <w:rFonts w:ascii="仿宋" w:hAnsi="仿宋" w:cstheme="minorHAnsi" w:hint="eastAsia"/>
          <w:sz w:val="21"/>
          <w:szCs w:val="21"/>
        </w:rPr>
        <w:t>报文</w:t>
      </w:r>
      <w:r w:rsidR="00353DF6" w:rsidRPr="00FF3F12">
        <w:rPr>
          <w:rFonts w:ascii="仿宋" w:hAnsi="仿宋" w:cstheme="minorHAnsi"/>
          <w:color w:val="121212"/>
          <w:sz w:val="21"/>
          <w:szCs w:val="21"/>
        </w:rPr>
        <w:t>RST</w:t>
      </w:r>
      <w:r w:rsidR="004A48F0">
        <w:rPr>
          <w:rFonts w:ascii="仿宋" w:hAnsi="仿宋" w:cstheme="minorHAnsi" w:hint="eastAsia"/>
          <w:sz w:val="21"/>
          <w:szCs w:val="21"/>
        </w:rPr>
        <w:t>；低5位预留，现阶段置零。</w:t>
      </w:r>
    </w:p>
    <w:p w14:paraId="7405933A" w14:textId="77777777" w:rsidR="003428D2" w:rsidRPr="00944DB5" w:rsidRDefault="003428D2" w:rsidP="003428D2">
      <w:pPr>
        <w:pStyle w:val="ab"/>
        <w:numPr>
          <w:ilvl w:val="0"/>
          <w:numId w:val="22"/>
        </w:numPr>
        <w:ind w:firstLineChars="0"/>
        <w:rPr>
          <w:rFonts w:ascii="仿宋" w:hAnsi="仿宋" w:cs="Times New Roman"/>
          <w:sz w:val="21"/>
          <w:szCs w:val="21"/>
        </w:rPr>
      </w:pPr>
      <w:r w:rsidRPr="00944DB5">
        <w:rPr>
          <w:rFonts w:ascii="仿宋" w:hAnsi="仿宋" w:cs="Times New Roman"/>
          <w:b/>
          <w:color w:val="121212"/>
          <w:sz w:val="21"/>
          <w:szCs w:val="21"/>
        </w:rPr>
        <w:t>RP Length</w:t>
      </w:r>
      <w:r w:rsidRPr="00944DB5">
        <w:rPr>
          <w:rFonts w:ascii="仿宋" w:hAnsi="仿宋" w:cs="Times New Roman" w:hint="eastAsia"/>
          <w:color w:val="121212"/>
          <w:sz w:val="21"/>
          <w:szCs w:val="21"/>
        </w:rPr>
        <w:t>：</w:t>
      </w:r>
      <w:r w:rsidRPr="00944DB5">
        <w:rPr>
          <w:rFonts w:ascii="仿宋" w:hAnsi="仿宋" w:cs="Times New Roman" w:hint="eastAsia"/>
          <w:sz w:val="21"/>
          <w:szCs w:val="21"/>
        </w:rPr>
        <w:t>，变长整数，</w:t>
      </w:r>
      <w:r w:rsidRPr="00944DB5">
        <w:rPr>
          <w:rFonts w:ascii="仿宋" w:hAnsi="仿宋" w:cs="Times New Roman" w:hint="eastAsia"/>
          <w:color w:val="121212"/>
          <w:sz w:val="21"/>
          <w:szCs w:val="21"/>
        </w:rPr>
        <w:t>关闭连接的原因短语长度。</w:t>
      </w:r>
    </w:p>
    <w:p w14:paraId="14EDFCB4" w14:textId="0049B17F" w:rsidR="003428D2" w:rsidRPr="008E3164" w:rsidRDefault="003428D2" w:rsidP="003428D2">
      <w:pPr>
        <w:pStyle w:val="ab"/>
        <w:numPr>
          <w:ilvl w:val="0"/>
          <w:numId w:val="22"/>
        </w:numPr>
        <w:ind w:firstLineChars="0"/>
        <w:rPr>
          <w:ins w:id="1160" w:author="Li Yang" w:date="2023-05-10T15:28:00Z"/>
          <w:rFonts w:ascii="仿宋" w:hAnsi="仿宋"/>
          <w:sz w:val="21"/>
          <w:szCs w:val="21"/>
          <w:rPrChange w:id="1161" w:author="Li Yang" w:date="2023-05-10T15:28:00Z">
            <w:rPr>
              <w:ins w:id="1162" w:author="Li Yang" w:date="2023-05-10T15:28:00Z"/>
              <w:rFonts w:ascii="仿宋" w:hAnsi="仿宋" w:cs="Times New Roman"/>
              <w:color w:val="121212"/>
              <w:sz w:val="21"/>
              <w:szCs w:val="21"/>
            </w:rPr>
          </w:rPrChange>
        </w:rPr>
      </w:pPr>
      <w:r w:rsidRPr="00944DB5">
        <w:rPr>
          <w:rFonts w:ascii="仿宋" w:hAnsi="仿宋" w:cs="Times New Roman"/>
          <w:b/>
          <w:color w:val="121212"/>
          <w:sz w:val="21"/>
          <w:szCs w:val="21"/>
        </w:rPr>
        <w:t>Reason Phrase</w:t>
      </w:r>
      <w:r w:rsidRPr="00944DB5">
        <w:rPr>
          <w:rFonts w:ascii="仿宋" w:hAnsi="仿宋" w:cs="Times New Roman" w:hint="eastAsia"/>
          <w:color w:val="121212"/>
          <w:sz w:val="21"/>
          <w:szCs w:val="21"/>
        </w:rPr>
        <w:t>：关闭连接的原因，是一个</w:t>
      </w:r>
      <w:r w:rsidRPr="00944DB5">
        <w:rPr>
          <w:rFonts w:ascii="仿宋" w:hAnsi="仿宋" w:cs="Times New Roman"/>
          <w:color w:val="121212"/>
          <w:sz w:val="21"/>
          <w:szCs w:val="21"/>
        </w:rPr>
        <w:t>UTF-8</w:t>
      </w:r>
      <w:r w:rsidRPr="00944DB5">
        <w:rPr>
          <w:rFonts w:ascii="仿宋" w:hAnsi="仿宋" w:cs="Times New Roman" w:hint="eastAsia"/>
          <w:color w:val="121212"/>
          <w:sz w:val="21"/>
          <w:szCs w:val="21"/>
        </w:rPr>
        <w:t>编码的字符串。</w:t>
      </w:r>
    </w:p>
    <w:p w14:paraId="262B07DD" w14:textId="3FA68671" w:rsidR="008E3164" w:rsidRDefault="008E3164" w:rsidP="008E3164">
      <w:pPr>
        <w:rPr>
          <w:ins w:id="1163" w:author="Li Yang" w:date="2023-05-10T15:29:00Z"/>
          <w:rFonts w:ascii="仿宋" w:hAnsi="仿宋"/>
          <w:szCs w:val="21"/>
        </w:rPr>
      </w:pPr>
    </w:p>
    <w:tbl>
      <w:tblPr>
        <w:tblStyle w:val="a3"/>
        <w:tblW w:w="0" w:type="auto"/>
        <w:jc w:val="center"/>
        <w:tblLook w:val="04A0" w:firstRow="1" w:lastRow="0" w:firstColumn="1" w:lastColumn="0" w:noHBand="0" w:noVBand="1"/>
      </w:tblPr>
      <w:tblGrid>
        <w:gridCol w:w="1990"/>
        <w:gridCol w:w="2694"/>
      </w:tblGrid>
      <w:tr w:rsidR="003D2F3F" w:rsidRPr="00944DB5" w14:paraId="209B75D5" w14:textId="77777777" w:rsidTr="009A5A43">
        <w:trPr>
          <w:jc w:val="center"/>
          <w:ins w:id="1164" w:author="Li Yang" w:date="2023-05-10T15:29:00Z"/>
        </w:trPr>
        <w:tc>
          <w:tcPr>
            <w:tcW w:w="1990" w:type="dxa"/>
          </w:tcPr>
          <w:p w14:paraId="259AA3C8" w14:textId="77777777" w:rsidR="003D2F3F" w:rsidRPr="00944DB5" w:rsidRDefault="003D2F3F" w:rsidP="009A5A43">
            <w:pPr>
              <w:rPr>
                <w:ins w:id="1165" w:author="Li Yang" w:date="2023-05-10T15:29:00Z"/>
                <w:rFonts w:ascii="仿宋" w:hAnsi="仿宋" w:cs="Times New Roman"/>
                <w:b/>
                <w:szCs w:val="21"/>
              </w:rPr>
            </w:pPr>
            <w:ins w:id="1166" w:author="Li Yang" w:date="2023-05-10T15:29:00Z">
              <w:r w:rsidRPr="00944DB5">
                <w:rPr>
                  <w:rFonts w:ascii="仿宋" w:hAnsi="仿宋" w:cs="Times New Roman"/>
                  <w:b/>
                  <w:color w:val="121212"/>
                  <w:szCs w:val="21"/>
                </w:rPr>
                <w:t>Reason Phrase</w:t>
              </w:r>
              <w:r w:rsidRPr="00944DB5">
                <w:rPr>
                  <w:rFonts w:ascii="仿宋" w:hAnsi="仿宋" w:cs="Times New Roman" w:hint="eastAsia"/>
                  <w:b/>
                  <w:szCs w:val="21"/>
                </w:rPr>
                <w:t>值</w:t>
              </w:r>
            </w:ins>
          </w:p>
        </w:tc>
        <w:tc>
          <w:tcPr>
            <w:tcW w:w="2694" w:type="dxa"/>
          </w:tcPr>
          <w:p w14:paraId="3889FC29" w14:textId="77777777" w:rsidR="003D2F3F" w:rsidRPr="00944DB5" w:rsidRDefault="003D2F3F" w:rsidP="009A5A43">
            <w:pPr>
              <w:ind w:firstLine="420"/>
              <w:jc w:val="center"/>
              <w:rPr>
                <w:ins w:id="1167" w:author="Li Yang" w:date="2023-05-10T15:29:00Z"/>
                <w:rFonts w:ascii="仿宋" w:hAnsi="仿宋" w:cs="Times New Roman"/>
                <w:b/>
                <w:szCs w:val="21"/>
              </w:rPr>
            </w:pPr>
            <w:ins w:id="1168" w:author="Li Yang" w:date="2023-05-10T15:29:00Z">
              <w:r w:rsidRPr="00944DB5">
                <w:rPr>
                  <w:rFonts w:ascii="仿宋" w:hAnsi="仿宋" w:cs="Times New Roman" w:hint="eastAsia"/>
                  <w:b/>
                  <w:szCs w:val="21"/>
                </w:rPr>
                <w:t>含义</w:t>
              </w:r>
            </w:ins>
          </w:p>
        </w:tc>
      </w:tr>
      <w:tr w:rsidR="003D2F3F" w:rsidRPr="00944DB5" w14:paraId="0E6268B4" w14:textId="77777777" w:rsidTr="009A5A43">
        <w:trPr>
          <w:jc w:val="center"/>
          <w:ins w:id="1169" w:author="Li Yang" w:date="2023-05-10T15:29:00Z"/>
        </w:trPr>
        <w:tc>
          <w:tcPr>
            <w:tcW w:w="1990" w:type="dxa"/>
          </w:tcPr>
          <w:p w14:paraId="0704240E" w14:textId="77777777" w:rsidR="003D2F3F" w:rsidRPr="00944DB5" w:rsidRDefault="003D2F3F" w:rsidP="009A5A43">
            <w:pPr>
              <w:jc w:val="center"/>
              <w:rPr>
                <w:ins w:id="1170" w:author="Li Yang" w:date="2023-05-10T15:29:00Z"/>
                <w:rFonts w:ascii="仿宋" w:hAnsi="仿宋" w:cs="Times New Roman"/>
                <w:szCs w:val="21"/>
              </w:rPr>
            </w:pPr>
            <w:ins w:id="1171" w:author="Li Yang" w:date="2023-05-10T15:29:00Z">
              <w:r w:rsidRPr="00944DB5">
                <w:rPr>
                  <w:rFonts w:ascii="仿宋" w:hAnsi="仿宋" w:cs="Times New Roman"/>
                  <w:szCs w:val="21"/>
                </w:rPr>
                <w:t>Finish</w:t>
              </w:r>
            </w:ins>
          </w:p>
        </w:tc>
        <w:tc>
          <w:tcPr>
            <w:tcW w:w="2694" w:type="dxa"/>
          </w:tcPr>
          <w:p w14:paraId="44E7DEFD" w14:textId="77777777" w:rsidR="003D2F3F" w:rsidRPr="00944DB5" w:rsidRDefault="003D2F3F" w:rsidP="009A5A43">
            <w:pPr>
              <w:ind w:firstLine="420"/>
              <w:jc w:val="center"/>
              <w:rPr>
                <w:ins w:id="1172" w:author="Li Yang" w:date="2023-05-10T15:29:00Z"/>
                <w:rFonts w:ascii="仿宋" w:hAnsi="仿宋" w:cs="Times New Roman"/>
                <w:szCs w:val="21"/>
              </w:rPr>
            </w:pPr>
            <w:ins w:id="1173" w:author="Li Yang" w:date="2023-05-10T15:29:00Z">
              <w:r w:rsidRPr="00944DB5">
                <w:rPr>
                  <w:rFonts w:ascii="仿宋" w:hAnsi="仿宋" w:cs="Times New Roman" w:hint="eastAsia"/>
                  <w:color w:val="121212"/>
                  <w:szCs w:val="21"/>
                </w:rPr>
                <w:t>传输完成</w:t>
              </w:r>
            </w:ins>
          </w:p>
        </w:tc>
      </w:tr>
      <w:tr w:rsidR="003D2F3F" w:rsidRPr="00944DB5" w14:paraId="7BCAE995" w14:textId="77777777" w:rsidTr="009A5A43">
        <w:trPr>
          <w:jc w:val="center"/>
          <w:ins w:id="1174" w:author="Li Yang" w:date="2023-05-10T15:29:00Z"/>
        </w:trPr>
        <w:tc>
          <w:tcPr>
            <w:tcW w:w="1990" w:type="dxa"/>
          </w:tcPr>
          <w:p w14:paraId="70577E3B" w14:textId="77777777" w:rsidR="003D2F3F" w:rsidRPr="00944DB5" w:rsidRDefault="003D2F3F" w:rsidP="009A5A43">
            <w:pPr>
              <w:jc w:val="center"/>
              <w:rPr>
                <w:ins w:id="1175" w:author="Li Yang" w:date="2023-05-10T15:29:00Z"/>
                <w:rFonts w:ascii="仿宋" w:hAnsi="仿宋" w:cs="Times New Roman"/>
                <w:szCs w:val="21"/>
              </w:rPr>
            </w:pPr>
            <w:ins w:id="1176" w:author="Li Yang" w:date="2023-05-10T15:29:00Z">
              <w:r w:rsidRPr="00944DB5">
                <w:rPr>
                  <w:rFonts w:ascii="仿宋" w:hAnsi="仿宋" w:cs="Times New Roman"/>
                  <w:color w:val="121212"/>
                  <w:szCs w:val="21"/>
                </w:rPr>
                <w:t>Error</w:t>
              </w:r>
            </w:ins>
          </w:p>
        </w:tc>
        <w:tc>
          <w:tcPr>
            <w:tcW w:w="2694" w:type="dxa"/>
          </w:tcPr>
          <w:p w14:paraId="67928A27" w14:textId="77777777" w:rsidR="003D2F3F" w:rsidRPr="00944DB5" w:rsidRDefault="003D2F3F" w:rsidP="009A5A43">
            <w:pPr>
              <w:ind w:firstLine="420"/>
              <w:jc w:val="center"/>
              <w:rPr>
                <w:ins w:id="1177" w:author="Li Yang" w:date="2023-05-10T15:29:00Z"/>
                <w:rFonts w:ascii="仿宋" w:hAnsi="仿宋" w:cs="Times New Roman"/>
                <w:szCs w:val="21"/>
              </w:rPr>
            </w:pPr>
            <w:ins w:id="1178" w:author="Li Yang" w:date="2023-05-10T15:29:00Z">
              <w:r w:rsidRPr="00944DB5">
                <w:rPr>
                  <w:rFonts w:ascii="仿宋" w:hAnsi="仿宋" w:cs="Times New Roman" w:hint="eastAsia"/>
                  <w:color w:val="121212"/>
                  <w:szCs w:val="21"/>
                </w:rPr>
                <w:t>传输异常中断</w:t>
              </w:r>
            </w:ins>
          </w:p>
        </w:tc>
      </w:tr>
    </w:tbl>
    <w:p w14:paraId="455AEDAE" w14:textId="77777777" w:rsidR="003D2F3F" w:rsidRPr="008E3164" w:rsidRDefault="003D2F3F">
      <w:pPr>
        <w:rPr>
          <w:rFonts w:ascii="仿宋" w:hAnsi="仿宋"/>
          <w:szCs w:val="21"/>
          <w:rPrChange w:id="1179" w:author="Li Yang" w:date="2023-05-10T15:28:00Z">
            <w:rPr/>
          </w:rPrChange>
        </w:rPr>
        <w:pPrChange w:id="1180" w:author="Li Yang" w:date="2023-05-10T15:28:00Z">
          <w:pPr>
            <w:pStyle w:val="ab"/>
            <w:numPr>
              <w:numId w:val="22"/>
            </w:numPr>
            <w:ind w:left="420" w:firstLineChars="0" w:hanging="420"/>
          </w:pPr>
        </w:pPrChange>
      </w:pPr>
    </w:p>
    <w:p w14:paraId="576E149F" w14:textId="0D848B58" w:rsidR="007C2D1B" w:rsidRPr="00FF3F12" w:rsidRDefault="007C2D1B" w:rsidP="007C2D1B">
      <w:pPr>
        <w:pStyle w:val="3"/>
        <w:numPr>
          <w:ilvl w:val="0"/>
          <w:numId w:val="36"/>
        </w:numPr>
        <w:rPr>
          <w:rFonts w:ascii="仿宋" w:hAnsi="仿宋"/>
          <w:sz w:val="24"/>
        </w:rPr>
      </w:pPr>
      <w:bookmarkStart w:id="1181" w:name="_Toc129020862"/>
      <w:bookmarkStart w:id="1182" w:name="_Toc129782344"/>
      <w:bookmarkStart w:id="1183" w:name="_Toc129800703"/>
      <w:bookmarkStart w:id="1184" w:name="_Toc130485997"/>
      <w:bookmarkStart w:id="1185" w:name="_Toc130486379"/>
      <w:bookmarkStart w:id="1186" w:name="_Toc129020863"/>
      <w:bookmarkStart w:id="1187" w:name="_Toc129782345"/>
      <w:bookmarkStart w:id="1188" w:name="_Toc129800704"/>
      <w:bookmarkStart w:id="1189" w:name="_Toc130485998"/>
      <w:bookmarkStart w:id="1190" w:name="_Toc130486380"/>
      <w:bookmarkStart w:id="1191" w:name="_Toc129020864"/>
      <w:bookmarkStart w:id="1192" w:name="_Toc129782346"/>
      <w:bookmarkStart w:id="1193" w:name="_Toc129800705"/>
      <w:bookmarkStart w:id="1194" w:name="_Toc130485999"/>
      <w:bookmarkStart w:id="1195" w:name="_Toc130486381"/>
      <w:bookmarkStart w:id="1196" w:name="_Toc129020865"/>
      <w:bookmarkStart w:id="1197" w:name="_Toc129782347"/>
      <w:bookmarkStart w:id="1198" w:name="_Toc129800706"/>
      <w:bookmarkStart w:id="1199" w:name="_Toc130486000"/>
      <w:bookmarkStart w:id="1200" w:name="_Toc130486382"/>
      <w:bookmarkStart w:id="1201" w:name="_Toc129020866"/>
      <w:bookmarkStart w:id="1202" w:name="_Toc129782348"/>
      <w:bookmarkStart w:id="1203" w:name="_Toc129800707"/>
      <w:bookmarkStart w:id="1204" w:name="_Toc130486001"/>
      <w:bookmarkStart w:id="1205" w:name="_Toc130486383"/>
      <w:bookmarkStart w:id="1206" w:name="_Toc129020867"/>
      <w:bookmarkStart w:id="1207" w:name="_Toc129782349"/>
      <w:bookmarkStart w:id="1208" w:name="_Toc129800708"/>
      <w:bookmarkStart w:id="1209" w:name="_Toc130486002"/>
      <w:bookmarkStart w:id="1210" w:name="_Toc130486384"/>
      <w:bookmarkStart w:id="1211" w:name="_Toc129020868"/>
      <w:bookmarkStart w:id="1212" w:name="_Toc129782350"/>
      <w:bookmarkStart w:id="1213" w:name="_Toc129800709"/>
      <w:bookmarkStart w:id="1214" w:name="_Toc130486003"/>
      <w:bookmarkStart w:id="1215" w:name="_Toc130486385"/>
      <w:bookmarkStart w:id="1216" w:name="_Toc129020869"/>
      <w:bookmarkStart w:id="1217" w:name="_Toc129782351"/>
      <w:bookmarkStart w:id="1218" w:name="_Toc129800710"/>
      <w:bookmarkStart w:id="1219" w:name="_Toc130486004"/>
      <w:bookmarkStart w:id="1220" w:name="_Toc130486386"/>
      <w:bookmarkStart w:id="1221" w:name="_Toc129020870"/>
      <w:bookmarkStart w:id="1222" w:name="_Toc129782352"/>
      <w:bookmarkStart w:id="1223" w:name="_Toc129800711"/>
      <w:bookmarkStart w:id="1224" w:name="_Toc130486005"/>
      <w:bookmarkStart w:id="1225" w:name="_Toc130486387"/>
      <w:bookmarkStart w:id="1226" w:name="_Toc129020871"/>
      <w:bookmarkStart w:id="1227" w:name="_Toc129782353"/>
      <w:bookmarkStart w:id="1228" w:name="_Toc129800712"/>
      <w:bookmarkStart w:id="1229" w:name="_Toc130486006"/>
      <w:bookmarkStart w:id="1230" w:name="_Toc130486388"/>
      <w:bookmarkStart w:id="1231" w:name="_Toc129020872"/>
      <w:bookmarkStart w:id="1232" w:name="_Toc129782354"/>
      <w:bookmarkStart w:id="1233" w:name="_Toc129800713"/>
      <w:bookmarkStart w:id="1234" w:name="_Toc130486007"/>
      <w:bookmarkStart w:id="1235" w:name="_Toc130486389"/>
      <w:bookmarkStart w:id="1236" w:name="_Toc129020873"/>
      <w:bookmarkStart w:id="1237" w:name="_Toc129782355"/>
      <w:bookmarkStart w:id="1238" w:name="_Toc129800714"/>
      <w:bookmarkStart w:id="1239" w:name="_Toc130486008"/>
      <w:bookmarkStart w:id="1240" w:name="_Toc130486390"/>
      <w:bookmarkStart w:id="1241" w:name="_Toc129020874"/>
      <w:bookmarkStart w:id="1242" w:name="_Toc129782356"/>
      <w:bookmarkStart w:id="1243" w:name="_Toc129800715"/>
      <w:bookmarkStart w:id="1244" w:name="_Toc130486009"/>
      <w:bookmarkStart w:id="1245" w:name="_Toc130486391"/>
      <w:bookmarkStart w:id="1246" w:name="_Toc129020875"/>
      <w:bookmarkStart w:id="1247" w:name="_Toc129782357"/>
      <w:bookmarkStart w:id="1248" w:name="_Toc129800716"/>
      <w:bookmarkStart w:id="1249" w:name="_Toc130486010"/>
      <w:bookmarkStart w:id="1250" w:name="_Toc130486392"/>
      <w:bookmarkStart w:id="1251" w:name="_Toc129020876"/>
      <w:bookmarkStart w:id="1252" w:name="_Toc129782358"/>
      <w:bookmarkStart w:id="1253" w:name="_Toc129800717"/>
      <w:bookmarkStart w:id="1254" w:name="_Toc130486011"/>
      <w:bookmarkStart w:id="1255" w:name="_Toc130486393"/>
      <w:bookmarkStart w:id="1256" w:name="_Toc129020877"/>
      <w:bookmarkStart w:id="1257" w:name="_Toc129782359"/>
      <w:bookmarkStart w:id="1258" w:name="_Toc129800718"/>
      <w:bookmarkStart w:id="1259" w:name="_Toc130486012"/>
      <w:bookmarkStart w:id="1260" w:name="_Toc130486394"/>
      <w:bookmarkStart w:id="1261" w:name="_Toc129020878"/>
      <w:bookmarkStart w:id="1262" w:name="_Toc129782360"/>
      <w:bookmarkStart w:id="1263" w:name="_Toc129800719"/>
      <w:bookmarkStart w:id="1264" w:name="_Toc130486013"/>
      <w:bookmarkStart w:id="1265" w:name="_Toc130486395"/>
      <w:bookmarkStart w:id="1266" w:name="_Toc129020879"/>
      <w:bookmarkStart w:id="1267" w:name="_Toc129782361"/>
      <w:bookmarkStart w:id="1268" w:name="_Toc129800720"/>
      <w:bookmarkStart w:id="1269" w:name="_Toc130486014"/>
      <w:bookmarkStart w:id="1270" w:name="_Toc130486396"/>
      <w:bookmarkStart w:id="1271" w:name="_Toc129020880"/>
      <w:bookmarkStart w:id="1272" w:name="_Toc129782362"/>
      <w:bookmarkStart w:id="1273" w:name="_Toc129800721"/>
      <w:bookmarkStart w:id="1274" w:name="_Toc130486015"/>
      <w:bookmarkStart w:id="1275" w:name="_Toc130486397"/>
      <w:bookmarkStart w:id="1276" w:name="_Toc129020881"/>
      <w:bookmarkStart w:id="1277" w:name="_Toc129782363"/>
      <w:bookmarkStart w:id="1278" w:name="_Toc129800722"/>
      <w:bookmarkStart w:id="1279" w:name="_Toc130486016"/>
      <w:bookmarkStart w:id="1280" w:name="_Toc130486398"/>
      <w:bookmarkStart w:id="1281" w:name="_Toc129020882"/>
      <w:bookmarkStart w:id="1282" w:name="_Toc129782364"/>
      <w:bookmarkStart w:id="1283" w:name="_Toc129800723"/>
      <w:bookmarkStart w:id="1284" w:name="_Toc130486017"/>
      <w:bookmarkStart w:id="1285" w:name="_Toc130486399"/>
      <w:bookmarkStart w:id="1286" w:name="_Toc129020883"/>
      <w:bookmarkStart w:id="1287" w:name="_Toc129782365"/>
      <w:bookmarkStart w:id="1288" w:name="_Toc129800724"/>
      <w:bookmarkStart w:id="1289" w:name="_Toc130486018"/>
      <w:bookmarkStart w:id="1290" w:name="_Toc130486400"/>
      <w:bookmarkStart w:id="1291" w:name="_Toc129020884"/>
      <w:bookmarkStart w:id="1292" w:name="_Toc129782366"/>
      <w:bookmarkStart w:id="1293" w:name="_Toc129800725"/>
      <w:bookmarkStart w:id="1294" w:name="_Toc130486019"/>
      <w:bookmarkStart w:id="1295" w:name="_Toc130486401"/>
      <w:bookmarkStart w:id="1296" w:name="_Toc129020885"/>
      <w:bookmarkStart w:id="1297" w:name="_Toc129782367"/>
      <w:bookmarkStart w:id="1298" w:name="_Toc129800726"/>
      <w:bookmarkStart w:id="1299" w:name="_Toc130486020"/>
      <w:bookmarkStart w:id="1300" w:name="_Toc130486402"/>
      <w:bookmarkStart w:id="1301" w:name="_Toc129020926"/>
      <w:bookmarkStart w:id="1302" w:name="_Toc129782408"/>
      <w:bookmarkStart w:id="1303" w:name="_Toc129800767"/>
      <w:bookmarkStart w:id="1304" w:name="_Toc130486061"/>
      <w:bookmarkStart w:id="1305" w:name="_Toc130486443"/>
      <w:bookmarkStart w:id="1306" w:name="_Toc129020927"/>
      <w:bookmarkStart w:id="1307" w:name="_Toc129782409"/>
      <w:bookmarkStart w:id="1308" w:name="_Toc129800768"/>
      <w:bookmarkStart w:id="1309" w:name="_Toc130486062"/>
      <w:bookmarkStart w:id="1310" w:name="_Toc130486444"/>
      <w:bookmarkStart w:id="1311" w:name="_Toc129020928"/>
      <w:bookmarkStart w:id="1312" w:name="_Toc129782410"/>
      <w:bookmarkStart w:id="1313" w:name="_Toc129800769"/>
      <w:bookmarkStart w:id="1314" w:name="_Toc130486063"/>
      <w:bookmarkStart w:id="1315" w:name="_Toc130486445"/>
      <w:bookmarkStart w:id="1316" w:name="_Toc129020929"/>
      <w:bookmarkStart w:id="1317" w:name="_Toc129782411"/>
      <w:bookmarkStart w:id="1318" w:name="_Toc129800770"/>
      <w:bookmarkStart w:id="1319" w:name="_Toc130486064"/>
      <w:bookmarkStart w:id="1320" w:name="_Toc130486446"/>
      <w:bookmarkStart w:id="1321" w:name="_Toc129020930"/>
      <w:bookmarkStart w:id="1322" w:name="_Toc129782412"/>
      <w:bookmarkStart w:id="1323" w:name="_Toc129800771"/>
      <w:bookmarkStart w:id="1324" w:name="_Toc130486065"/>
      <w:bookmarkStart w:id="1325" w:name="_Toc130486447"/>
      <w:bookmarkStart w:id="1326" w:name="_Toc129020931"/>
      <w:bookmarkStart w:id="1327" w:name="_Toc129782413"/>
      <w:bookmarkStart w:id="1328" w:name="_Toc129800772"/>
      <w:bookmarkStart w:id="1329" w:name="_Toc130486066"/>
      <w:bookmarkStart w:id="1330" w:name="_Toc130486448"/>
      <w:bookmarkStart w:id="1331" w:name="_Toc129020932"/>
      <w:bookmarkStart w:id="1332" w:name="_Toc129782414"/>
      <w:bookmarkStart w:id="1333" w:name="_Toc129800773"/>
      <w:bookmarkStart w:id="1334" w:name="_Toc130486067"/>
      <w:bookmarkStart w:id="1335" w:name="_Toc130486449"/>
      <w:bookmarkStart w:id="1336" w:name="_Toc129020933"/>
      <w:bookmarkStart w:id="1337" w:name="_Toc129782415"/>
      <w:bookmarkStart w:id="1338" w:name="_Toc129800774"/>
      <w:bookmarkStart w:id="1339" w:name="_Toc130486068"/>
      <w:bookmarkStart w:id="1340" w:name="_Toc130486450"/>
      <w:bookmarkStart w:id="1341" w:name="_Toc129020934"/>
      <w:bookmarkStart w:id="1342" w:name="_Toc129782416"/>
      <w:bookmarkStart w:id="1343" w:name="_Toc129800775"/>
      <w:bookmarkStart w:id="1344" w:name="_Toc130486069"/>
      <w:bookmarkStart w:id="1345" w:name="_Toc130486451"/>
      <w:bookmarkStart w:id="1346" w:name="_Toc129020935"/>
      <w:bookmarkStart w:id="1347" w:name="_Toc129782417"/>
      <w:bookmarkStart w:id="1348" w:name="_Toc129800776"/>
      <w:bookmarkStart w:id="1349" w:name="_Toc130486070"/>
      <w:bookmarkStart w:id="1350" w:name="_Toc130486452"/>
      <w:bookmarkStart w:id="1351" w:name="_Toc129020936"/>
      <w:bookmarkStart w:id="1352" w:name="_Toc129782418"/>
      <w:bookmarkStart w:id="1353" w:name="_Toc129800777"/>
      <w:bookmarkStart w:id="1354" w:name="_Toc130486071"/>
      <w:bookmarkStart w:id="1355" w:name="_Toc130486453"/>
      <w:bookmarkStart w:id="1356" w:name="_Toc129020937"/>
      <w:bookmarkStart w:id="1357" w:name="_Toc129782419"/>
      <w:bookmarkStart w:id="1358" w:name="_Toc129800778"/>
      <w:bookmarkStart w:id="1359" w:name="_Toc130486072"/>
      <w:bookmarkStart w:id="1360" w:name="_Toc130486454"/>
      <w:bookmarkStart w:id="1361" w:name="_Toc129020938"/>
      <w:bookmarkStart w:id="1362" w:name="_Toc129782420"/>
      <w:bookmarkStart w:id="1363" w:name="_Toc129800779"/>
      <w:bookmarkStart w:id="1364" w:name="_Toc130486073"/>
      <w:bookmarkStart w:id="1365" w:name="_Toc130486455"/>
      <w:bookmarkStart w:id="1366" w:name="_Toc129020939"/>
      <w:bookmarkStart w:id="1367" w:name="_Toc129782421"/>
      <w:bookmarkStart w:id="1368" w:name="_Toc129800780"/>
      <w:bookmarkStart w:id="1369" w:name="_Toc130486074"/>
      <w:bookmarkStart w:id="1370" w:name="_Toc130486456"/>
      <w:bookmarkStart w:id="1371" w:name="_Toc129020940"/>
      <w:bookmarkStart w:id="1372" w:name="_Toc129782422"/>
      <w:bookmarkStart w:id="1373" w:name="_Toc129800781"/>
      <w:bookmarkStart w:id="1374" w:name="_Toc130486075"/>
      <w:bookmarkStart w:id="1375" w:name="_Toc130486457"/>
      <w:bookmarkStart w:id="1376" w:name="_Toc129020941"/>
      <w:bookmarkStart w:id="1377" w:name="_Toc129782423"/>
      <w:bookmarkStart w:id="1378" w:name="_Toc129800782"/>
      <w:bookmarkStart w:id="1379" w:name="_Toc130486076"/>
      <w:bookmarkStart w:id="1380" w:name="_Toc130486458"/>
      <w:bookmarkStart w:id="1381" w:name="_Toc129020942"/>
      <w:bookmarkStart w:id="1382" w:name="_Toc129782424"/>
      <w:bookmarkStart w:id="1383" w:name="_Toc129800783"/>
      <w:bookmarkStart w:id="1384" w:name="_Toc130486077"/>
      <w:bookmarkStart w:id="1385" w:name="_Toc130486459"/>
      <w:bookmarkStart w:id="1386" w:name="_Toc129020943"/>
      <w:bookmarkStart w:id="1387" w:name="_Toc129782425"/>
      <w:bookmarkStart w:id="1388" w:name="_Toc129800784"/>
      <w:bookmarkStart w:id="1389" w:name="_Toc130486078"/>
      <w:bookmarkStart w:id="1390" w:name="_Toc130486460"/>
      <w:bookmarkStart w:id="1391" w:name="_Toc129020944"/>
      <w:bookmarkStart w:id="1392" w:name="_Toc129782426"/>
      <w:bookmarkStart w:id="1393" w:name="_Toc129800785"/>
      <w:bookmarkStart w:id="1394" w:name="_Toc130486079"/>
      <w:bookmarkStart w:id="1395" w:name="_Toc130486461"/>
      <w:bookmarkStart w:id="1396" w:name="_Toc129020945"/>
      <w:bookmarkStart w:id="1397" w:name="_Toc129782427"/>
      <w:bookmarkStart w:id="1398" w:name="_Toc129800786"/>
      <w:bookmarkStart w:id="1399" w:name="_Toc130486080"/>
      <w:bookmarkStart w:id="1400" w:name="_Toc130486462"/>
      <w:bookmarkStart w:id="1401" w:name="_Toc129020946"/>
      <w:bookmarkStart w:id="1402" w:name="_Toc129782428"/>
      <w:bookmarkStart w:id="1403" w:name="_Toc129800787"/>
      <w:bookmarkStart w:id="1404" w:name="_Toc130486081"/>
      <w:bookmarkStart w:id="1405" w:name="_Toc130486463"/>
      <w:bookmarkStart w:id="1406" w:name="_Toc129020947"/>
      <w:bookmarkStart w:id="1407" w:name="_Toc129782429"/>
      <w:bookmarkStart w:id="1408" w:name="_Toc129800788"/>
      <w:bookmarkStart w:id="1409" w:name="_Toc130486082"/>
      <w:bookmarkStart w:id="1410" w:name="_Toc130486464"/>
      <w:bookmarkStart w:id="1411" w:name="_Toc129020948"/>
      <w:bookmarkStart w:id="1412" w:name="_Toc129782430"/>
      <w:bookmarkStart w:id="1413" w:name="_Toc129800789"/>
      <w:bookmarkStart w:id="1414" w:name="_Toc130486083"/>
      <w:bookmarkStart w:id="1415" w:name="_Toc130486465"/>
      <w:bookmarkStart w:id="1416" w:name="_Toc129020949"/>
      <w:bookmarkStart w:id="1417" w:name="_Toc129782431"/>
      <w:bookmarkStart w:id="1418" w:name="_Toc129800790"/>
      <w:bookmarkStart w:id="1419" w:name="_Toc130486084"/>
      <w:bookmarkStart w:id="1420" w:name="_Toc130486466"/>
      <w:bookmarkStart w:id="1421" w:name="_Toc129020950"/>
      <w:bookmarkStart w:id="1422" w:name="_Toc129782432"/>
      <w:bookmarkStart w:id="1423" w:name="_Toc129800791"/>
      <w:bookmarkStart w:id="1424" w:name="_Toc130486085"/>
      <w:bookmarkStart w:id="1425" w:name="_Toc130486467"/>
      <w:bookmarkStart w:id="1426" w:name="_Toc129020951"/>
      <w:bookmarkStart w:id="1427" w:name="_Toc129782433"/>
      <w:bookmarkStart w:id="1428" w:name="_Toc129800792"/>
      <w:bookmarkStart w:id="1429" w:name="_Toc130486086"/>
      <w:bookmarkStart w:id="1430" w:name="_Toc130486468"/>
      <w:bookmarkStart w:id="1431" w:name="_Toc129020952"/>
      <w:bookmarkStart w:id="1432" w:name="_Toc129782434"/>
      <w:bookmarkStart w:id="1433" w:name="_Toc129800793"/>
      <w:bookmarkStart w:id="1434" w:name="_Toc130486087"/>
      <w:bookmarkStart w:id="1435" w:name="_Toc130486469"/>
      <w:bookmarkStart w:id="1436" w:name="_Toc129020953"/>
      <w:bookmarkStart w:id="1437" w:name="_Toc129782435"/>
      <w:bookmarkStart w:id="1438" w:name="_Toc129800794"/>
      <w:bookmarkStart w:id="1439" w:name="_Toc130486088"/>
      <w:bookmarkStart w:id="1440" w:name="_Toc130486470"/>
      <w:bookmarkStart w:id="1441" w:name="_Toc129020954"/>
      <w:bookmarkStart w:id="1442" w:name="_Toc129782436"/>
      <w:bookmarkStart w:id="1443" w:name="_Toc129800795"/>
      <w:bookmarkStart w:id="1444" w:name="_Toc130486089"/>
      <w:bookmarkStart w:id="1445" w:name="_Toc130486471"/>
      <w:bookmarkStart w:id="1446" w:name="_Toc129020955"/>
      <w:bookmarkStart w:id="1447" w:name="_Toc129782437"/>
      <w:bookmarkStart w:id="1448" w:name="_Toc129800796"/>
      <w:bookmarkStart w:id="1449" w:name="_Toc130486090"/>
      <w:bookmarkStart w:id="1450" w:name="_Toc130486472"/>
      <w:bookmarkStart w:id="1451" w:name="_Toc129020956"/>
      <w:bookmarkStart w:id="1452" w:name="_Toc129782438"/>
      <w:bookmarkStart w:id="1453" w:name="_Toc129800797"/>
      <w:bookmarkStart w:id="1454" w:name="_Toc130486091"/>
      <w:bookmarkStart w:id="1455" w:name="_Toc130486473"/>
      <w:bookmarkStart w:id="1456" w:name="_Toc129020957"/>
      <w:bookmarkStart w:id="1457" w:name="_Toc129782439"/>
      <w:bookmarkStart w:id="1458" w:name="_Toc129800798"/>
      <w:bookmarkStart w:id="1459" w:name="_Toc130486092"/>
      <w:bookmarkStart w:id="1460" w:name="_Toc130486474"/>
      <w:bookmarkStart w:id="1461" w:name="_Toc129020958"/>
      <w:bookmarkStart w:id="1462" w:name="_Toc129782440"/>
      <w:bookmarkStart w:id="1463" w:name="_Toc129800799"/>
      <w:bookmarkStart w:id="1464" w:name="_Toc130486093"/>
      <w:bookmarkStart w:id="1465" w:name="_Toc130486475"/>
      <w:bookmarkStart w:id="1466" w:name="_Toc129020959"/>
      <w:bookmarkStart w:id="1467" w:name="_Toc129782441"/>
      <w:bookmarkStart w:id="1468" w:name="_Toc129800800"/>
      <w:bookmarkStart w:id="1469" w:name="_Toc130486094"/>
      <w:bookmarkStart w:id="1470" w:name="_Toc130486476"/>
      <w:bookmarkStart w:id="1471" w:name="_Toc129020960"/>
      <w:bookmarkStart w:id="1472" w:name="_Toc129782442"/>
      <w:bookmarkStart w:id="1473" w:name="_Toc129800801"/>
      <w:bookmarkStart w:id="1474" w:name="_Toc130486095"/>
      <w:bookmarkStart w:id="1475" w:name="_Toc130486477"/>
      <w:bookmarkStart w:id="1476" w:name="_Toc129020961"/>
      <w:bookmarkStart w:id="1477" w:name="_Toc129782443"/>
      <w:bookmarkStart w:id="1478" w:name="_Toc129800802"/>
      <w:bookmarkStart w:id="1479" w:name="_Toc130486096"/>
      <w:bookmarkStart w:id="1480" w:name="_Toc130486478"/>
      <w:bookmarkStart w:id="1481" w:name="_Toc129020962"/>
      <w:bookmarkStart w:id="1482" w:name="_Toc129782444"/>
      <w:bookmarkStart w:id="1483" w:name="_Toc129800803"/>
      <w:bookmarkStart w:id="1484" w:name="_Toc130486097"/>
      <w:bookmarkStart w:id="1485" w:name="_Toc130486479"/>
      <w:bookmarkStart w:id="1486" w:name="_Toc129020963"/>
      <w:bookmarkStart w:id="1487" w:name="_Toc129782445"/>
      <w:bookmarkStart w:id="1488" w:name="_Toc129800804"/>
      <w:bookmarkStart w:id="1489" w:name="_Toc130486098"/>
      <w:bookmarkStart w:id="1490" w:name="_Toc130486480"/>
      <w:bookmarkStart w:id="1491" w:name="_Toc129020964"/>
      <w:bookmarkStart w:id="1492" w:name="_Toc129782446"/>
      <w:bookmarkStart w:id="1493" w:name="_Toc129800805"/>
      <w:bookmarkStart w:id="1494" w:name="_Toc130486099"/>
      <w:bookmarkStart w:id="1495" w:name="_Toc130486481"/>
      <w:bookmarkStart w:id="1496" w:name="_Toc129020965"/>
      <w:bookmarkStart w:id="1497" w:name="_Toc129782447"/>
      <w:bookmarkStart w:id="1498" w:name="_Toc129800806"/>
      <w:bookmarkStart w:id="1499" w:name="_Toc130486100"/>
      <w:bookmarkStart w:id="1500" w:name="_Toc130486482"/>
      <w:bookmarkStart w:id="1501" w:name="_Toc129020966"/>
      <w:bookmarkStart w:id="1502" w:name="_Toc129782448"/>
      <w:bookmarkStart w:id="1503" w:name="_Toc129800807"/>
      <w:bookmarkStart w:id="1504" w:name="_Toc130486101"/>
      <w:bookmarkStart w:id="1505" w:name="_Toc130486483"/>
      <w:bookmarkStart w:id="1506" w:name="_Toc129020967"/>
      <w:bookmarkStart w:id="1507" w:name="_Toc129782449"/>
      <w:bookmarkStart w:id="1508" w:name="_Toc129800808"/>
      <w:bookmarkStart w:id="1509" w:name="_Toc130486102"/>
      <w:bookmarkStart w:id="1510" w:name="_Toc130486484"/>
      <w:bookmarkStart w:id="1511" w:name="_Toc129020968"/>
      <w:bookmarkStart w:id="1512" w:name="_Toc129782450"/>
      <w:bookmarkStart w:id="1513" w:name="_Toc129800809"/>
      <w:bookmarkStart w:id="1514" w:name="_Toc130486103"/>
      <w:bookmarkStart w:id="1515" w:name="_Toc130486485"/>
      <w:bookmarkStart w:id="1516" w:name="_Toc129020969"/>
      <w:bookmarkStart w:id="1517" w:name="_Toc129782451"/>
      <w:bookmarkStart w:id="1518" w:name="_Toc129800810"/>
      <w:bookmarkStart w:id="1519" w:name="_Toc130486104"/>
      <w:bookmarkStart w:id="1520" w:name="_Toc130486486"/>
      <w:bookmarkStart w:id="1521" w:name="_Toc129020970"/>
      <w:bookmarkStart w:id="1522" w:name="_Toc129782452"/>
      <w:bookmarkStart w:id="1523" w:name="_Toc129800811"/>
      <w:bookmarkStart w:id="1524" w:name="_Toc130486105"/>
      <w:bookmarkStart w:id="1525" w:name="_Toc130486487"/>
      <w:bookmarkStart w:id="1526" w:name="_Toc129020971"/>
      <w:bookmarkStart w:id="1527" w:name="_Toc129782453"/>
      <w:bookmarkStart w:id="1528" w:name="_Toc129800812"/>
      <w:bookmarkStart w:id="1529" w:name="_Toc130486106"/>
      <w:bookmarkStart w:id="1530" w:name="_Toc130486488"/>
      <w:bookmarkStart w:id="1531" w:name="_Toc129020972"/>
      <w:bookmarkStart w:id="1532" w:name="_Toc129782454"/>
      <w:bookmarkStart w:id="1533" w:name="_Toc129800813"/>
      <w:bookmarkStart w:id="1534" w:name="_Toc130486107"/>
      <w:bookmarkStart w:id="1535" w:name="_Toc130486489"/>
      <w:bookmarkStart w:id="1536" w:name="_Toc129020973"/>
      <w:bookmarkStart w:id="1537" w:name="_Toc129782455"/>
      <w:bookmarkStart w:id="1538" w:name="_Toc129800814"/>
      <w:bookmarkStart w:id="1539" w:name="_Toc130486108"/>
      <w:bookmarkStart w:id="1540" w:name="_Toc130486490"/>
      <w:bookmarkStart w:id="1541" w:name="_Toc129020974"/>
      <w:bookmarkStart w:id="1542" w:name="_Toc129782456"/>
      <w:bookmarkStart w:id="1543" w:name="_Toc129800815"/>
      <w:bookmarkStart w:id="1544" w:name="_Toc130486109"/>
      <w:bookmarkStart w:id="1545" w:name="_Toc130486491"/>
      <w:bookmarkStart w:id="1546" w:name="_Toc129020975"/>
      <w:bookmarkStart w:id="1547" w:name="_Toc129782457"/>
      <w:bookmarkStart w:id="1548" w:name="_Toc129800816"/>
      <w:bookmarkStart w:id="1549" w:name="_Toc130486110"/>
      <w:bookmarkStart w:id="1550" w:name="_Toc130486492"/>
      <w:bookmarkStart w:id="1551" w:name="_Toc129020976"/>
      <w:bookmarkStart w:id="1552" w:name="_Toc129782458"/>
      <w:bookmarkStart w:id="1553" w:name="_Toc129800817"/>
      <w:bookmarkStart w:id="1554" w:name="_Toc130486111"/>
      <w:bookmarkStart w:id="1555" w:name="_Toc130486493"/>
      <w:bookmarkStart w:id="1556" w:name="_Toc129020977"/>
      <w:bookmarkStart w:id="1557" w:name="_Toc129782459"/>
      <w:bookmarkStart w:id="1558" w:name="_Toc129800818"/>
      <w:bookmarkStart w:id="1559" w:name="_Toc130486112"/>
      <w:bookmarkStart w:id="1560" w:name="_Toc130486494"/>
      <w:bookmarkStart w:id="1561" w:name="_Toc129020978"/>
      <w:bookmarkStart w:id="1562" w:name="_Toc129782460"/>
      <w:bookmarkStart w:id="1563" w:name="_Toc129800819"/>
      <w:bookmarkStart w:id="1564" w:name="_Toc130486113"/>
      <w:bookmarkStart w:id="1565" w:name="_Toc130486495"/>
      <w:bookmarkStart w:id="1566" w:name="_Toc129020979"/>
      <w:bookmarkStart w:id="1567" w:name="_Toc129782461"/>
      <w:bookmarkStart w:id="1568" w:name="_Toc129800820"/>
      <w:bookmarkStart w:id="1569" w:name="_Toc130486114"/>
      <w:bookmarkStart w:id="1570" w:name="_Toc130486496"/>
      <w:bookmarkStart w:id="1571" w:name="_Toc129020980"/>
      <w:bookmarkStart w:id="1572" w:name="_Toc129782462"/>
      <w:bookmarkStart w:id="1573" w:name="_Toc129800821"/>
      <w:bookmarkStart w:id="1574" w:name="_Toc130486115"/>
      <w:bookmarkStart w:id="1575" w:name="_Toc130486497"/>
      <w:bookmarkStart w:id="1576" w:name="_Toc129020981"/>
      <w:bookmarkStart w:id="1577" w:name="_Toc129782463"/>
      <w:bookmarkStart w:id="1578" w:name="_Toc129800822"/>
      <w:bookmarkStart w:id="1579" w:name="_Toc130486116"/>
      <w:bookmarkStart w:id="1580" w:name="_Toc130486498"/>
      <w:bookmarkStart w:id="1581" w:name="_Toc129020982"/>
      <w:bookmarkStart w:id="1582" w:name="_Toc129782464"/>
      <w:bookmarkStart w:id="1583" w:name="_Toc129800823"/>
      <w:bookmarkStart w:id="1584" w:name="_Toc130486117"/>
      <w:bookmarkStart w:id="1585" w:name="_Toc130486499"/>
      <w:bookmarkStart w:id="1586" w:name="_Toc129020983"/>
      <w:bookmarkStart w:id="1587" w:name="_Toc129782465"/>
      <w:bookmarkStart w:id="1588" w:name="_Toc129800824"/>
      <w:bookmarkStart w:id="1589" w:name="_Toc130486118"/>
      <w:bookmarkStart w:id="1590" w:name="_Toc130486500"/>
      <w:bookmarkStart w:id="1591" w:name="_Toc129020984"/>
      <w:bookmarkStart w:id="1592" w:name="_Toc129782466"/>
      <w:bookmarkStart w:id="1593" w:name="_Toc129800825"/>
      <w:bookmarkStart w:id="1594" w:name="_Toc130486119"/>
      <w:bookmarkStart w:id="1595" w:name="_Toc130486501"/>
      <w:bookmarkStart w:id="1596" w:name="_Toc129020985"/>
      <w:bookmarkStart w:id="1597" w:name="_Toc129782467"/>
      <w:bookmarkStart w:id="1598" w:name="_Toc129800826"/>
      <w:bookmarkStart w:id="1599" w:name="_Toc130486120"/>
      <w:bookmarkStart w:id="1600" w:name="_Toc130486502"/>
      <w:bookmarkStart w:id="1601" w:name="_Toc129020986"/>
      <w:bookmarkStart w:id="1602" w:name="_Toc129782468"/>
      <w:bookmarkStart w:id="1603" w:name="_Toc129800827"/>
      <w:bookmarkStart w:id="1604" w:name="_Toc130486121"/>
      <w:bookmarkStart w:id="1605" w:name="_Toc130486503"/>
      <w:bookmarkStart w:id="1606" w:name="_Toc129020987"/>
      <w:bookmarkStart w:id="1607" w:name="_Toc129782469"/>
      <w:bookmarkStart w:id="1608" w:name="_Toc129800828"/>
      <w:bookmarkStart w:id="1609" w:name="_Toc130486122"/>
      <w:bookmarkStart w:id="1610" w:name="_Toc130486504"/>
      <w:bookmarkStart w:id="1611" w:name="_Toc129020988"/>
      <w:bookmarkStart w:id="1612" w:name="_Toc129782470"/>
      <w:bookmarkStart w:id="1613" w:name="_Toc129800829"/>
      <w:bookmarkStart w:id="1614" w:name="_Toc130486123"/>
      <w:bookmarkStart w:id="1615" w:name="_Toc130486505"/>
      <w:bookmarkStart w:id="1616" w:name="_Toc129020989"/>
      <w:bookmarkStart w:id="1617" w:name="_Toc129782471"/>
      <w:bookmarkStart w:id="1618" w:name="_Toc129800830"/>
      <w:bookmarkStart w:id="1619" w:name="_Toc130486124"/>
      <w:bookmarkStart w:id="1620" w:name="_Toc130486506"/>
      <w:bookmarkStart w:id="1621" w:name="_Toc129020990"/>
      <w:bookmarkStart w:id="1622" w:name="_Toc129782472"/>
      <w:bookmarkStart w:id="1623" w:name="_Toc129800831"/>
      <w:bookmarkStart w:id="1624" w:name="_Toc130486125"/>
      <w:bookmarkStart w:id="1625" w:name="_Toc130486507"/>
      <w:bookmarkStart w:id="1626" w:name="_Toc129020991"/>
      <w:bookmarkStart w:id="1627" w:name="_Toc129782473"/>
      <w:bookmarkStart w:id="1628" w:name="_Toc129800832"/>
      <w:bookmarkStart w:id="1629" w:name="_Toc130486126"/>
      <w:bookmarkStart w:id="1630" w:name="_Toc130486508"/>
      <w:bookmarkStart w:id="1631" w:name="_Toc129020992"/>
      <w:bookmarkStart w:id="1632" w:name="_Toc129782474"/>
      <w:bookmarkStart w:id="1633" w:name="_Toc129800833"/>
      <w:bookmarkStart w:id="1634" w:name="_Toc130486127"/>
      <w:bookmarkStart w:id="1635" w:name="_Toc130486509"/>
      <w:bookmarkStart w:id="1636" w:name="_Toc129020993"/>
      <w:bookmarkStart w:id="1637" w:name="_Toc129782475"/>
      <w:bookmarkStart w:id="1638" w:name="_Toc129800834"/>
      <w:bookmarkStart w:id="1639" w:name="_Toc130486128"/>
      <w:bookmarkStart w:id="1640" w:name="_Toc130486510"/>
      <w:bookmarkStart w:id="1641" w:name="_Toc129020994"/>
      <w:bookmarkStart w:id="1642" w:name="_Toc129782476"/>
      <w:bookmarkStart w:id="1643" w:name="_Toc129800835"/>
      <w:bookmarkStart w:id="1644" w:name="_Toc130486129"/>
      <w:bookmarkStart w:id="1645" w:name="_Toc130486511"/>
      <w:bookmarkStart w:id="1646" w:name="_Toc129020995"/>
      <w:bookmarkStart w:id="1647" w:name="_Toc129782477"/>
      <w:bookmarkStart w:id="1648" w:name="_Toc129800836"/>
      <w:bookmarkStart w:id="1649" w:name="_Toc130486130"/>
      <w:bookmarkStart w:id="1650" w:name="_Toc130486512"/>
      <w:bookmarkStart w:id="1651" w:name="_Toc129020996"/>
      <w:bookmarkStart w:id="1652" w:name="_Toc129782478"/>
      <w:bookmarkStart w:id="1653" w:name="_Toc129800837"/>
      <w:bookmarkStart w:id="1654" w:name="_Toc130486131"/>
      <w:bookmarkStart w:id="1655" w:name="_Toc130486513"/>
      <w:bookmarkStart w:id="1656" w:name="_Toc129020997"/>
      <w:bookmarkStart w:id="1657" w:name="_Toc129782479"/>
      <w:bookmarkStart w:id="1658" w:name="_Toc129800838"/>
      <w:bookmarkStart w:id="1659" w:name="_Toc130486132"/>
      <w:bookmarkStart w:id="1660" w:name="_Toc130486514"/>
      <w:bookmarkStart w:id="1661" w:name="_Toc129020998"/>
      <w:bookmarkStart w:id="1662" w:name="_Toc129782480"/>
      <w:bookmarkStart w:id="1663" w:name="_Toc129800839"/>
      <w:bookmarkStart w:id="1664" w:name="_Toc130486133"/>
      <w:bookmarkStart w:id="1665" w:name="_Toc130486515"/>
      <w:bookmarkStart w:id="1666" w:name="_Toc129020999"/>
      <w:bookmarkStart w:id="1667" w:name="_Toc129782481"/>
      <w:bookmarkStart w:id="1668" w:name="_Toc129800840"/>
      <w:bookmarkStart w:id="1669" w:name="_Toc130486134"/>
      <w:bookmarkStart w:id="1670" w:name="_Toc130486516"/>
      <w:bookmarkStart w:id="1671" w:name="_Toc129021000"/>
      <w:bookmarkStart w:id="1672" w:name="_Toc129782482"/>
      <w:bookmarkStart w:id="1673" w:name="_Toc129800841"/>
      <w:bookmarkStart w:id="1674" w:name="_Toc130486135"/>
      <w:bookmarkStart w:id="1675" w:name="_Toc130486517"/>
      <w:bookmarkStart w:id="1676" w:name="_Toc129021001"/>
      <w:bookmarkStart w:id="1677" w:name="_Toc129782483"/>
      <w:bookmarkStart w:id="1678" w:name="_Toc129800842"/>
      <w:bookmarkStart w:id="1679" w:name="_Toc130486136"/>
      <w:bookmarkStart w:id="1680" w:name="_Toc130486518"/>
      <w:bookmarkStart w:id="1681" w:name="_Toc129021002"/>
      <w:bookmarkStart w:id="1682" w:name="_Toc129782484"/>
      <w:bookmarkStart w:id="1683" w:name="_Toc129800843"/>
      <w:bookmarkStart w:id="1684" w:name="_Toc130486137"/>
      <w:bookmarkStart w:id="1685" w:name="_Toc130486519"/>
      <w:bookmarkStart w:id="1686" w:name="_Toc129021003"/>
      <w:bookmarkStart w:id="1687" w:name="_Toc129782485"/>
      <w:bookmarkStart w:id="1688" w:name="_Toc129800844"/>
      <w:bookmarkStart w:id="1689" w:name="_Toc130486138"/>
      <w:bookmarkStart w:id="1690" w:name="_Toc130486520"/>
      <w:bookmarkStart w:id="1691" w:name="_Toc129021004"/>
      <w:bookmarkStart w:id="1692" w:name="_Toc129782486"/>
      <w:bookmarkStart w:id="1693" w:name="_Toc129800845"/>
      <w:bookmarkStart w:id="1694" w:name="_Toc130486139"/>
      <w:bookmarkStart w:id="1695" w:name="_Toc130486521"/>
      <w:bookmarkStart w:id="1696" w:name="_Toc135051864"/>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r w:rsidRPr="00FF3F12">
        <w:rPr>
          <w:rFonts w:ascii="仿宋" w:hAnsi="仿宋"/>
          <w:sz w:val="24"/>
        </w:rPr>
        <w:t>SEASP</w:t>
      </w:r>
      <w:r w:rsidRPr="00FF3F12">
        <w:rPr>
          <w:rFonts w:ascii="仿宋" w:hAnsi="仿宋" w:hint="eastAsia"/>
          <w:sz w:val="24"/>
        </w:rPr>
        <w:t>传输流程</w:t>
      </w:r>
      <w:bookmarkEnd w:id="1696"/>
    </w:p>
    <w:p w14:paraId="351A0EE6" w14:textId="49EC1E43" w:rsidR="007C2D1B" w:rsidRPr="00FF3F12" w:rsidRDefault="00A51EBF" w:rsidP="007C2D1B">
      <w:pPr>
        <w:ind w:firstLineChars="200" w:firstLine="420"/>
        <w:rPr>
          <w:rFonts w:ascii="仿宋" w:hAnsi="仿宋"/>
          <w:szCs w:val="21"/>
        </w:rPr>
      </w:pPr>
      <w:r w:rsidRPr="00FF3F12">
        <w:rPr>
          <w:rFonts w:ascii="仿宋" w:hAnsi="仿宋"/>
          <w:szCs w:val="21"/>
        </w:rPr>
        <w:t>SEASP</w:t>
      </w:r>
      <w:r w:rsidRPr="00FF3F12">
        <w:rPr>
          <w:rFonts w:ascii="仿宋" w:hAnsi="仿宋" w:hint="eastAsia"/>
          <w:szCs w:val="21"/>
        </w:rPr>
        <w:t>连接建立和关闭流程如下：</w:t>
      </w:r>
    </w:p>
    <w:p w14:paraId="18CC0FBA" w14:textId="508737A9" w:rsidR="00EB2B5F" w:rsidRPr="00FF3F12" w:rsidRDefault="003D2F3F" w:rsidP="00B95183">
      <w:pPr>
        <w:jc w:val="center"/>
        <w:rPr>
          <w:rFonts w:ascii="仿宋" w:hAnsi="仿宋" w:cs="Times New Roman"/>
          <w:szCs w:val="21"/>
        </w:rPr>
      </w:pPr>
      <w:r w:rsidRPr="006F72A9">
        <w:rPr>
          <w:rFonts w:ascii="仿宋" w:hAnsi="仿宋"/>
        </w:rPr>
        <w:object w:dxaOrig="8101" w:dyaOrig="5670" w14:anchorId="25848218">
          <v:shape id="_x0000_i1080" type="#_x0000_t75" style="width:400.5pt;height:280pt" o:ole="">
            <v:imagedata r:id="rId103" o:title=""/>
          </v:shape>
          <o:OLEObject Type="Embed" ProgID="Visio.Drawing.15" ShapeID="_x0000_i1080" DrawAspect="Content" ObjectID="_1745846823" r:id="rId104"/>
        </w:object>
      </w:r>
    </w:p>
    <w:p w14:paraId="632F08A9" w14:textId="23189A86" w:rsidR="00272782" w:rsidRDefault="00B95183" w:rsidP="00B92BF6">
      <w:pPr>
        <w:jc w:val="center"/>
        <w:rPr>
          <w:rFonts w:ascii="仿宋" w:hAnsi="仿宋"/>
          <w:szCs w:val="21"/>
        </w:rPr>
      </w:pPr>
      <w:r w:rsidRPr="00FF3F12">
        <w:rPr>
          <w:rFonts w:ascii="仿宋" w:hAnsi="仿宋" w:cs="Times New Roman" w:hint="eastAsia"/>
          <w:szCs w:val="21"/>
        </w:rPr>
        <w:t>图</w:t>
      </w:r>
      <w:r w:rsidRPr="00FF3F12">
        <w:rPr>
          <w:rFonts w:ascii="仿宋" w:hAnsi="仿宋" w:cs="Times New Roman"/>
          <w:szCs w:val="21"/>
        </w:rPr>
        <w:t xml:space="preserve"> </w:t>
      </w:r>
      <w:r w:rsidRPr="006F72A9">
        <w:rPr>
          <w:rFonts w:ascii="仿宋" w:hAnsi="仿宋" w:cs="Times New Roman"/>
          <w:szCs w:val="21"/>
        </w:rPr>
        <w:fldChar w:fldCharType="begin"/>
      </w:r>
      <w:r w:rsidRPr="00FF3F12">
        <w:rPr>
          <w:rFonts w:ascii="仿宋" w:hAnsi="仿宋" w:cs="Times New Roman"/>
          <w:szCs w:val="21"/>
        </w:rPr>
        <w:instrText xml:space="preserve"> SEQ </w:instrText>
      </w:r>
      <w:r w:rsidRPr="00FF3F12">
        <w:rPr>
          <w:rFonts w:ascii="仿宋" w:hAnsi="仿宋" w:cs="Times New Roman" w:hint="eastAsia"/>
          <w:szCs w:val="21"/>
        </w:rPr>
        <w:instrText>图</w:instrText>
      </w:r>
      <w:r w:rsidRPr="00FF3F12">
        <w:rPr>
          <w:rFonts w:ascii="仿宋" w:hAnsi="仿宋" w:cs="Times New Roman"/>
          <w:szCs w:val="21"/>
        </w:rPr>
        <w:instrText xml:space="preserve"> \* ARABIC </w:instrText>
      </w:r>
      <w:r w:rsidRPr="006F72A9">
        <w:rPr>
          <w:rFonts w:ascii="仿宋" w:hAnsi="仿宋" w:cs="Times New Roman"/>
          <w:szCs w:val="21"/>
        </w:rPr>
        <w:fldChar w:fldCharType="separate"/>
      </w:r>
      <w:r w:rsidR="0079115A">
        <w:rPr>
          <w:rFonts w:ascii="仿宋" w:hAnsi="仿宋" w:cs="Times New Roman"/>
          <w:noProof/>
          <w:szCs w:val="21"/>
        </w:rPr>
        <w:t>29</w:t>
      </w:r>
      <w:r w:rsidRPr="006F72A9">
        <w:rPr>
          <w:rFonts w:ascii="仿宋" w:hAnsi="仿宋" w:cs="Times New Roman"/>
          <w:szCs w:val="21"/>
        </w:rPr>
        <w:fldChar w:fldCharType="end"/>
      </w:r>
      <w:r w:rsidRPr="00FF3F12">
        <w:rPr>
          <w:rFonts w:ascii="仿宋" w:hAnsi="仿宋" w:cs="Times New Roman"/>
          <w:szCs w:val="21"/>
        </w:rPr>
        <w:t xml:space="preserve"> SEASP</w:t>
      </w:r>
      <w:r w:rsidRPr="00FF3F12">
        <w:rPr>
          <w:rFonts w:ascii="仿宋" w:hAnsi="仿宋" w:cs="Times New Roman" w:hint="eastAsia"/>
          <w:szCs w:val="21"/>
        </w:rPr>
        <w:t>连接建立和关闭</w:t>
      </w:r>
      <w:r w:rsidRPr="00FF3F12">
        <w:rPr>
          <w:rFonts w:ascii="仿宋" w:hAnsi="仿宋"/>
          <w:szCs w:val="21"/>
        </w:rPr>
        <w:t xml:space="preserve"> </w:t>
      </w:r>
    </w:p>
    <w:p w14:paraId="1DAF8D07" w14:textId="77777777" w:rsidR="00B92BF6" w:rsidRPr="00B92BF6" w:rsidRDefault="00B92BF6" w:rsidP="00B92BF6">
      <w:pPr>
        <w:jc w:val="center"/>
        <w:rPr>
          <w:rFonts w:ascii="仿宋" w:hAnsi="仿宋"/>
          <w:szCs w:val="21"/>
        </w:rPr>
      </w:pPr>
    </w:p>
    <w:p w14:paraId="1294CD27" w14:textId="1DA52C07" w:rsidR="00B95183" w:rsidRPr="00FF3F12" w:rsidRDefault="005772AE" w:rsidP="00944DB5">
      <w:pPr>
        <w:ind w:firstLineChars="200" w:firstLine="420"/>
        <w:rPr>
          <w:rFonts w:ascii="仿宋" w:hAnsi="仿宋"/>
          <w:szCs w:val="21"/>
        </w:rPr>
      </w:pPr>
      <w:r w:rsidRPr="0080687E">
        <w:rPr>
          <w:rFonts w:ascii="仿宋" w:hAnsi="仿宋"/>
        </w:rPr>
        <w:lastRenderedPageBreak/>
        <w:t>SEA</w:t>
      </w:r>
      <w:r>
        <w:rPr>
          <w:rFonts w:ascii="仿宋" w:hAnsi="仿宋"/>
        </w:rPr>
        <w:t>S</w:t>
      </w:r>
      <w:r w:rsidRPr="0080687E">
        <w:rPr>
          <w:rFonts w:ascii="仿宋" w:hAnsi="仿宋"/>
        </w:rPr>
        <w:t>P</w:t>
      </w:r>
      <w:r>
        <w:rPr>
          <w:rFonts w:ascii="仿宋" w:hAnsi="仿宋" w:hint="eastAsia"/>
        </w:rPr>
        <w:t>数据包传输过程中，可以选择启用高可靠</w:t>
      </w:r>
      <w:r w:rsidR="00F13050">
        <w:rPr>
          <w:rFonts w:ascii="仿宋" w:hAnsi="仿宋" w:hint="eastAsia"/>
        </w:rPr>
        <w:t>增强</w:t>
      </w:r>
      <w:r>
        <w:rPr>
          <w:rFonts w:ascii="仿宋" w:hAnsi="仿宋" w:hint="eastAsia"/>
        </w:rPr>
        <w:t>传输机制，降低传输丢包率。S</w:t>
      </w:r>
      <w:r>
        <w:rPr>
          <w:rFonts w:ascii="仿宋" w:hAnsi="仿宋"/>
        </w:rPr>
        <w:t>EA</w:t>
      </w:r>
      <w:r w:rsidR="00EE3E26">
        <w:rPr>
          <w:rFonts w:ascii="仿宋" w:hAnsi="仿宋"/>
        </w:rPr>
        <w:t>S</w:t>
      </w:r>
      <w:r>
        <w:rPr>
          <w:rFonts w:ascii="仿宋" w:hAnsi="仿宋"/>
        </w:rPr>
        <w:t>P</w:t>
      </w:r>
      <w:r w:rsidR="00EE3E26">
        <w:rPr>
          <w:rFonts w:ascii="仿宋" w:hAnsi="仿宋" w:hint="eastAsia"/>
        </w:rPr>
        <w:t>启用高可靠机制和不启用高可靠机制的传输流程如下图所示。</w:t>
      </w:r>
    </w:p>
    <w:bookmarkStart w:id="1697" w:name="_Hlk129854336"/>
    <w:p w14:paraId="171C5AD5" w14:textId="34ACB24F" w:rsidR="00B95183" w:rsidRPr="00FF3F12" w:rsidRDefault="00D013C2" w:rsidP="007C2D1B">
      <w:pPr>
        <w:jc w:val="center"/>
        <w:rPr>
          <w:rFonts w:ascii="仿宋" w:hAnsi="仿宋"/>
          <w:szCs w:val="21"/>
        </w:rPr>
      </w:pPr>
      <w:r w:rsidRPr="006F72A9">
        <w:rPr>
          <w:rFonts w:ascii="仿宋" w:hAnsi="仿宋"/>
        </w:rPr>
        <w:object w:dxaOrig="8271" w:dyaOrig="6661" w14:anchorId="06BDCA97">
          <v:shape id="_x0000_i1081" type="#_x0000_t75" style="width:415pt;height:304.5pt" o:ole="">
            <v:imagedata r:id="rId105" o:title=""/>
          </v:shape>
          <o:OLEObject Type="Embed" ProgID="Visio.Drawing.15" ShapeID="_x0000_i1081" DrawAspect="Content" ObjectID="_1745846824" r:id="rId106"/>
        </w:object>
      </w:r>
      <w:bookmarkEnd w:id="1697"/>
    </w:p>
    <w:p w14:paraId="4BE20D27" w14:textId="6757715D" w:rsidR="00EE3E26" w:rsidRDefault="007C2D1B">
      <w:pPr>
        <w:jc w:val="center"/>
        <w:rPr>
          <w:ins w:id="1698" w:author="Li Yang" w:date="2023-05-10T15:29:00Z"/>
          <w:rFonts w:ascii="仿宋" w:hAnsi="仿宋" w:cs="Times New Roman"/>
          <w:szCs w:val="21"/>
        </w:rPr>
      </w:pPr>
      <w:r w:rsidRPr="00FF3F12">
        <w:rPr>
          <w:rFonts w:ascii="仿宋" w:hAnsi="仿宋" w:cs="Times New Roman" w:hint="eastAsia"/>
          <w:szCs w:val="21"/>
        </w:rPr>
        <w:t>图</w:t>
      </w:r>
      <w:r w:rsidRPr="00FF3F12">
        <w:rPr>
          <w:rFonts w:ascii="仿宋" w:hAnsi="仿宋" w:cs="Times New Roman"/>
          <w:szCs w:val="21"/>
        </w:rPr>
        <w:t xml:space="preserve"> </w:t>
      </w:r>
      <w:r w:rsidRPr="006F72A9">
        <w:rPr>
          <w:rFonts w:ascii="仿宋" w:hAnsi="仿宋" w:cs="Times New Roman"/>
          <w:szCs w:val="21"/>
        </w:rPr>
        <w:fldChar w:fldCharType="begin"/>
      </w:r>
      <w:r w:rsidRPr="00FF3F12">
        <w:rPr>
          <w:rFonts w:ascii="仿宋" w:hAnsi="仿宋" w:cs="Times New Roman"/>
          <w:szCs w:val="21"/>
        </w:rPr>
        <w:instrText xml:space="preserve"> SEQ </w:instrText>
      </w:r>
      <w:r w:rsidRPr="00FF3F12">
        <w:rPr>
          <w:rFonts w:ascii="仿宋" w:hAnsi="仿宋" w:cs="Times New Roman" w:hint="eastAsia"/>
          <w:szCs w:val="21"/>
        </w:rPr>
        <w:instrText>图</w:instrText>
      </w:r>
      <w:r w:rsidRPr="00FF3F12">
        <w:rPr>
          <w:rFonts w:ascii="仿宋" w:hAnsi="仿宋" w:cs="Times New Roman"/>
          <w:szCs w:val="21"/>
        </w:rPr>
        <w:instrText xml:space="preserve"> \* ARABIC </w:instrText>
      </w:r>
      <w:r w:rsidRPr="006F72A9">
        <w:rPr>
          <w:rFonts w:ascii="仿宋" w:hAnsi="仿宋" w:cs="Times New Roman"/>
          <w:szCs w:val="21"/>
        </w:rPr>
        <w:fldChar w:fldCharType="separate"/>
      </w:r>
      <w:r w:rsidR="0079115A">
        <w:rPr>
          <w:rFonts w:ascii="仿宋" w:hAnsi="仿宋" w:cs="Times New Roman"/>
          <w:noProof/>
          <w:szCs w:val="21"/>
        </w:rPr>
        <w:t>30</w:t>
      </w:r>
      <w:r w:rsidRPr="006F72A9">
        <w:rPr>
          <w:rFonts w:ascii="仿宋" w:hAnsi="仿宋" w:cs="Times New Roman"/>
          <w:szCs w:val="21"/>
        </w:rPr>
        <w:fldChar w:fldCharType="end"/>
      </w:r>
      <w:r w:rsidRPr="00FF3F12">
        <w:rPr>
          <w:rFonts w:ascii="仿宋" w:hAnsi="仿宋" w:cs="Times New Roman"/>
          <w:szCs w:val="21"/>
        </w:rPr>
        <w:t xml:space="preserve"> SEASP</w:t>
      </w:r>
      <w:r w:rsidRPr="00FF3F12">
        <w:rPr>
          <w:rFonts w:ascii="仿宋" w:hAnsi="仿宋" w:cs="Times New Roman" w:hint="eastAsia"/>
          <w:szCs w:val="21"/>
        </w:rPr>
        <w:t>传输流程</w:t>
      </w:r>
      <w:r w:rsidR="00EE3E26" w:rsidRPr="0080687E">
        <w:rPr>
          <w:rFonts w:ascii="仿宋" w:hAnsi="仿宋" w:cs="Times New Roman" w:hint="eastAsia"/>
          <w:szCs w:val="21"/>
        </w:rPr>
        <w:t>（</w:t>
      </w:r>
      <w:bookmarkStart w:id="1699" w:name="_Hlk130478843"/>
      <w:r w:rsidR="00EE3E26">
        <w:rPr>
          <w:rFonts w:ascii="仿宋" w:hAnsi="仿宋" w:cs="Times New Roman" w:hint="eastAsia"/>
          <w:szCs w:val="21"/>
        </w:rPr>
        <w:t>启用</w:t>
      </w:r>
      <w:r w:rsidR="00EE3E26" w:rsidRPr="0080687E">
        <w:rPr>
          <w:rFonts w:ascii="仿宋" w:hAnsi="仿宋" w:cs="Times New Roman" w:hint="eastAsia"/>
          <w:szCs w:val="21"/>
        </w:rPr>
        <w:t>高可靠</w:t>
      </w:r>
      <w:r w:rsidR="00F13050">
        <w:rPr>
          <w:rFonts w:ascii="仿宋" w:hAnsi="仿宋" w:hint="eastAsia"/>
        </w:rPr>
        <w:t>增强传输</w:t>
      </w:r>
      <w:r w:rsidR="00EE3E26">
        <w:rPr>
          <w:rFonts w:ascii="仿宋" w:hAnsi="仿宋" w:cs="Times New Roman" w:hint="eastAsia"/>
          <w:szCs w:val="21"/>
        </w:rPr>
        <w:t>机制</w:t>
      </w:r>
      <w:bookmarkEnd w:id="1699"/>
      <w:r w:rsidR="00EE3E26" w:rsidRPr="0080687E">
        <w:rPr>
          <w:rFonts w:ascii="仿宋" w:hAnsi="仿宋" w:cs="Times New Roman" w:hint="eastAsia"/>
          <w:szCs w:val="21"/>
        </w:rPr>
        <w:t>）</w:t>
      </w:r>
    </w:p>
    <w:p w14:paraId="60F1AD90" w14:textId="65A1546D" w:rsidR="00EE3E26" w:rsidRDefault="00EE3E26">
      <w:pPr>
        <w:jc w:val="center"/>
        <w:rPr>
          <w:rFonts w:ascii="仿宋" w:hAnsi="仿宋" w:cs="Times New Roman"/>
          <w:szCs w:val="21"/>
        </w:rPr>
      </w:pPr>
      <w:r w:rsidRPr="0080687E">
        <w:rPr>
          <w:rFonts w:ascii="仿宋" w:hAnsi="仿宋"/>
        </w:rPr>
        <w:object w:dxaOrig="8271" w:dyaOrig="6661" w14:anchorId="3807C7FE">
          <v:shape id="_x0000_i1082" type="#_x0000_t75" style="width:406.5pt;height:297.5pt" o:ole="">
            <v:imagedata r:id="rId107" o:title=""/>
          </v:shape>
          <o:OLEObject Type="Embed" ProgID="Visio.Drawing.15" ShapeID="_x0000_i1082" DrawAspect="Content" ObjectID="_1745846825" r:id="rId108"/>
        </w:object>
      </w:r>
    </w:p>
    <w:p w14:paraId="21EB8238" w14:textId="5C515230" w:rsidR="003B72F7" w:rsidDel="00D013C2" w:rsidRDefault="00EE3E26" w:rsidP="0023589D">
      <w:pPr>
        <w:jc w:val="center"/>
        <w:rPr>
          <w:del w:id="1700" w:author="Li Yang" w:date="2023-05-10T15:30:00Z"/>
          <w:rFonts w:ascii="仿宋" w:hAnsi="仿宋" w:cs="Times New Roman"/>
          <w:szCs w:val="21"/>
        </w:rPr>
      </w:pPr>
      <w:r w:rsidRPr="0080687E">
        <w:rPr>
          <w:rFonts w:ascii="仿宋" w:hAnsi="仿宋" w:cs="Times New Roman" w:hint="eastAsia"/>
          <w:szCs w:val="21"/>
        </w:rPr>
        <w:t>图</w:t>
      </w:r>
      <w:r w:rsidRPr="0080687E">
        <w:rPr>
          <w:rFonts w:ascii="仿宋" w:hAnsi="仿宋" w:cs="Times New Roman"/>
          <w:szCs w:val="21"/>
        </w:rPr>
        <w:t xml:space="preserve"> </w:t>
      </w:r>
      <w:r w:rsidRPr="0080687E">
        <w:rPr>
          <w:rFonts w:ascii="仿宋" w:hAnsi="仿宋" w:cs="Times New Roman"/>
          <w:szCs w:val="21"/>
        </w:rPr>
        <w:fldChar w:fldCharType="begin"/>
      </w:r>
      <w:r w:rsidRPr="0080687E">
        <w:rPr>
          <w:rFonts w:ascii="仿宋" w:hAnsi="仿宋" w:cs="Times New Roman"/>
          <w:szCs w:val="21"/>
        </w:rPr>
        <w:instrText xml:space="preserve"> SEQ </w:instrText>
      </w:r>
      <w:r w:rsidRPr="0080687E">
        <w:rPr>
          <w:rFonts w:ascii="仿宋" w:hAnsi="仿宋" w:cs="Times New Roman" w:hint="eastAsia"/>
          <w:szCs w:val="21"/>
        </w:rPr>
        <w:instrText>图</w:instrText>
      </w:r>
      <w:r w:rsidRPr="0080687E">
        <w:rPr>
          <w:rFonts w:ascii="仿宋" w:hAnsi="仿宋" w:cs="Times New Roman"/>
          <w:szCs w:val="21"/>
        </w:rPr>
        <w:instrText xml:space="preserve"> \* ARABIC </w:instrText>
      </w:r>
      <w:r w:rsidRPr="0080687E">
        <w:rPr>
          <w:rFonts w:ascii="仿宋" w:hAnsi="仿宋" w:cs="Times New Roman"/>
          <w:szCs w:val="21"/>
        </w:rPr>
        <w:fldChar w:fldCharType="separate"/>
      </w:r>
      <w:r w:rsidR="0079115A">
        <w:rPr>
          <w:rFonts w:ascii="仿宋" w:hAnsi="仿宋" w:cs="Times New Roman"/>
          <w:noProof/>
          <w:szCs w:val="21"/>
        </w:rPr>
        <w:t>31</w:t>
      </w:r>
      <w:r w:rsidRPr="0080687E">
        <w:rPr>
          <w:rFonts w:ascii="仿宋" w:hAnsi="仿宋" w:cs="Times New Roman"/>
          <w:szCs w:val="21"/>
        </w:rPr>
        <w:fldChar w:fldCharType="end"/>
      </w:r>
      <w:r w:rsidRPr="0080687E">
        <w:rPr>
          <w:rFonts w:ascii="仿宋" w:hAnsi="仿宋" w:cs="Times New Roman"/>
          <w:szCs w:val="21"/>
        </w:rPr>
        <w:t xml:space="preserve"> SEASP</w:t>
      </w:r>
      <w:r w:rsidRPr="0080687E">
        <w:rPr>
          <w:rFonts w:ascii="仿宋" w:hAnsi="仿宋" w:cs="Times New Roman" w:hint="eastAsia"/>
          <w:szCs w:val="21"/>
        </w:rPr>
        <w:t>传输流程（</w:t>
      </w:r>
      <w:r>
        <w:rPr>
          <w:rFonts w:ascii="仿宋" w:hAnsi="仿宋" w:cs="Times New Roman" w:hint="eastAsia"/>
          <w:szCs w:val="21"/>
        </w:rPr>
        <w:t>不</w:t>
      </w:r>
      <w:r w:rsidR="00F13050">
        <w:rPr>
          <w:rFonts w:ascii="仿宋" w:hAnsi="仿宋" w:cs="Times New Roman" w:hint="eastAsia"/>
          <w:szCs w:val="21"/>
        </w:rPr>
        <w:t>启用</w:t>
      </w:r>
      <w:r w:rsidR="00F13050" w:rsidRPr="0080687E">
        <w:rPr>
          <w:rFonts w:ascii="仿宋" w:hAnsi="仿宋" w:cs="Times New Roman" w:hint="eastAsia"/>
          <w:szCs w:val="21"/>
        </w:rPr>
        <w:t>高</w:t>
      </w:r>
      <w:proofErr w:type="gramStart"/>
      <w:r w:rsidR="00F13050" w:rsidRPr="0080687E">
        <w:rPr>
          <w:rFonts w:ascii="仿宋" w:hAnsi="仿宋" w:cs="Times New Roman" w:hint="eastAsia"/>
          <w:szCs w:val="21"/>
        </w:rPr>
        <w:t>可靠</w:t>
      </w:r>
      <w:r w:rsidR="00F13050">
        <w:rPr>
          <w:rFonts w:ascii="仿宋" w:hAnsi="仿宋" w:hint="eastAsia"/>
        </w:rPr>
        <w:t>增强</w:t>
      </w:r>
      <w:proofErr w:type="gramEnd"/>
      <w:r w:rsidR="00F13050">
        <w:rPr>
          <w:rFonts w:ascii="仿宋" w:hAnsi="仿宋" w:hint="eastAsia"/>
        </w:rPr>
        <w:t>传输</w:t>
      </w:r>
      <w:r w:rsidR="00F13050">
        <w:rPr>
          <w:rFonts w:ascii="仿宋" w:hAnsi="仿宋" w:cs="Times New Roman" w:hint="eastAsia"/>
          <w:szCs w:val="21"/>
        </w:rPr>
        <w:t>机制</w:t>
      </w:r>
      <w:r w:rsidRPr="0080687E">
        <w:rPr>
          <w:rFonts w:ascii="仿宋" w:hAnsi="仿宋" w:cs="Times New Roman" w:hint="eastAsia"/>
          <w:szCs w:val="21"/>
        </w:rPr>
        <w:t>）</w:t>
      </w:r>
    </w:p>
    <w:p w14:paraId="2348FC9C" w14:textId="77777777" w:rsidR="00F13050" w:rsidRPr="00944DB5" w:rsidRDefault="00F13050" w:rsidP="0023589D">
      <w:pPr>
        <w:jc w:val="center"/>
        <w:rPr>
          <w:rFonts w:ascii="仿宋" w:hAnsi="仿宋" w:cs="Times New Roman"/>
          <w:szCs w:val="21"/>
        </w:rPr>
      </w:pPr>
    </w:p>
    <w:p w14:paraId="6971AC51" w14:textId="3305F9BF" w:rsidR="006148A6" w:rsidRPr="00FF3F12" w:rsidRDefault="006148A6" w:rsidP="006148A6">
      <w:pPr>
        <w:pStyle w:val="1"/>
        <w:numPr>
          <w:ilvl w:val="0"/>
          <w:numId w:val="12"/>
        </w:numPr>
        <w:rPr>
          <w:rFonts w:ascii="仿宋" w:hAnsi="仿宋" w:cs="Times New Roman"/>
        </w:rPr>
      </w:pPr>
      <w:bookmarkStart w:id="1701" w:name="_Toc118038520"/>
      <w:bookmarkStart w:id="1702" w:name="_Toc118038521"/>
      <w:bookmarkStart w:id="1703" w:name="_Toc118038522"/>
      <w:bookmarkStart w:id="1704" w:name="_Toc135051865"/>
      <w:bookmarkEnd w:id="1701"/>
      <w:bookmarkEnd w:id="1702"/>
      <w:bookmarkEnd w:id="1703"/>
      <w:r w:rsidRPr="00FF3F12">
        <w:rPr>
          <w:rFonts w:ascii="仿宋" w:hAnsi="仿宋" w:cs="Times New Roman" w:hint="eastAsia"/>
        </w:rPr>
        <w:lastRenderedPageBreak/>
        <w:t>附录</w:t>
      </w:r>
      <w:bookmarkEnd w:id="1704"/>
    </w:p>
    <w:p w14:paraId="48EC8B8C" w14:textId="2D670A83" w:rsidR="006148A6" w:rsidRPr="00FF3F12" w:rsidRDefault="00CA321B" w:rsidP="006148A6">
      <w:pPr>
        <w:pStyle w:val="3"/>
        <w:numPr>
          <w:ilvl w:val="0"/>
          <w:numId w:val="42"/>
        </w:numPr>
        <w:rPr>
          <w:rFonts w:ascii="仿宋" w:hAnsi="仿宋"/>
          <w:sz w:val="24"/>
        </w:rPr>
      </w:pPr>
      <w:r>
        <w:rPr>
          <w:rFonts w:ascii="仿宋" w:hAnsi="仿宋" w:hint="eastAsia"/>
          <w:sz w:val="24"/>
        </w:rPr>
        <w:t xml:space="preserve"> </w:t>
      </w:r>
      <w:bookmarkStart w:id="1705" w:name="_Toc135051866"/>
      <w:r w:rsidR="006148A6" w:rsidRPr="00FF3F12">
        <w:rPr>
          <w:rFonts w:ascii="仿宋" w:hAnsi="仿宋" w:hint="eastAsia"/>
          <w:sz w:val="24"/>
        </w:rPr>
        <w:t>变长整数编码</w:t>
      </w:r>
      <w:bookmarkEnd w:id="1705"/>
    </w:p>
    <w:p w14:paraId="35B257D2" w14:textId="23DE9F4A" w:rsidR="006148A6" w:rsidRPr="00FF3F12" w:rsidRDefault="006148A6" w:rsidP="006148A6">
      <w:pPr>
        <w:ind w:firstLineChars="200" w:firstLine="420"/>
        <w:rPr>
          <w:rFonts w:ascii="仿宋" w:hAnsi="仿宋"/>
          <w:szCs w:val="21"/>
        </w:rPr>
      </w:pPr>
      <w:r w:rsidRPr="00FF3F12">
        <w:rPr>
          <w:rFonts w:ascii="仿宋" w:hAnsi="仿宋"/>
          <w:szCs w:val="21"/>
        </w:rPr>
        <w:t>SEASP对非负整数值使用变长编码</w:t>
      </w:r>
      <w:r w:rsidRPr="00FF3F12">
        <w:rPr>
          <w:rFonts w:ascii="仿宋" w:hAnsi="仿宋" w:hint="eastAsia"/>
          <w:szCs w:val="21"/>
        </w:rPr>
        <w:t>方式，</w:t>
      </w:r>
      <w:r w:rsidRPr="00FF3F12">
        <w:rPr>
          <w:rFonts w:ascii="仿宋" w:hAnsi="仿宋"/>
          <w:szCs w:val="21"/>
        </w:rPr>
        <w:t>这种编码确保较小的整数可以使用更少的字节来编码。SEASP变长整数编码</w:t>
      </w:r>
      <w:r w:rsidRPr="00FF3F12">
        <w:rPr>
          <w:rFonts w:ascii="仿宋" w:hAnsi="仿宋" w:hint="eastAsia"/>
          <w:szCs w:val="21"/>
        </w:rPr>
        <w:t>使用</w:t>
      </w:r>
      <w:r w:rsidRPr="00FF3F12">
        <w:rPr>
          <w:rFonts w:ascii="仿宋" w:hAnsi="仿宋"/>
          <w:szCs w:val="21"/>
        </w:rPr>
        <w:t>第一个字节的最高两位</w:t>
      </w:r>
      <w:r w:rsidRPr="00FF3F12">
        <w:rPr>
          <w:rFonts w:ascii="仿宋" w:hAnsi="仿宋" w:hint="eastAsia"/>
          <w:szCs w:val="21"/>
        </w:rPr>
        <w:t>（</w:t>
      </w:r>
      <w:r w:rsidRPr="00FF3F12">
        <w:rPr>
          <w:rFonts w:ascii="仿宋" w:hAnsi="仿宋"/>
          <w:szCs w:val="21"/>
        </w:rPr>
        <w:t>2MSB</w:t>
      </w:r>
      <w:r w:rsidRPr="00FF3F12">
        <w:rPr>
          <w:rFonts w:ascii="仿宋" w:hAnsi="仿宋" w:hint="eastAsia"/>
          <w:szCs w:val="21"/>
        </w:rPr>
        <w:t>）标识整数的长度</w:t>
      </w:r>
      <w:r w:rsidRPr="00FF3F12">
        <w:rPr>
          <w:rFonts w:ascii="仿宋" w:hAnsi="仿宋"/>
          <w:szCs w:val="21"/>
        </w:rPr>
        <w:t>，</w:t>
      </w:r>
      <w:r w:rsidRPr="00FF3F12">
        <w:rPr>
          <w:rFonts w:ascii="仿宋" w:hAnsi="仿宋" w:hint="eastAsia"/>
          <w:szCs w:val="21"/>
        </w:rPr>
        <w:t>当</w:t>
      </w:r>
      <w:r w:rsidRPr="00FF3F12">
        <w:rPr>
          <w:rFonts w:ascii="仿宋" w:hAnsi="仿宋"/>
          <w:szCs w:val="21"/>
        </w:rPr>
        <w:t>2MSB为n</w:t>
      </w:r>
      <w:r w:rsidRPr="00FF3F12">
        <w:rPr>
          <w:rFonts w:ascii="仿宋" w:hAnsi="仿宋" w:hint="eastAsia"/>
          <w:szCs w:val="21"/>
        </w:rPr>
        <w:t>时，</w:t>
      </w:r>
      <w:r w:rsidRPr="00FF3F12">
        <w:rPr>
          <w:rFonts w:ascii="仿宋" w:hAnsi="仿宋"/>
          <w:szCs w:val="21"/>
        </w:rPr>
        <w:t>表示编码整数</w:t>
      </w:r>
      <w:r w:rsidRPr="00FF3F12">
        <w:rPr>
          <w:rFonts w:ascii="仿宋" w:hAnsi="仿宋" w:hint="eastAsia"/>
          <w:szCs w:val="21"/>
        </w:rPr>
        <w:t>的</w:t>
      </w:r>
      <w:r w:rsidRPr="00FF3F12">
        <w:rPr>
          <w:rFonts w:ascii="仿宋" w:hAnsi="仿宋"/>
          <w:szCs w:val="21"/>
        </w:rPr>
        <w:t>长度为2</w:t>
      </w:r>
      <w:r w:rsidRPr="00FF3F12">
        <w:rPr>
          <w:rFonts w:ascii="仿宋" w:hAnsi="仿宋"/>
          <w:szCs w:val="21"/>
          <w:vertAlign w:val="superscript"/>
        </w:rPr>
        <w:t>n</w:t>
      </w:r>
      <w:r w:rsidRPr="00FF3F12">
        <w:rPr>
          <w:rFonts w:ascii="仿宋" w:hAnsi="仿宋"/>
          <w:szCs w:val="21"/>
        </w:rPr>
        <w:t>字节</w:t>
      </w:r>
      <w:r w:rsidRPr="00FF3F12">
        <w:rPr>
          <w:rFonts w:ascii="仿宋" w:hAnsi="仿宋" w:hint="eastAsia"/>
          <w:szCs w:val="21"/>
        </w:rPr>
        <w:t>，整数值在剩余的位上编码。因此，</w:t>
      </w:r>
      <w:r w:rsidRPr="00FF3F12">
        <w:rPr>
          <w:rFonts w:ascii="仿宋" w:hAnsi="仿宋"/>
          <w:szCs w:val="21"/>
        </w:rPr>
        <w:t>整数可以编码为1,2,4,8字节，</w:t>
      </w:r>
      <w:r w:rsidRPr="00FF3F12">
        <w:rPr>
          <w:rFonts w:ascii="仿宋" w:hAnsi="仿宋" w:hint="eastAsia"/>
          <w:szCs w:val="21"/>
        </w:rPr>
        <w:t>整数</w:t>
      </w:r>
      <w:r w:rsidRPr="00FF3F12">
        <w:rPr>
          <w:rFonts w:ascii="仿宋" w:hAnsi="仿宋"/>
          <w:szCs w:val="21"/>
        </w:rPr>
        <w:t>值</w:t>
      </w:r>
      <w:r w:rsidRPr="00FF3F12">
        <w:rPr>
          <w:rFonts w:ascii="仿宋" w:hAnsi="仿宋" w:hint="eastAsia"/>
          <w:szCs w:val="21"/>
        </w:rPr>
        <w:t>所占位数</w:t>
      </w:r>
      <w:r w:rsidRPr="00FF3F12">
        <w:rPr>
          <w:rFonts w:ascii="仿宋" w:hAnsi="仿宋"/>
          <w:szCs w:val="21"/>
        </w:rPr>
        <w:t>分别不超过6bit</w:t>
      </w:r>
      <w:ins w:id="1706" w:author="Li Yang" w:date="2023-05-10T15:30:00Z">
        <w:r w:rsidR="00355F92">
          <w:rPr>
            <w:rFonts w:ascii="仿宋" w:hAnsi="仿宋"/>
            <w:szCs w:val="21"/>
          </w:rPr>
          <w:t>s</w:t>
        </w:r>
      </w:ins>
      <w:r w:rsidRPr="00FF3F12">
        <w:rPr>
          <w:rFonts w:ascii="仿宋" w:hAnsi="仿宋"/>
          <w:szCs w:val="21"/>
        </w:rPr>
        <w:t>, 14bit</w:t>
      </w:r>
      <w:ins w:id="1707" w:author="Li Yang" w:date="2023-05-10T15:30:00Z">
        <w:r w:rsidR="00355F92">
          <w:rPr>
            <w:rFonts w:ascii="仿宋" w:hAnsi="仿宋"/>
            <w:szCs w:val="21"/>
          </w:rPr>
          <w:t>s</w:t>
        </w:r>
      </w:ins>
      <w:r w:rsidRPr="00FF3F12">
        <w:rPr>
          <w:rFonts w:ascii="仿宋" w:hAnsi="仿宋"/>
          <w:szCs w:val="21"/>
        </w:rPr>
        <w:t>, 30bit</w:t>
      </w:r>
      <w:ins w:id="1708" w:author="Li Yang" w:date="2023-05-10T15:30:00Z">
        <w:r w:rsidR="00355F92">
          <w:rPr>
            <w:rFonts w:ascii="仿宋" w:hAnsi="仿宋"/>
            <w:szCs w:val="21"/>
          </w:rPr>
          <w:t>s</w:t>
        </w:r>
      </w:ins>
      <w:r w:rsidRPr="00FF3F12">
        <w:rPr>
          <w:rFonts w:ascii="仿宋" w:hAnsi="仿宋"/>
          <w:szCs w:val="21"/>
        </w:rPr>
        <w:t>, 62 bit</w:t>
      </w:r>
      <w:ins w:id="1709" w:author="Li Yang" w:date="2023-05-10T15:30:00Z">
        <w:r w:rsidR="00355F92">
          <w:rPr>
            <w:rFonts w:ascii="仿宋" w:hAnsi="仿宋"/>
            <w:szCs w:val="21"/>
          </w:rPr>
          <w:t>s</w:t>
        </w:r>
      </w:ins>
      <w:r w:rsidRPr="00FF3F12">
        <w:rPr>
          <w:rFonts w:ascii="仿宋" w:hAnsi="仿宋"/>
          <w:szCs w:val="21"/>
        </w:rPr>
        <w:t>。</w:t>
      </w:r>
    </w:p>
    <w:p w14:paraId="70CA75A1" w14:textId="77777777" w:rsidR="006148A6" w:rsidRPr="00355F92" w:rsidRDefault="006148A6" w:rsidP="006148A6">
      <w:pPr>
        <w:ind w:firstLineChars="200" w:firstLine="420"/>
        <w:rPr>
          <w:rFonts w:ascii="仿宋" w:hAnsi="仿宋"/>
          <w:szCs w:val="21"/>
        </w:rPr>
      </w:pPr>
    </w:p>
    <w:tbl>
      <w:tblPr>
        <w:tblStyle w:val="a3"/>
        <w:tblW w:w="0" w:type="auto"/>
        <w:tblInd w:w="420" w:type="dxa"/>
        <w:tblLook w:val="04A0" w:firstRow="1" w:lastRow="0" w:firstColumn="1" w:lastColumn="0" w:noHBand="0" w:noVBand="1"/>
      </w:tblPr>
      <w:tblGrid>
        <w:gridCol w:w="1233"/>
        <w:gridCol w:w="1461"/>
        <w:gridCol w:w="1843"/>
        <w:gridCol w:w="3005"/>
      </w:tblGrid>
      <w:tr w:rsidR="006148A6" w:rsidRPr="00FF3F12" w14:paraId="6D8D4592" w14:textId="77777777" w:rsidTr="00DC750A">
        <w:tc>
          <w:tcPr>
            <w:tcW w:w="1233" w:type="dxa"/>
            <w:tcBorders>
              <w:top w:val="single" w:sz="4" w:space="0" w:color="auto"/>
              <w:left w:val="single" w:sz="4" w:space="0" w:color="auto"/>
              <w:bottom w:val="single" w:sz="4" w:space="0" w:color="auto"/>
              <w:right w:val="single" w:sz="4" w:space="0" w:color="auto"/>
            </w:tcBorders>
          </w:tcPr>
          <w:p w14:paraId="15DFE497"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2MSB</w:t>
            </w:r>
          </w:p>
        </w:tc>
        <w:tc>
          <w:tcPr>
            <w:tcW w:w="1461" w:type="dxa"/>
            <w:tcBorders>
              <w:top w:val="single" w:sz="4" w:space="0" w:color="auto"/>
              <w:left w:val="single" w:sz="4" w:space="0" w:color="auto"/>
              <w:bottom w:val="single" w:sz="4" w:space="0" w:color="auto"/>
              <w:right w:val="single" w:sz="4" w:space="0" w:color="auto"/>
            </w:tcBorders>
          </w:tcPr>
          <w:p w14:paraId="49512B67" w14:textId="77777777" w:rsidR="006148A6" w:rsidRPr="00FF3F12" w:rsidRDefault="006148A6" w:rsidP="00DC750A">
            <w:pPr>
              <w:pStyle w:val="ab"/>
              <w:ind w:firstLineChars="0" w:firstLine="0"/>
              <w:rPr>
                <w:rFonts w:ascii="仿宋" w:hAnsi="仿宋"/>
                <w:sz w:val="21"/>
                <w:szCs w:val="21"/>
              </w:rPr>
            </w:pPr>
            <w:r w:rsidRPr="00FF3F12">
              <w:rPr>
                <w:rFonts w:ascii="仿宋" w:hAnsi="仿宋" w:hint="eastAsia"/>
                <w:sz w:val="21"/>
                <w:szCs w:val="21"/>
              </w:rPr>
              <w:t>长度</w:t>
            </w:r>
          </w:p>
        </w:tc>
        <w:tc>
          <w:tcPr>
            <w:tcW w:w="1843" w:type="dxa"/>
            <w:tcBorders>
              <w:top w:val="single" w:sz="4" w:space="0" w:color="auto"/>
              <w:left w:val="single" w:sz="4" w:space="0" w:color="auto"/>
              <w:bottom w:val="single" w:sz="4" w:space="0" w:color="auto"/>
              <w:right w:val="single" w:sz="4" w:space="0" w:color="auto"/>
            </w:tcBorders>
          </w:tcPr>
          <w:p w14:paraId="49FAF140" w14:textId="77777777" w:rsidR="006148A6" w:rsidRPr="00FF3F12" w:rsidRDefault="006148A6" w:rsidP="00DC750A">
            <w:pPr>
              <w:pStyle w:val="ab"/>
              <w:ind w:firstLineChars="0" w:firstLine="0"/>
              <w:rPr>
                <w:rFonts w:ascii="仿宋" w:hAnsi="仿宋"/>
                <w:sz w:val="21"/>
                <w:szCs w:val="21"/>
              </w:rPr>
            </w:pPr>
            <w:r w:rsidRPr="00FF3F12">
              <w:rPr>
                <w:rFonts w:ascii="仿宋" w:hAnsi="仿宋" w:hint="eastAsia"/>
                <w:sz w:val="21"/>
                <w:szCs w:val="21"/>
              </w:rPr>
              <w:t>可用位数</w:t>
            </w:r>
          </w:p>
        </w:tc>
        <w:tc>
          <w:tcPr>
            <w:tcW w:w="3005" w:type="dxa"/>
            <w:tcBorders>
              <w:top w:val="single" w:sz="4" w:space="0" w:color="auto"/>
              <w:left w:val="single" w:sz="4" w:space="0" w:color="auto"/>
              <w:bottom w:val="single" w:sz="4" w:space="0" w:color="auto"/>
              <w:right w:val="single" w:sz="4" w:space="0" w:color="auto"/>
            </w:tcBorders>
          </w:tcPr>
          <w:p w14:paraId="3B05EE21" w14:textId="77777777" w:rsidR="006148A6" w:rsidRPr="00FF3F12" w:rsidRDefault="006148A6" w:rsidP="00DC750A">
            <w:pPr>
              <w:pStyle w:val="ab"/>
              <w:ind w:firstLineChars="0" w:firstLine="0"/>
              <w:rPr>
                <w:rFonts w:ascii="仿宋" w:hAnsi="仿宋"/>
                <w:sz w:val="21"/>
                <w:szCs w:val="21"/>
              </w:rPr>
            </w:pPr>
            <w:r w:rsidRPr="00FF3F12">
              <w:rPr>
                <w:rFonts w:ascii="仿宋" w:hAnsi="仿宋" w:hint="eastAsia"/>
                <w:sz w:val="21"/>
                <w:szCs w:val="21"/>
              </w:rPr>
              <w:t>取值范围</w:t>
            </w:r>
          </w:p>
        </w:tc>
      </w:tr>
      <w:tr w:rsidR="006148A6" w:rsidRPr="00FF3F12" w14:paraId="3B906756" w14:textId="77777777" w:rsidTr="00DC750A">
        <w:tc>
          <w:tcPr>
            <w:tcW w:w="1233" w:type="dxa"/>
            <w:tcBorders>
              <w:top w:val="single" w:sz="4" w:space="0" w:color="auto"/>
              <w:left w:val="single" w:sz="4" w:space="0" w:color="auto"/>
              <w:bottom w:val="single" w:sz="4" w:space="0" w:color="auto"/>
              <w:right w:val="single" w:sz="4" w:space="0" w:color="auto"/>
            </w:tcBorders>
          </w:tcPr>
          <w:p w14:paraId="5FB2ED38"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00</w:t>
            </w:r>
          </w:p>
        </w:tc>
        <w:tc>
          <w:tcPr>
            <w:tcW w:w="1461" w:type="dxa"/>
            <w:tcBorders>
              <w:top w:val="single" w:sz="4" w:space="0" w:color="auto"/>
              <w:left w:val="single" w:sz="4" w:space="0" w:color="auto"/>
              <w:bottom w:val="single" w:sz="4" w:space="0" w:color="auto"/>
              <w:right w:val="single" w:sz="4" w:space="0" w:color="auto"/>
            </w:tcBorders>
          </w:tcPr>
          <w:p w14:paraId="6E436EDC"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1</w:t>
            </w:r>
          </w:p>
        </w:tc>
        <w:tc>
          <w:tcPr>
            <w:tcW w:w="1843" w:type="dxa"/>
            <w:tcBorders>
              <w:top w:val="single" w:sz="4" w:space="0" w:color="auto"/>
              <w:left w:val="single" w:sz="4" w:space="0" w:color="auto"/>
              <w:bottom w:val="single" w:sz="4" w:space="0" w:color="auto"/>
              <w:right w:val="single" w:sz="4" w:space="0" w:color="auto"/>
            </w:tcBorders>
          </w:tcPr>
          <w:p w14:paraId="2C00CEE1"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6</w:t>
            </w:r>
          </w:p>
        </w:tc>
        <w:tc>
          <w:tcPr>
            <w:tcW w:w="3005" w:type="dxa"/>
            <w:tcBorders>
              <w:top w:val="single" w:sz="4" w:space="0" w:color="auto"/>
              <w:left w:val="single" w:sz="4" w:space="0" w:color="auto"/>
              <w:bottom w:val="single" w:sz="4" w:space="0" w:color="auto"/>
              <w:right w:val="single" w:sz="4" w:space="0" w:color="auto"/>
            </w:tcBorders>
          </w:tcPr>
          <w:p w14:paraId="360D6960"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0-63</w:t>
            </w:r>
          </w:p>
        </w:tc>
      </w:tr>
      <w:tr w:rsidR="006148A6" w:rsidRPr="00FF3F12" w14:paraId="21234947" w14:textId="77777777" w:rsidTr="00DC750A">
        <w:tc>
          <w:tcPr>
            <w:tcW w:w="1233" w:type="dxa"/>
            <w:tcBorders>
              <w:top w:val="single" w:sz="4" w:space="0" w:color="auto"/>
              <w:left w:val="single" w:sz="4" w:space="0" w:color="auto"/>
              <w:bottom w:val="single" w:sz="4" w:space="0" w:color="auto"/>
              <w:right w:val="single" w:sz="4" w:space="0" w:color="auto"/>
            </w:tcBorders>
          </w:tcPr>
          <w:p w14:paraId="2DD91174"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01</w:t>
            </w:r>
          </w:p>
        </w:tc>
        <w:tc>
          <w:tcPr>
            <w:tcW w:w="1461" w:type="dxa"/>
            <w:tcBorders>
              <w:top w:val="single" w:sz="4" w:space="0" w:color="auto"/>
              <w:left w:val="single" w:sz="4" w:space="0" w:color="auto"/>
              <w:bottom w:val="single" w:sz="4" w:space="0" w:color="auto"/>
              <w:right w:val="single" w:sz="4" w:space="0" w:color="auto"/>
            </w:tcBorders>
          </w:tcPr>
          <w:p w14:paraId="7B7F665B"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2</w:t>
            </w:r>
          </w:p>
        </w:tc>
        <w:tc>
          <w:tcPr>
            <w:tcW w:w="1843" w:type="dxa"/>
            <w:tcBorders>
              <w:top w:val="single" w:sz="4" w:space="0" w:color="auto"/>
              <w:left w:val="single" w:sz="4" w:space="0" w:color="auto"/>
              <w:bottom w:val="single" w:sz="4" w:space="0" w:color="auto"/>
              <w:right w:val="single" w:sz="4" w:space="0" w:color="auto"/>
            </w:tcBorders>
          </w:tcPr>
          <w:p w14:paraId="61869B61"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14</w:t>
            </w:r>
          </w:p>
        </w:tc>
        <w:tc>
          <w:tcPr>
            <w:tcW w:w="3005" w:type="dxa"/>
            <w:tcBorders>
              <w:top w:val="single" w:sz="4" w:space="0" w:color="auto"/>
              <w:left w:val="single" w:sz="4" w:space="0" w:color="auto"/>
              <w:bottom w:val="single" w:sz="4" w:space="0" w:color="auto"/>
              <w:right w:val="single" w:sz="4" w:space="0" w:color="auto"/>
            </w:tcBorders>
          </w:tcPr>
          <w:p w14:paraId="0403CEDB"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0-16383</w:t>
            </w:r>
          </w:p>
        </w:tc>
      </w:tr>
      <w:tr w:rsidR="006148A6" w:rsidRPr="00FF3F12" w14:paraId="2466C763" w14:textId="77777777" w:rsidTr="00DC750A">
        <w:tc>
          <w:tcPr>
            <w:tcW w:w="1233" w:type="dxa"/>
            <w:tcBorders>
              <w:top w:val="single" w:sz="4" w:space="0" w:color="auto"/>
              <w:left w:val="single" w:sz="4" w:space="0" w:color="auto"/>
              <w:bottom w:val="single" w:sz="4" w:space="0" w:color="auto"/>
              <w:right w:val="single" w:sz="4" w:space="0" w:color="auto"/>
            </w:tcBorders>
          </w:tcPr>
          <w:p w14:paraId="61BEF897"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10</w:t>
            </w:r>
          </w:p>
        </w:tc>
        <w:tc>
          <w:tcPr>
            <w:tcW w:w="1461" w:type="dxa"/>
            <w:tcBorders>
              <w:top w:val="single" w:sz="4" w:space="0" w:color="auto"/>
              <w:left w:val="single" w:sz="4" w:space="0" w:color="auto"/>
              <w:bottom w:val="single" w:sz="4" w:space="0" w:color="auto"/>
              <w:right w:val="single" w:sz="4" w:space="0" w:color="auto"/>
            </w:tcBorders>
          </w:tcPr>
          <w:p w14:paraId="7653A3DA"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4</w:t>
            </w:r>
          </w:p>
        </w:tc>
        <w:tc>
          <w:tcPr>
            <w:tcW w:w="1843" w:type="dxa"/>
            <w:tcBorders>
              <w:top w:val="single" w:sz="4" w:space="0" w:color="auto"/>
              <w:left w:val="single" w:sz="4" w:space="0" w:color="auto"/>
              <w:bottom w:val="single" w:sz="4" w:space="0" w:color="auto"/>
              <w:right w:val="single" w:sz="4" w:space="0" w:color="auto"/>
            </w:tcBorders>
          </w:tcPr>
          <w:p w14:paraId="01C1CAB9"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30</w:t>
            </w:r>
          </w:p>
        </w:tc>
        <w:tc>
          <w:tcPr>
            <w:tcW w:w="3005" w:type="dxa"/>
            <w:tcBorders>
              <w:top w:val="single" w:sz="4" w:space="0" w:color="auto"/>
              <w:left w:val="single" w:sz="4" w:space="0" w:color="auto"/>
              <w:bottom w:val="single" w:sz="4" w:space="0" w:color="auto"/>
              <w:right w:val="single" w:sz="4" w:space="0" w:color="auto"/>
            </w:tcBorders>
          </w:tcPr>
          <w:p w14:paraId="028ADDAC"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0-1073741823</w:t>
            </w:r>
          </w:p>
        </w:tc>
      </w:tr>
      <w:tr w:rsidR="006148A6" w:rsidRPr="00FF3F12" w14:paraId="3A4A7003" w14:textId="77777777" w:rsidTr="00DC750A">
        <w:tc>
          <w:tcPr>
            <w:tcW w:w="1233" w:type="dxa"/>
            <w:tcBorders>
              <w:top w:val="single" w:sz="4" w:space="0" w:color="auto"/>
              <w:left w:val="single" w:sz="4" w:space="0" w:color="auto"/>
              <w:bottom w:val="single" w:sz="4" w:space="0" w:color="auto"/>
              <w:right w:val="single" w:sz="4" w:space="0" w:color="auto"/>
            </w:tcBorders>
          </w:tcPr>
          <w:p w14:paraId="15FBD869"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11</w:t>
            </w:r>
          </w:p>
        </w:tc>
        <w:tc>
          <w:tcPr>
            <w:tcW w:w="1461" w:type="dxa"/>
            <w:tcBorders>
              <w:top w:val="single" w:sz="4" w:space="0" w:color="auto"/>
              <w:left w:val="single" w:sz="4" w:space="0" w:color="auto"/>
              <w:bottom w:val="single" w:sz="4" w:space="0" w:color="auto"/>
              <w:right w:val="single" w:sz="4" w:space="0" w:color="auto"/>
            </w:tcBorders>
          </w:tcPr>
          <w:p w14:paraId="79A9EFDC"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8</w:t>
            </w:r>
          </w:p>
        </w:tc>
        <w:tc>
          <w:tcPr>
            <w:tcW w:w="1843" w:type="dxa"/>
            <w:tcBorders>
              <w:top w:val="single" w:sz="4" w:space="0" w:color="auto"/>
              <w:left w:val="single" w:sz="4" w:space="0" w:color="auto"/>
              <w:bottom w:val="single" w:sz="4" w:space="0" w:color="auto"/>
              <w:right w:val="single" w:sz="4" w:space="0" w:color="auto"/>
            </w:tcBorders>
          </w:tcPr>
          <w:p w14:paraId="0763C236"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62</w:t>
            </w:r>
          </w:p>
        </w:tc>
        <w:tc>
          <w:tcPr>
            <w:tcW w:w="3005" w:type="dxa"/>
            <w:tcBorders>
              <w:top w:val="single" w:sz="4" w:space="0" w:color="auto"/>
              <w:left w:val="single" w:sz="4" w:space="0" w:color="auto"/>
              <w:bottom w:val="single" w:sz="4" w:space="0" w:color="auto"/>
              <w:right w:val="single" w:sz="4" w:space="0" w:color="auto"/>
            </w:tcBorders>
          </w:tcPr>
          <w:p w14:paraId="191E4BB0" w14:textId="77777777" w:rsidR="006148A6" w:rsidRPr="00FF3F12" w:rsidRDefault="006148A6" w:rsidP="00DC750A">
            <w:pPr>
              <w:pStyle w:val="ab"/>
              <w:ind w:firstLineChars="0" w:firstLine="0"/>
              <w:rPr>
                <w:rFonts w:ascii="仿宋" w:hAnsi="仿宋"/>
                <w:sz w:val="21"/>
                <w:szCs w:val="21"/>
              </w:rPr>
            </w:pPr>
            <w:r w:rsidRPr="00FF3F12">
              <w:rPr>
                <w:rFonts w:ascii="仿宋" w:hAnsi="仿宋"/>
                <w:sz w:val="21"/>
                <w:szCs w:val="21"/>
              </w:rPr>
              <w:t>0-4611686018427387903</w:t>
            </w:r>
          </w:p>
        </w:tc>
      </w:tr>
    </w:tbl>
    <w:p w14:paraId="0B5A3278" w14:textId="6C35AE57" w:rsidR="006148A6" w:rsidRPr="00FF3F12" w:rsidRDefault="006148A6" w:rsidP="001D7E6B">
      <w:pPr>
        <w:rPr>
          <w:rFonts w:ascii="仿宋" w:hAnsi="仿宋"/>
          <w:szCs w:val="21"/>
        </w:rPr>
      </w:pPr>
    </w:p>
    <w:p w14:paraId="7524EE43" w14:textId="676DB90F" w:rsidR="009E6C80" w:rsidDel="00AD37EE" w:rsidRDefault="009E6C80" w:rsidP="001D7E6B">
      <w:pPr>
        <w:rPr>
          <w:del w:id="1710" w:author="Li Yang" w:date="2023-05-10T15:30:00Z"/>
          <w:rFonts w:ascii="仿宋" w:hAnsi="仿宋"/>
          <w:szCs w:val="21"/>
        </w:rPr>
      </w:pPr>
    </w:p>
    <w:p w14:paraId="776171A7" w14:textId="77777777" w:rsidR="00944DB5" w:rsidRPr="00FF3F12" w:rsidRDefault="00944DB5" w:rsidP="001D7E6B">
      <w:pPr>
        <w:rPr>
          <w:rFonts w:ascii="仿宋" w:hAnsi="仿宋"/>
          <w:szCs w:val="21"/>
        </w:rPr>
      </w:pPr>
    </w:p>
    <w:p w14:paraId="1BEC94D9" w14:textId="41FD4C5B" w:rsidR="009E6C80" w:rsidRPr="00FF3F12" w:rsidRDefault="00CA321B" w:rsidP="009E6C80">
      <w:pPr>
        <w:pStyle w:val="3"/>
        <w:numPr>
          <w:ilvl w:val="0"/>
          <w:numId w:val="42"/>
        </w:numPr>
        <w:rPr>
          <w:rFonts w:ascii="仿宋" w:hAnsi="仿宋"/>
          <w:sz w:val="24"/>
        </w:rPr>
      </w:pPr>
      <w:r>
        <w:rPr>
          <w:rFonts w:ascii="仿宋" w:hAnsi="仿宋"/>
          <w:sz w:val="24"/>
        </w:rPr>
        <w:t xml:space="preserve"> </w:t>
      </w:r>
      <w:bookmarkStart w:id="1711" w:name="_Toc135051867"/>
      <w:r w:rsidR="009E6C80" w:rsidRPr="00FF3F12">
        <w:rPr>
          <w:rFonts w:ascii="仿宋" w:hAnsi="仿宋"/>
          <w:sz w:val="24"/>
        </w:rPr>
        <w:t>IDP</w:t>
      </w:r>
      <w:r w:rsidR="009E6C80" w:rsidRPr="00FF3F12">
        <w:rPr>
          <w:rFonts w:ascii="仿宋" w:hAnsi="仿宋" w:hint="eastAsia"/>
          <w:sz w:val="24"/>
        </w:rPr>
        <w:t>首部</w:t>
      </w:r>
      <w:r w:rsidR="009E6C80" w:rsidRPr="00FF3F12">
        <w:rPr>
          <w:rFonts w:ascii="仿宋" w:hAnsi="仿宋"/>
          <w:sz w:val="24"/>
        </w:rPr>
        <w:t>Flag分配和使用情况</w:t>
      </w:r>
      <w:bookmarkEnd w:id="1711"/>
    </w:p>
    <w:p w14:paraId="4AD27CAA" w14:textId="3F238F27" w:rsidR="00D87067" w:rsidRPr="00FF3F12" w:rsidRDefault="00D44388" w:rsidP="00D44388">
      <w:pPr>
        <w:ind w:firstLineChars="200" w:firstLine="420"/>
        <w:rPr>
          <w:rFonts w:ascii="仿宋" w:hAnsi="仿宋"/>
          <w:szCs w:val="21"/>
        </w:rPr>
      </w:pPr>
      <w:r w:rsidRPr="00FF3F12">
        <w:rPr>
          <w:rFonts w:ascii="仿宋" w:hAnsi="仿宋"/>
          <w:szCs w:val="21"/>
        </w:rPr>
        <w:t>IDP</w:t>
      </w:r>
      <w:r w:rsidRPr="00FF3F12">
        <w:rPr>
          <w:rFonts w:ascii="仿宋" w:hAnsi="仿宋" w:hint="eastAsia"/>
          <w:szCs w:val="21"/>
        </w:rPr>
        <w:t>首部</w:t>
      </w:r>
      <w:r w:rsidRPr="00FF3F12">
        <w:rPr>
          <w:rFonts w:ascii="仿宋" w:hAnsi="仿宋"/>
          <w:szCs w:val="21"/>
        </w:rPr>
        <w:t>Flag字段的分配和使用情况如下：</w:t>
      </w:r>
    </w:p>
    <w:tbl>
      <w:tblPr>
        <w:tblStyle w:val="a3"/>
        <w:tblW w:w="0" w:type="auto"/>
        <w:tblLook w:val="04A0" w:firstRow="1" w:lastRow="0" w:firstColumn="1" w:lastColumn="0" w:noHBand="0" w:noVBand="1"/>
      </w:tblPr>
      <w:tblGrid>
        <w:gridCol w:w="951"/>
        <w:gridCol w:w="1684"/>
        <w:gridCol w:w="2384"/>
        <w:gridCol w:w="3277"/>
      </w:tblGrid>
      <w:tr w:rsidR="00D87067" w:rsidRPr="00FF3F12" w14:paraId="1AE16B10" w14:textId="77777777" w:rsidTr="008A1516">
        <w:trPr>
          <w:trHeight w:val="588"/>
        </w:trPr>
        <w:tc>
          <w:tcPr>
            <w:tcW w:w="846" w:type="dxa"/>
            <w:tcBorders>
              <w:top w:val="single" w:sz="4" w:space="0" w:color="auto"/>
              <w:left w:val="single" w:sz="4" w:space="0" w:color="auto"/>
              <w:bottom w:val="single" w:sz="4" w:space="0" w:color="auto"/>
              <w:right w:val="single" w:sz="4" w:space="0" w:color="auto"/>
            </w:tcBorders>
            <w:vAlign w:val="center"/>
            <w:hideMark/>
          </w:tcPr>
          <w:p w14:paraId="08055316" w14:textId="045768CC" w:rsidR="00D87067" w:rsidRPr="00944DB5" w:rsidRDefault="00D87067" w:rsidP="008A1516">
            <w:pPr>
              <w:jc w:val="center"/>
              <w:rPr>
                <w:rFonts w:ascii="仿宋" w:hAnsi="仿宋"/>
              </w:rPr>
            </w:pPr>
            <w:r w:rsidRPr="00944DB5">
              <w:rPr>
                <w:rFonts w:ascii="仿宋" w:hAnsi="仿宋"/>
              </w:rPr>
              <w:t>Flag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F5137DA" w14:textId="77777777" w:rsidR="00D87067" w:rsidRPr="00944DB5" w:rsidRDefault="00D87067" w:rsidP="008A1516">
            <w:pPr>
              <w:jc w:val="center"/>
              <w:rPr>
                <w:rFonts w:ascii="仿宋" w:hAnsi="仿宋"/>
              </w:rPr>
            </w:pPr>
            <w:r w:rsidRPr="00944DB5">
              <w:rPr>
                <w:rFonts w:ascii="仿宋" w:hAnsi="仿宋" w:hint="eastAsia"/>
              </w:rPr>
              <w:t>应用组合</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9D87D42" w14:textId="77777777" w:rsidR="00D87067" w:rsidRPr="00944DB5" w:rsidRDefault="00D87067" w:rsidP="008A1516">
            <w:pPr>
              <w:jc w:val="center"/>
              <w:rPr>
                <w:rFonts w:ascii="仿宋" w:hAnsi="仿宋"/>
              </w:rPr>
            </w:pPr>
            <w:r w:rsidRPr="00944DB5">
              <w:rPr>
                <w:rFonts w:ascii="仿宋" w:hAnsi="仿宋" w:hint="eastAsia"/>
              </w:rPr>
              <w:t>可选字段使用情况</w:t>
            </w:r>
          </w:p>
        </w:tc>
        <w:tc>
          <w:tcPr>
            <w:tcW w:w="3312" w:type="dxa"/>
            <w:tcBorders>
              <w:top w:val="single" w:sz="4" w:space="0" w:color="auto"/>
              <w:left w:val="single" w:sz="4" w:space="0" w:color="auto"/>
              <w:bottom w:val="single" w:sz="4" w:space="0" w:color="auto"/>
              <w:right w:val="single" w:sz="4" w:space="0" w:color="auto"/>
            </w:tcBorders>
            <w:vAlign w:val="center"/>
            <w:hideMark/>
          </w:tcPr>
          <w:p w14:paraId="014A4FBB" w14:textId="77777777" w:rsidR="00D87067" w:rsidRPr="00944DB5" w:rsidRDefault="00D87067" w:rsidP="008A1516">
            <w:pPr>
              <w:jc w:val="center"/>
              <w:rPr>
                <w:rFonts w:ascii="仿宋" w:hAnsi="仿宋"/>
              </w:rPr>
            </w:pPr>
            <w:r w:rsidRPr="00944DB5">
              <w:rPr>
                <w:rFonts w:ascii="仿宋" w:hAnsi="仿宋" w:hint="eastAsia"/>
              </w:rPr>
              <w:t>详细用法</w:t>
            </w:r>
          </w:p>
        </w:tc>
      </w:tr>
      <w:tr w:rsidR="00D87067" w:rsidRPr="00FF3F12" w14:paraId="7E3D05F6" w14:textId="77777777" w:rsidTr="008A1516">
        <w:trPr>
          <w:trHeight w:val="297"/>
        </w:trPr>
        <w:tc>
          <w:tcPr>
            <w:tcW w:w="846" w:type="dxa"/>
            <w:tcBorders>
              <w:top w:val="single" w:sz="4" w:space="0" w:color="auto"/>
              <w:left w:val="single" w:sz="4" w:space="0" w:color="auto"/>
              <w:bottom w:val="single" w:sz="4" w:space="0" w:color="auto"/>
              <w:right w:val="single" w:sz="4" w:space="0" w:color="auto"/>
            </w:tcBorders>
            <w:vAlign w:val="center"/>
            <w:hideMark/>
          </w:tcPr>
          <w:p w14:paraId="54D50C25" w14:textId="77777777" w:rsidR="00D87067" w:rsidRPr="00944DB5" w:rsidRDefault="00D87067" w:rsidP="008A1516">
            <w:pPr>
              <w:jc w:val="center"/>
              <w:rPr>
                <w:rFonts w:ascii="仿宋" w:hAnsi="仿宋"/>
              </w:rPr>
            </w:pPr>
            <w:r w:rsidRPr="00944DB5">
              <w:rPr>
                <w:rFonts w:ascii="仿宋" w:hAnsi="仿宋"/>
              </w:rPr>
              <w:t>0x0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C3FC9CA" w14:textId="77777777" w:rsidR="00D87067" w:rsidRPr="00944DB5" w:rsidRDefault="00D87067" w:rsidP="008A1516">
            <w:pPr>
              <w:jc w:val="center"/>
              <w:rPr>
                <w:rFonts w:ascii="仿宋" w:hAnsi="仿宋" w:cs="Times New Roman"/>
                <w:szCs w:val="21"/>
              </w:rPr>
            </w:pPr>
            <w:r w:rsidRPr="00944DB5">
              <w:rPr>
                <w:rFonts w:ascii="仿宋" w:hAnsi="仿宋" w:cs="Times New Roman" w:hint="eastAsia"/>
                <w:szCs w:val="21"/>
              </w:rPr>
              <w:t>默认</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62CFA31" w14:textId="77777777" w:rsidR="00D87067" w:rsidRPr="00944DB5" w:rsidRDefault="00D87067" w:rsidP="008A1516">
            <w:pPr>
              <w:jc w:val="center"/>
              <w:rPr>
                <w:rFonts w:ascii="仿宋" w:hAnsi="仿宋" w:cs="Times New Roman"/>
              </w:rPr>
            </w:pPr>
            <w:r w:rsidRPr="00944DB5">
              <w:rPr>
                <w:rFonts w:ascii="仿宋" w:hAnsi="仿宋" w:cs="Times New Roman" w:hint="eastAsia"/>
              </w:rPr>
              <w:t>无</w:t>
            </w:r>
          </w:p>
        </w:tc>
        <w:tc>
          <w:tcPr>
            <w:tcW w:w="3312" w:type="dxa"/>
            <w:tcBorders>
              <w:top w:val="single" w:sz="4" w:space="0" w:color="auto"/>
              <w:left w:val="single" w:sz="4" w:space="0" w:color="auto"/>
              <w:bottom w:val="single" w:sz="4" w:space="0" w:color="auto"/>
              <w:right w:val="single" w:sz="4" w:space="0" w:color="auto"/>
            </w:tcBorders>
            <w:vAlign w:val="center"/>
          </w:tcPr>
          <w:p w14:paraId="0686D8EF" w14:textId="77777777" w:rsidR="00D87067" w:rsidRPr="00944DB5" w:rsidRDefault="00D87067" w:rsidP="008A1516">
            <w:pPr>
              <w:jc w:val="center"/>
              <w:rPr>
                <w:rFonts w:ascii="仿宋" w:hAnsi="仿宋" w:cs="Times New Roman"/>
              </w:rPr>
            </w:pPr>
          </w:p>
        </w:tc>
      </w:tr>
      <w:tr w:rsidR="00D87067" w:rsidRPr="00FF3F12" w14:paraId="1D9908B6" w14:textId="77777777" w:rsidTr="008A1516">
        <w:trPr>
          <w:trHeight w:val="297"/>
        </w:trPr>
        <w:tc>
          <w:tcPr>
            <w:tcW w:w="846" w:type="dxa"/>
            <w:tcBorders>
              <w:top w:val="single" w:sz="4" w:space="0" w:color="auto"/>
              <w:left w:val="single" w:sz="4" w:space="0" w:color="auto"/>
              <w:bottom w:val="single" w:sz="4" w:space="0" w:color="auto"/>
              <w:right w:val="single" w:sz="4" w:space="0" w:color="auto"/>
            </w:tcBorders>
            <w:vAlign w:val="center"/>
            <w:hideMark/>
          </w:tcPr>
          <w:p w14:paraId="061AB6F7" w14:textId="77777777" w:rsidR="00D87067" w:rsidRPr="00944DB5" w:rsidRDefault="00D87067" w:rsidP="008A1516">
            <w:pPr>
              <w:jc w:val="center"/>
              <w:rPr>
                <w:rFonts w:ascii="仿宋" w:hAnsi="仿宋"/>
              </w:rPr>
            </w:pPr>
            <w:r w:rsidRPr="00944DB5">
              <w:rPr>
                <w:rFonts w:ascii="仿宋" w:hAnsi="仿宋"/>
              </w:rPr>
              <w:t>0x1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9E9DA4D" w14:textId="77777777" w:rsidR="00D87067" w:rsidRPr="00944DB5" w:rsidRDefault="00D87067" w:rsidP="008A1516">
            <w:pPr>
              <w:jc w:val="center"/>
              <w:rPr>
                <w:rFonts w:ascii="仿宋" w:hAnsi="仿宋"/>
              </w:rPr>
            </w:pPr>
            <w:r w:rsidRPr="00944DB5">
              <w:rPr>
                <w:rFonts w:ascii="仿宋" w:hAnsi="仿宋" w:hint="eastAsia"/>
              </w:rPr>
              <w:t>多路径（流）</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B689B22" w14:textId="77777777" w:rsidR="00D87067" w:rsidRPr="00944DB5" w:rsidRDefault="00D87067" w:rsidP="008A1516">
            <w:pPr>
              <w:jc w:val="center"/>
              <w:rPr>
                <w:rFonts w:ascii="仿宋" w:hAnsi="仿宋" w:cs="Times New Roman"/>
                <w:szCs w:val="21"/>
              </w:rPr>
            </w:pPr>
            <w:r w:rsidRPr="00944DB5">
              <w:rPr>
                <w:rFonts w:ascii="仿宋" w:hAnsi="仿宋" w:cs="Times New Roman"/>
                <w:szCs w:val="21"/>
              </w:rPr>
              <w:t>Extended Address</w:t>
            </w:r>
          </w:p>
          <w:p w14:paraId="6714350D" w14:textId="77777777" w:rsidR="00D87067" w:rsidRPr="00944DB5" w:rsidRDefault="00D87067" w:rsidP="008A1516">
            <w:pPr>
              <w:jc w:val="center"/>
              <w:rPr>
                <w:rFonts w:ascii="仿宋" w:hAnsi="仿宋"/>
              </w:rPr>
            </w:pPr>
            <w:r w:rsidRPr="00944DB5">
              <w:rPr>
                <w:rFonts w:ascii="仿宋" w:hAnsi="仿宋" w:cs="Times New Roman"/>
              </w:rPr>
              <w:t>APP-defined Field A</w:t>
            </w:r>
          </w:p>
        </w:tc>
        <w:tc>
          <w:tcPr>
            <w:tcW w:w="3312" w:type="dxa"/>
            <w:tcBorders>
              <w:top w:val="single" w:sz="4" w:space="0" w:color="auto"/>
              <w:left w:val="single" w:sz="4" w:space="0" w:color="auto"/>
              <w:bottom w:val="single" w:sz="4" w:space="0" w:color="auto"/>
              <w:right w:val="single" w:sz="4" w:space="0" w:color="auto"/>
            </w:tcBorders>
            <w:vAlign w:val="center"/>
            <w:hideMark/>
          </w:tcPr>
          <w:p w14:paraId="0D441B6D" w14:textId="77777777" w:rsidR="00D87067" w:rsidRPr="00944DB5" w:rsidRDefault="00D87067" w:rsidP="008A1516">
            <w:pPr>
              <w:jc w:val="center"/>
              <w:rPr>
                <w:rFonts w:ascii="仿宋" w:hAnsi="仿宋"/>
              </w:rPr>
            </w:pPr>
            <w:r w:rsidRPr="00944DB5">
              <w:rPr>
                <w:rFonts w:ascii="仿宋" w:hAnsi="仿宋" w:hint="eastAsia"/>
              </w:rPr>
              <w:t>参见</w:t>
            </w:r>
          </w:p>
          <w:p w14:paraId="08DCE710" w14:textId="77777777" w:rsidR="00D87067" w:rsidRPr="00944DB5" w:rsidRDefault="00D87067" w:rsidP="008A1516">
            <w:pPr>
              <w:jc w:val="center"/>
              <w:rPr>
                <w:rFonts w:ascii="仿宋" w:hAnsi="仿宋"/>
              </w:rPr>
            </w:pPr>
            <w:commentRangeStart w:id="1712"/>
            <w:commentRangeStart w:id="1713"/>
            <w:r w:rsidRPr="00944DB5">
              <w:rPr>
                <w:rFonts w:ascii="仿宋" w:hAnsi="仿宋" w:hint="eastAsia"/>
              </w:rPr>
              <w:t>《</w:t>
            </w:r>
            <w:r w:rsidRPr="00944DB5">
              <w:rPr>
                <w:rFonts w:ascii="仿宋" w:hAnsi="仿宋"/>
              </w:rPr>
              <w:t>SEANet多路径传输设计方案</w:t>
            </w:r>
            <w:commentRangeEnd w:id="1712"/>
            <w:r w:rsidR="00CA321B">
              <w:rPr>
                <w:rStyle w:val="af3"/>
              </w:rPr>
              <w:commentReference w:id="1712"/>
            </w:r>
            <w:commentRangeEnd w:id="1713"/>
            <w:r w:rsidR="008055CB">
              <w:rPr>
                <w:rStyle w:val="af3"/>
              </w:rPr>
              <w:commentReference w:id="1713"/>
            </w:r>
            <w:r w:rsidRPr="00944DB5">
              <w:rPr>
                <w:rFonts w:ascii="仿宋" w:hAnsi="仿宋"/>
              </w:rPr>
              <w:t>》</w:t>
            </w:r>
          </w:p>
        </w:tc>
      </w:tr>
      <w:tr w:rsidR="00D87067" w:rsidRPr="00FF3F12" w14:paraId="4B6D4651" w14:textId="77777777" w:rsidTr="008A1516">
        <w:trPr>
          <w:trHeight w:val="297"/>
        </w:trPr>
        <w:tc>
          <w:tcPr>
            <w:tcW w:w="846" w:type="dxa"/>
            <w:tcBorders>
              <w:top w:val="single" w:sz="4" w:space="0" w:color="auto"/>
              <w:left w:val="single" w:sz="4" w:space="0" w:color="auto"/>
              <w:bottom w:val="single" w:sz="4" w:space="0" w:color="auto"/>
              <w:right w:val="single" w:sz="4" w:space="0" w:color="auto"/>
            </w:tcBorders>
            <w:vAlign w:val="center"/>
            <w:hideMark/>
          </w:tcPr>
          <w:p w14:paraId="12EFF4ED" w14:textId="77777777" w:rsidR="00D87067" w:rsidRPr="00944DB5" w:rsidRDefault="00D87067" w:rsidP="008A1516">
            <w:pPr>
              <w:jc w:val="center"/>
              <w:rPr>
                <w:rFonts w:ascii="仿宋" w:hAnsi="仿宋"/>
              </w:rPr>
            </w:pPr>
            <w:r w:rsidRPr="00944DB5">
              <w:rPr>
                <w:rFonts w:ascii="仿宋" w:hAnsi="仿宋"/>
              </w:rPr>
              <w:t>0x2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A93F487" w14:textId="77777777" w:rsidR="00D87067" w:rsidRPr="00944DB5" w:rsidRDefault="00D87067" w:rsidP="008A1516">
            <w:pPr>
              <w:jc w:val="center"/>
              <w:rPr>
                <w:rFonts w:ascii="仿宋" w:hAnsi="仿宋"/>
              </w:rPr>
            </w:pPr>
            <w:r w:rsidRPr="00944DB5">
              <w:rPr>
                <w:rFonts w:ascii="仿宋" w:hAnsi="仿宋" w:hint="eastAsia"/>
              </w:rPr>
              <w:t>缓存</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9189D02" w14:textId="77777777" w:rsidR="00D87067" w:rsidRPr="00944DB5" w:rsidRDefault="00D87067" w:rsidP="008A1516">
            <w:pPr>
              <w:jc w:val="center"/>
              <w:rPr>
                <w:rFonts w:ascii="仿宋" w:hAnsi="仿宋" w:cs="Times New Roman"/>
                <w:szCs w:val="21"/>
              </w:rPr>
            </w:pPr>
            <w:r w:rsidRPr="00944DB5">
              <w:rPr>
                <w:rFonts w:ascii="仿宋" w:hAnsi="仿宋" w:cs="Times New Roman"/>
                <w:szCs w:val="21"/>
              </w:rPr>
              <w:t>Extended Address</w:t>
            </w:r>
          </w:p>
          <w:p w14:paraId="004C37E3" w14:textId="77777777" w:rsidR="00D87067" w:rsidRPr="00944DB5" w:rsidRDefault="00D87067" w:rsidP="008A1516">
            <w:pPr>
              <w:jc w:val="center"/>
              <w:rPr>
                <w:rFonts w:ascii="仿宋" w:hAnsi="仿宋"/>
              </w:rPr>
            </w:pPr>
            <w:r w:rsidRPr="00944DB5">
              <w:rPr>
                <w:rFonts w:ascii="仿宋" w:hAnsi="仿宋" w:cs="Times New Roman"/>
              </w:rPr>
              <w:t>APP-defined Field A</w:t>
            </w:r>
          </w:p>
        </w:tc>
        <w:tc>
          <w:tcPr>
            <w:tcW w:w="3312" w:type="dxa"/>
            <w:tcBorders>
              <w:top w:val="single" w:sz="4" w:space="0" w:color="auto"/>
              <w:left w:val="single" w:sz="4" w:space="0" w:color="auto"/>
              <w:bottom w:val="single" w:sz="4" w:space="0" w:color="auto"/>
              <w:right w:val="single" w:sz="4" w:space="0" w:color="auto"/>
            </w:tcBorders>
            <w:vAlign w:val="center"/>
            <w:hideMark/>
          </w:tcPr>
          <w:p w14:paraId="0708B0FF" w14:textId="77777777" w:rsidR="00D87067" w:rsidRPr="00944DB5" w:rsidRDefault="00D87067" w:rsidP="008A1516">
            <w:pPr>
              <w:jc w:val="center"/>
              <w:rPr>
                <w:rFonts w:ascii="仿宋" w:hAnsi="仿宋"/>
              </w:rPr>
            </w:pPr>
            <w:r w:rsidRPr="00944DB5">
              <w:rPr>
                <w:rFonts w:ascii="仿宋" w:hAnsi="仿宋" w:hint="eastAsia"/>
              </w:rPr>
              <w:t>参见</w:t>
            </w:r>
          </w:p>
          <w:p w14:paraId="737ADC95" w14:textId="77777777" w:rsidR="00D87067" w:rsidRPr="00944DB5" w:rsidRDefault="00D87067" w:rsidP="008A1516">
            <w:pPr>
              <w:jc w:val="center"/>
              <w:rPr>
                <w:rFonts w:ascii="仿宋" w:hAnsi="仿宋"/>
              </w:rPr>
            </w:pPr>
            <w:r w:rsidRPr="00944DB5">
              <w:rPr>
                <w:rFonts w:ascii="仿宋" w:hAnsi="仿宋" w:hint="eastAsia"/>
              </w:rPr>
              <w:t>《缓存技术方案</w:t>
            </w:r>
            <w:r w:rsidRPr="00944DB5">
              <w:rPr>
                <w:rFonts w:ascii="仿宋" w:hAnsi="仿宋"/>
              </w:rPr>
              <w:t>v0.2【审定】》</w:t>
            </w:r>
          </w:p>
        </w:tc>
      </w:tr>
      <w:tr w:rsidR="00D87067" w:rsidRPr="00FF3F12" w14:paraId="16919675" w14:textId="77777777" w:rsidTr="008A1516">
        <w:trPr>
          <w:trHeight w:val="297"/>
        </w:trPr>
        <w:tc>
          <w:tcPr>
            <w:tcW w:w="846" w:type="dxa"/>
            <w:tcBorders>
              <w:top w:val="single" w:sz="4" w:space="0" w:color="auto"/>
              <w:left w:val="single" w:sz="4" w:space="0" w:color="auto"/>
              <w:bottom w:val="single" w:sz="4" w:space="0" w:color="auto"/>
              <w:right w:val="single" w:sz="4" w:space="0" w:color="auto"/>
            </w:tcBorders>
            <w:vAlign w:val="center"/>
            <w:hideMark/>
          </w:tcPr>
          <w:p w14:paraId="3A2F6845" w14:textId="77777777" w:rsidR="00D87067" w:rsidRPr="00944DB5" w:rsidRDefault="00D87067" w:rsidP="008A1516">
            <w:pPr>
              <w:jc w:val="center"/>
              <w:rPr>
                <w:rFonts w:ascii="仿宋" w:hAnsi="仿宋"/>
              </w:rPr>
            </w:pPr>
            <w:r w:rsidRPr="00944DB5">
              <w:rPr>
                <w:rFonts w:ascii="仿宋" w:hAnsi="仿宋"/>
              </w:rPr>
              <w:t>0x3~0xF</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7BFE68C" w14:textId="77777777" w:rsidR="00D87067" w:rsidRPr="00944DB5" w:rsidRDefault="00D87067" w:rsidP="008A1516">
            <w:pPr>
              <w:jc w:val="center"/>
              <w:rPr>
                <w:rFonts w:ascii="仿宋" w:hAnsi="仿宋"/>
              </w:rPr>
            </w:pPr>
            <w:r w:rsidRPr="00944DB5">
              <w:rPr>
                <w:rFonts w:ascii="仿宋" w:hAnsi="仿宋" w:hint="eastAsia"/>
              </w:rPr>
              <w:t>预留</w:t>
            </w:r>
          </w:p>
        </w:tc>
        <w:tc>
          <w:tcPr>
            <w:tcW w:w="2410" w:type="dxa"/>
            <w:tcBorders>
              <w:top w:val="single" w:sz="4" w:space="0" w:color="auto"/>
              <w:left w:val="single" w:sz="4" w:space="0" w:color="auto"/>
              <w:bottom w:val="single" w:sz="4" w:space="0" w:color="auto"/>
              <w:right w:val="single" w:sz="4" w:space="0" w:color="auto"/>
            </w:tcBorders>
            <w:vAlign w:val="center"/>
          </w:tcPr>
          <w:p w14:paraId="27FC6DA4" w14:textId="77777777" w:rsidR="00D87067" w:rsidRPr="00944DB5" w:rsidRDefault="00D87067" w:rsidP="008A1516">
            <w:pPr>
              <w:jc w:val="center"/>
              <w:rPr>
                <w:rFonts w:ascii="仿宋" w:hAnsi="仿宋" w:cs="Times New Roman"/>
                <w:szCs w:val="21"/>
              </w:rPr>
            </w:pPr>
          </w:p>
        </w:tc>
        <w:tc>
          <w:tcPr>
            <w:tcW w:w="3312" w:type="dxa"/>
            <w:tcBorders>
              <w:top w:val="single" w:sz="4" w:space="0" w:color="auto"/>
              <w:left w:val="single" w:sz="4" w:space="0" w:color="auto"/>
              <w:bottom w:val="single" w:sz="4" w:space="0" w:color="auto"/>
              <w:right w:val="single" w:sz="4" w:space="0" w:color="auto"/>
            </w:tcBorders>
            <w:vAlign w:val="center"/>
          </w:tcPr>
          <w:p w14:paraId="1A06EBD2" w14:textId="77777777" w:rsidR="00D87067" w:rsidRPr="00944DB5" w:rsidRDefault="00D87067" w:rsidP="008A1516">
            <w:pPr>
              <w:jc w:val="center"/>
              <w:rPr>
                <w:rFonts w:ascii="仿宋" w:hAnsi="仿宋"/>
              </w:rPr>
            </w:pPr>
          </w:p>
        </w:tc>
      </w:tr>
    </w:tbl>
    <w:p w14:paraId="6A45BEB3" w14:textId="77777777" w:rsidR="00D87067" w:rsidRPr="00944DB5" w:rsidRDefault="00D87067" w:rsidP="00D87067">
      <w:pPr>
        <w:rPr>
          <w:rFonts w:ascii="仿宋" w:hAnsi="仿宋"/>
        </w:rPr>
      </w:pPr>
    </w:p>
    <w:p w14:paraId="10B1BBB6" w14:textId="77777777" w:rsidR="00D87067" w:rsidRPr="00944DB5" w:rsidRDefault="00D87067" w:rsidP="00D87067">
      <w:pPr>
        <w:rPr>
          <w:rFonts w:ascii="仿宋" w:hAnsi="仿宋"/>
        </w:rPr>
      </w:pPr>
      <w:r w:rsidRPr="00944DB5">
        <w:rPr>
          <w:rFonts w:ascii="仿宋" w:hAnsi="仿宋" w:hint="eastAsia"/>
        </w:rPr>
        <w:t>备注：现阶段实现时</w:t>
      </w:r>
      <w:r w:rsidRPr="00944DB5">
        <w:rPr>
          <w:rFonts w:ascii="仿宋" w:hAnsi="仿宋"/>
        </w:rPr>
        <w:t>Reserved字段的bit3置1，表示使用带内遥测（INT），具体如下：</w:t>
      </w:r>
    </w:p>
    <w:tbl>
      <w:tblPr>
        <w:tblStyle w:val="a3"/>
        <w:tblW w:w="0" w:type="auto"/>
        <w:tblLook w:val="04A0" w:firstRow="1" w:lastRow="0" w:firstColumn="1" w:lastColumn="0" w:noHBand="0" w:noVBand="1"/>
      </w:tblPr>
      <w:tblGrid>
        <w:gridCol w:w="1056"/>
        <w:gridCol w:w="1655"/>
        <w:gridCol w:w="2353"/>
        <w:gridCol w:w="3232"/>
      </w:tblGrid>
      <w:tr w:rsidR="00D87067" w:rsidRPr="00FF3F12" w14:paraId="21406B7E" w14:textId="77777777" w:rsidTr="00D87067">
        <w:trPr>
          <w:trHeight w:val="588"/>
        </w:trPr>
        <w:tc>
          <w:tcPr>
            <w:tcW w:w="1056" w:type="dxa"/>
            <w:tcBorders>
              <w:top w:val="single" w:sz="4" w:space="0" w:color="auto"/>
              <w:left w:val="single" w:sz="4" w:space="0" w:color="auto"/>
              <w:bottom w:val="single" w:sz="4" w:space="0" w:color="auto"/>
              <w:right w:val="single" w:sz="4" w:space="0" w:color="auto"/>
            </w:tcBorders>
            <w:vAlign w:val="center"/>
            <w:hideMark/>
          </w:tcPr>
          <w:p w14:paraId="0D7AF110" w14:textId="77777777" w:rsidR="00D87067" w:rsidRPr="00944DB5" w:rsidRDefault="00D87067">
            <w:pPr>
              <w:jc w:val="center"/>
              <w:rPr>
                <w:rFonts w:ascii="仿宋" w:hAnsi="仿宋"/>
              </w:rPr>
            </w:pPr>
            <w:r w:rsidRPr="00944DB5">
              <w:rPr>
                <w:rFonts w:ascii="仿宋" w:hAnsi="仿宋"/>
              </w:rPr>
              <w:t>Reserved</w:t>
            </w:r>
          </w:p>
        </w:tc>
        <w:tc>
          <w:tcPr>
            <w:tcW w:w="1655" w:type="dxa"/>
            <w:tcBorders>
              <w:top w:val="single" w:sz="4" w:space="0" w:color="auto"/>
              <w:left w:val="single" w:sz="4" w:space="0" w:color="auto"/>
              <w:bottom w:val="single" w:sz="4" w:space="0" w:color="auto"/>
              <w:right w:val="single" w:sz="4" w:space="0" w:color="auto"/>
            </w:tcBorders>
            <w:vAlign w:val="center"/>
            <w:hideMark/>
          </w:tcPr>
          <w:p w14:paraId="407EB247" w14:textId="77777777" w:rsidR="00D87067" w:rsidRPr="00944DB5" w:rsidRDefault="00D87067">
            <w:pPr>
              <w:jc w:val="center"/>
              <w:rPr>
                <w:rFonts w:ascii="仿宋" w:hAnsi="仿宋"/>
              </w:rPr>
            </w:pPr>
            <w:r w:rsidRPr="00944DB5">
              <w:rPr>
                <w:rFonts w:ascii="仿宋" w:hAnsi="仿宋" w:hint="eastAsia"/>
              </w:rPr>
              <w:t>应用组合</w:t>
            </w:r>
          </w:p>
        </w:tc>
        <w:tc>
          <w:tcPr>
            <w:tcW w:w="2353" w:type="dxa"/>
            <w:tcBorders>
              <w:top w:val="single" w:sz="4" w:space="0" w:color="auto"/>
              <w:left w:val="single" w:sz="4" w:space="0" w:color="auto"/>
              <w:bottom w:val="single" w:sz="4" w:space="0" w:color="auto"/>
              <w:right w:val="single" w:sz="4" w:space="0" w:color="auto"/>
            </w:tcBorders>
            <w:vAlign w:val="center"/>
            <w:hideMark/>
          </w:tcPr>
          <w:p w14:paraId="578A21DD" w14:textId="77777777" w:rsidR="00D87067" w:rsidRPr="00944DB5" w:rsidRDefault="00D87067">
            <w:pPr>
              <w:jc w:val="center"/>
              <w:rPr>
                <w:rFonts w:ascii="仿宋" w:hAnsi="仿宋"/>
              </w:rPr>
            </w:pPr>
            <w:r w:rsidRPr="00944DB5">
              <w:rPr>
                <w:rFonts w:ascii="仿宋" w:hAnsi="仿宋" w:hint="eastAsia"/>
              </w:rPr>
              <w:t>可选字段使用情况</w:t>
            </w:r>
          </w:p>
        </w:tc>
        <w:tc>
          <w:tcPr>
            <w:tcW w:w="3232" w:type="dxa"/>
            <w:tcBorders>
              <w:top w:val="single" w:sz="4" w:space="0" w:color="auto"/>
              <w:left w:val="single" w:sz="4" w:space="0" w:color="auto"/>
              <w:bottom w:val="single" w:sz="4" w:space="0" w:color="auto"/>
              <w:right w:val="single" w:sz="4" w:space="0" w:color="auto"/>
            </w:tcBorders>
            <w:vAlign w:val="center"/>
            <w:hideMark/>
          </w:tcPr>
          <w:p w14:paraId="6941ED7B" w14:textId="77777777" w:rsidR="00D87067" w:rsidRPr="00944DB5" w:rsidRDefault="00D87067">
            <w:pPr>
              <w:jc w:val="center"/>
              <w:rPr>
                <w:rFonts w:ascii="仿宋" w:hAnsi="仿宋"/>
              </w:rPr>
            </w:pPr>
            <w:r w:rsidRPr="00944DB5">
              <w:rPr>
                <w:rFonts w:ascii="仿宋" w:hAnsi="仿宋" w:hint="eastAsia"/>
              </w:rPr>
              <w:t>详细用法</w:t>
            </w:r>
          </w:p>
        </w:tc>
      </w:tr>
      <w:tr w:rsidR="00D87067" w:rsidRPr="00FF3F12" w14:paraId="70E8BE55" w14:textId="77777777" w:rsidTr="00D87067">
        <w:trPr>
          <w:trHeight w:val="297"/>
        </w:trPr>
        <w:tc>
          <w:tcPr>
            <w:tcW w:w="1056" w:type="dxa"/>
            <w:tcBorders>
              <w:top w:val="single" w:sz="4" w:space="0" w:color="auto"/>
              <w:left w:val="single" w:sz="4" w:space="0" w:color="auto"/>
              <w:bottom w:val="single" w:sz="4" w:space="0" w:color="auto"/>
              <w:right w:val="single" w:sz="4" w:space="0" w:color="auto"/>
            </w:tcBorders>
            <w:vAlign w:val="center"/>
            <w:hideMark/>
          </w:tcPr>
          <w:p w14:paraId="3F687227" w14:textId="77777777" w:rsidR="00D87067" w:rsidRPr="00944DB5" w:rsidRDefault="00D87067">
            <w:pPr>
              <w:jc w:val="center"/>
              <w:rPr>
                <w:rFonts w:ascii="仿宋" w:hAnsi="仿宋"/>
              </w:rPr>
            </w:pPr>
            <w:r w:rsidRPr="00944DB5">
              <w:rPr>
                <w:rFonts w:ascii="仿宋" w:hAnsi="仿宋"/>
              </w:rPr>
              <w:t>1000</w:t>
            </w:r>
          </w:p>
        </w:tc>
        <w:tc>
          <w:tcPr>
            <w:tcW w:w="1655" w:type="dxa"/>
            <w:tcBorders>
              <w:top w:val="single" w:sz="4" w:space="0" w:color="auto"/>
              <w:left w:val="single" w:sz="4" w:space="0" w:color="auto"/>
              <w:bottom w:val="single" w:sz="4" w:space="0" w:color="auto"/>
              <w:right w:val="single" w:sz="4" w:space="0" w:color="auto"/>
            </w:tcBorders>
            <w:vAlign w:val="center"/>
            <w:hideMark/>
          </w:tcPr>
          <w:p w14:paraId="24F0108C" w14:textId="77777777" w:rsidR="00D87067" w:rsidRPr="00944DB5" w:rsidRDefault="00D87067">
            <w:pPr>
              <w:jc w:val="center"/>
              <w:rPr>
                <w:rFonts w:ascii="仿宋" w:hAnsi="仿宋" w:cs="Times New Roman"/>
                <w:szCs w:val="21"/>
              </w:rPr>
            </w:pPr>
            <w:r w:rsidRPr="00944DB5">
              <w:rPr>
                <w:rFonts w:ascii="仿宋" w:hAnsi="仿宋" w:cs="Times New Roman"/>
                <w:szCs w:val="21"/>
              </w:rPr>
              <w:t>INT</w:t>
            </w:r>
          </w:p>
        </w:tc>
        <w:tc>
          <w:tcPr>
            <w:tcW w:w="2353" w:type="dxa"/>
            <w:tcBorders>
              <w:top w:val="single" w:sz="4" w:space="0" w:color="auto"/>
              <w:left w:val="single" w:sz="4" w:space="0" w:color="auto"/>
              <w:bottom w:val="single" w:sz="4" w:space="0" w:color="auto"/>
              <w:right w:val="single" w:sz="4" w:space="0" w:color="auto"/>
            </w:tcBorders>
            <w:vAlign w:val="center"/>
            <w:hideMark/>
          </w:tcPr>
          <w:p w14:paraId="28B77E30" w14:textId="77777777" w:rsidR="00D87067" w:rsidRPr="00944DB5" w:rsidRDefault="00D87067">
            <w:pPr>
              <w:jc w:val="center"/>
              <w:rPr>
                <w:rFonts w:ascii="仿宋" w:hAnsi="仿宋" w:cs="Times New Roman"/>
              </w:rPr>
            </w:pPr>
            <w:r w:rsidRPr="00944DB5">
              <w:rPr>
                <w:rFonts w:ascii="仿宋" w:hAnsi="仿宋" w:cs="Times New Roman"/>
              </w:rPr>
              <w:t>APP-defined Field B</w:t>
            </w:r>
          </w:p>
          <w:p w14:paraId="2270BB2D" w14:textId="77777777" w:rsidR="00D87067" w:rsidRPr="00944DB5" w:rsidRDefault="00D87067">
            <w:pPr>
              <w:jc w:val="center"/>
              <w:rPr>
                <w:rFonts w:ascii="仿宋" w:hAnsi="仿宋" w:cs="Times New Roman"/>
              </w:rPr>
            </w:pPr>
            <w:r w:rsidRPr="00944DB5">
              <w:rPr>
                <w:rFonts w:ascii="仿宋" w:hAnsi="仿宋" w:cs="Times New Roman"/>
              </w:rPr>
              <w:t>APP-defined Field C</w:t>
            </w:r>
          </w:p>
          <w:p w14:paraId="59C9689D" w14:textId="77777777" w:rsidR="00D87067" w:rsidRPr="00944DB5" w:rsidRDefault="00D87067">
            <w:pPr>
              <w:jc w:val="center"/>
              <w:rPr>
                <w:rFonts w:ascii="仿宋" w:hAnsi="仿宋" w:cs="Times New Roman"/>
              </w:rPr>
            </w:pPr>
            <w:r w:rsidRPr="00944DB5">
              <w:rPr>
                <w:rFonts w:ascii="仿宋" w:hAnsi="仿宋" w:cs="Times New Roman"/>
              </w:rPr>
              <w:t>APP-defined Field D</w:t>
            </w:r>
          </w:p>
        </w:tc>
        <w:tc>
          <w:tcPr>
            <w:tcW w:w="3232" w:type="dxa"/>
            <w:tcBorders>
              <w:top w:val="single" w:sz="4" w:space="0" w:color="auto"/>
              <w:left w:val="single" w:sz="4" w:space="0" w:color="auto"/>
              <w:bottom w:val="single" w:sz="4" w:space="0" w:color="auto"/>
              <w:right w:val="single" w:sz="4" w:space="0" w:color="auto"/>
            </w:tcBorders>
            <w:vAlign w:val="center"/>
            <w:hideMark/>
          </w:tcPr>
          <w:p w14:paraId="1EBF42E0" w14:textId="77777777" w:rsidR="00D87067" w:rsidRPr="00944DB5" w:rsidRDefault="00D87067">
            <w:pPr>
              <w:jc w:val="center"/>
              <w:rPr>
                <w:rFonts w:ascii="仿宋" w:hAnsi="仿宋"/>
              </w:rPr>
            </w:pPr>
            <w:r w:rsidRPr="00944DB5">
              <w:rPr>
                <w:rFonts w:ascii="仿宋" w:hAnsi="仿宋" w:hint="eastAsia"/>
              </w:rPr>
              <w:t>具体定义参见</w:t>
            </w:r>
          </w:p>
          <w:p w14:paraId="2A755E2C" w14:textId="77777777" w:rsidR="00D87067" w:rsidRPr="00944DB5" w:rsidRDefault="00D87067">
            <w:pPr>
              <w:jc w:val="center"/>
              <w:rPr>
                <w:rFonts w:ascii="仿宋" w:hAnsi="仿宋" w:cs="Times New Roman"/>
              </w:rPr>
            </w:pPr>
            <w:r w:rsidRPr="00944DB5">
              <w:rPr>
                <w:rFonts w:ascii="仿宋" w:hAnsi="仿宋" w:cs="Times New Roman" w:hint="eastAsia"/>
              </w:rPr>
              <w:t>《</w:t>
            </w:r>
            <w:r w:rsidRPr="00944DB5">
              <w:rPr>
                <w:rFonts w:ascii="仿宋" w:hAnsi="仿宋" w:cs="Times New Roman"/>
              </w:rPr>
              <w:t>SEANet带内网络遥测方案</w:t>
            </w:r>
          </w:p>
          <w:p w14:paraId="73AA8CCE" w14:textId="77777777" w:rsidR="00D87067" w:rsidRPr="00944DB5" w:rsidRDefault="00D87067">
            <w:pPr>
              <w:jc w:val="center"/>
              <w:rPr>
                <w:rFonts w:ascii="仿宋" w:hAnsi="仿宋" w:cs="Times New Roman"/>
              </w:rPr>
            </w:pPr>
            <w:r w:rsidRPr="00944DB5">
              <w:rPr>
                <w:rFonts w:ascii="仿宋" w:hAnsi="仿宋" w:cs="Times New Roman" w:hint="eastAsia"/>
              </w:rPr>
              <w:t>（</w:t>
            </w:r>
            <w:r w:rsidRPr="00944DB5">
              <w:rPr>
                <w:rFonts w:ascii="仿宋" w:hAnsi="仿宋" w:cs="Times New Roman"/>
              </w:rPr>
              <w:t>V0.31）</w:t>
            </w:r>
            <w:r w:rsidRPr="00944DB5">
              <w:rPr>
                <w:rFonts w:ascii="仿宋" w:hAnsi="仿宋" w:cs="Times New Roman" w:hint="eastAsia"/>
              </w:rPr>
              <w:t>》</w:t>
            </w:r>
          </w:p>
        </w:tc>
      </w:tr>
    </w:tbl>
    <w:p w14:paraId="2C0D7920" w14:textId="579DE125" w:rsidR="009E6C80" w:rsidRPr="00FF3F12" w:rsidRDefault="009E6C80" w:rsidP="001D7E6B">
      <w:pPr>
        <w:rPr>
          <w:rFonts w:ascii="仿宋" w:hAnsi="仿宋"/>
          <w:szCs w:val="21"/>
        </w:rPr>
      </w:pPr>
    </w:p>
    <w:p w14:paraId="5ED3238D" w14:textId="6507D3A1" w:rsidR="002734E7" w:rsidRPr="00FF3F12" w:rsidRDefault="002734E7" w:rsidP="001D7E6B">
      <w:pPr>
        <w:rPr>
          <w:rFonts w:ascii="仿宋" w:hAnsi="仿宋"/>
          <w:szCs w:val="21"/>
        </w:rPr>
      </w:pPr>
    </w:p>
    <w:p w14:paraId="1B2C90D4" w14:textId="0434B6DA" w:rsidR="002734E7" w:rsidRPr="00944DB5" w:rsidRDefault="003D3664" w:rsidP="00944DB5">
      <w:pPr>
        <w:pStyle w:val="3"/>
        <w:numPr>
          <w:ilvl w:val="0"/>
          <w:numId w:val="42"/>
        </w:numPr>
        <w:rPr>
          <w:rFonts w:ascii="仿宋" w:hAnsi="仿宋"/>
          <w:sz w:val="24"/>
        </w:rPr>
      </w:pPr>
      <w:r>
        <w:rPr>
          <w:rFonts w:ascii="仿宋" w:hAnsi="仿宋"/>
          <w:sz w:val="24"/>
        </w:rPr>
        <w:lastRenderedPageBreak/>
        <w:t xml:space="preserve"> </w:t>
      </w:r>
      <w:bookmarkStart w:id="1714" w:name="_Toc135051868"/>
      <w:r w:rsidR="002734E7" w:rsidRPr="006F72A9">
        <w:rPr>
          <w:rFonts w:ascii="仿宋" w:hAnsi="仿宋"/>
          <w:sz w:val="24"/>
        </w:rPr>
        <w:t xml:space="preserve">NeT_defined </w:t>
      </w:r>
      <w:r>
        <w:rPr>
          <w:rFonts w:ascii="仿宋" w:hAnsi="仿宋"/>
          <w:sz w:val="24"/>
        </w:rPr>
        <w:t>F</w:t>
      </w:r>
      <w:r w:rsidR="002734E7" w:rsidRPr="006F72A9">
        <w:rPr>
          <w:rFonts w:ascii="仿宋" w:hAnsi="仿宋"/>
          <w:sz w:val="24"/>
        </w:rPr>
        <w:t>ield</w:t>
      </w:r>
      <w:r w:rsidR="004D6F70">
        <w:rPr>
          <w:rFonts w:ascii="仿宋" w:hAnsi="仿宋"/>
          <w:sz w:val="24"/>
        </w:rPr>
        <w:t>s</w:t>
      </w:r>
      <w:r w:rsidR="002734E7" w:rsidRPr="006F72A9">
        <w:rPr>
          <w:rFonts w:ascii="仿宋" w:hAnsi="仿宋" w:hint="eastAsia"/>
          <w:sz w:val="24"/>
        </w:rPr>
        <w:t>字段分配和使用情况</w:t>
      </w:r>
      <w:bookmarkEnd w:id="1714"/>
    </w:p>
    <w:tbl>
      <w:tblPr>
        <w:tblStyle w:val="a3"/>
        <w:tblW w:w="0" w:type="auto"/>
        <w:tblLook w:val="04A0" w:firstRow="1" w:lastRow="0" w:firstColumn="1" w:lastColumn="0" w:noHBand="0" w:noVBand="1"/>
        <w:tblPrChange w:id="1715" w:author="Li Yang" w:date="2023-05-15T13:15:00Z">
          <w:tblPr>
            <w:tblStyle w:val="a3"/>
            <w:tblW w:w="0" w:type="auto"/>
            <w:tblLook w:val="04A0" w:firstRow="1" w:lastRow="0" w:firstColumn="1" w:lastColumn="0" w:noHBand="0" w:noVBand="1"/>
          </w:tblPr>
        </w:tblPrChange>
      </w:tblPr>
      <w:tblGrid>
        <w:gridCol w:w="1271"/>
        <w:gridCol w:w="1701"/>
        <w:gridCol w:w="1134"/>
        <w:gridCol w:w="4190"/>
        <w:tblGridChange w:id="1716">
          <w:tblGrid>
            <w:gridCol w:w="1271"/>
            <w:gridCol w:w="1701"/>
            <w:gridCol w:w="1276"/>
            <w:gridCol w:w="4048"/>
          </w:tblGrid>
        </w:tblGridChange>
      </w:tblGrid>
      <w:tr w:rsidR="002734E7" w:rsidRPr="00FF3F12" w14:paraId="3F488031" w14:textId="77777777" w:rsidTr="003D0AF4">
        <w:trPr>
          <w:trHeight w:val="588"/>
          <w:trPrChange w:id="1717" w:author="Li Yang" w:date="2023-05-15T13:15:00Z">
            <w:trPr>
              <w:trHeight w:val="588"/>
            </w:trPr>
          </w:trPrChange>
        </w:trPr>
        <w:tc>
          <w:tcPr>
            <w:tcW w:w="1271" w:type="dxa"/>
            <w:tcBorders>
              <w:top w:val="single" w:sz="4" w:space="0" w:color="auto"/>
              <w:left w:val="single" w:sz="4" w:space="0" w:color="auto"/>
              <w:bottom w:val="single" w:sz="4" w:space="0" w:color="auto"/>
              <w:right w:val="single" w:sz="4" w:space="0" w:color="auto"/>
            </w:tcBorders>
            <w:vAlign w:val="center"/>
            <w:hideMark/>
            <w:tcPrChange w:id="1718" w:author="Li Yang" w:date="2023-05-15T13:15:00Z">
              <w:tcPr>
                <w:tcW w:w="1271" w:type="dxa"/>
                <w:tcBorders>
                  <w:top w:val="single" w:sz="4" w:space="0" w:color="auto"/>
                  <w:left w:val="single" w:sz="4" w:space="0" w:color="auto"/>
                  <w:bottom w:val="single" w:sz="4" w:space="0" w:color="auto"/>
                  <w:right w:val="single" w:sz="4" w:space="0" w:color="auto"/>
                </w:tcBorders>
                <w:vAlign w:val="center"/>
                <w:hideMark/>
              </w:tcPr>
            </w:tcPrChange>
          </w:tcPr>
          <w:p w14:paraId="17BCE305" w14:textId="1CC8D9F9" w:rsidR="002734E7" w:rsidRPr="00944DB5" w:rsidRDefault="002734E7" w:rsidP="008761DB">
            <w:pPr>
              <w:jc w:val="center"/>
              <w:rPr>
                <w:rFonts w:ascii="仿宋" w:hAnsi="仿宋"/>
                <w:b/>
              </w:rPr>
            </w:pPr>
            <w:r w:rsidRPr="00944DB5">
              <w:rPr>
                <w:rFonts w:ascii="仿宋" w:hAnsi="仿宋"/>
                <w:b/>
              </w:rPr>
              <w:t>NeT Flag</w:t>
            </w:r>
          </w:p>
        </w:tc>
        <w:tc>
          <w:tcPr>
            <w:tcW w:w="1701" w:type="dxa"/>
            <w:tcBorders>
              <w:top w:val="single" w:sz="4" w:space="0" w:color="auto"/>
              <w:left w:val="single" w:sz="4" w:space="0" w:color="auto"/>
              <w:bottom w:val="single" w:sz="4" w:space="0" w:color="auto"/>
              <w:right w:val="single" w:sz="4" w:space="0" w:color="auto"/>
            </w:tcBorders>
            <w:vAlign w:val="center"/>
            <w:hideMark/>
            <w:tcPrChange w:id="1719" w:author="Li Yang" w:date="2023-05-15T13:15:00Z">
              <w:tcPr>
                <w:tcW w:w="1701" w:type="dxa"/>
                <w:tcBorders>
                  <w:top w:val="single" w:sz="4" w:space="0" w:color="auto"/>
                  <w:left w:val="single" w:sz="4" w:space="0" w:color="auto"/>
                  <w:bottom w:val="single" w:sz="4" w:space="0" w:color="auto"/>
                  <w:right w:val="single" w:sz="4" w:space="0" w:color="auto"/>
                </w:tcBorders>
                <w:vAlign w:val="center"/>
                <w:hideMark/>
              </w:tcPr>
            </w:tcPrChange>
          </w:tcPr>
          <w:p w14:paraId="445DEDAA" w14:textId="18C0B368" w:rsidR="002734E7" w:rsidRPr="00944DB5" w:rsidRDefault="002734E7" w:rsidP="008761DB">
            <w:pPr>
              <w:jc w:val="center"/>
              <w:rPr>
                <w:rFonts w:ascii="仿宋" w:hAnsi="仿宋"/>
                <w:b/>
              </w:rPr>
            </w:pPr>
            <w:r w:rsidRPr="00944DB5">
              <w:rPr>
                <w:rFonts w:ascii="仿宋" w:hAnsi="仿宋" w:hint="eastAsia"/>
                <w:b/>
              </w:rPr>
              <w:t>增强机制组合</w:t>
            </w:r>
          </w:p>
        </w:tc>
        <w:tc>
          <w:tcPr>
            <w:tcW w:w="1134" w:type="dxa"/>
            <w:tcBorders>
              <w:top w:val="single" w:sz="4" w:space="0" w:color="auto"/>
              <w:left w:val="single" w:sz="4" w:space="0" w:color="auto"/>
              <w:bottom w:val="single" w:sz="4" w:space="0" w:color="auto"/>
              <w:right w:val="single" w:sz="4" w:space="0" w:color="auto"/>
            </w:tcBorders>
            <w:vAlign w:val="center"/>
            <w:hideMark/>
            <w:tcPrChange w:id="1720" w:author="Li Yang" w:date="2023-05-15T13:15:00Z">
              <w:tcPr>
                <w:tcW w:w="1276" w:type="dxa"/>
                <w:tcBorders>
                  <w:top w:val="single" w:sz="4" w:space="0" w:color="auto"/>
                  <w:left w:val="single" w:sz="4" w:space="0" w:color="auto"/>
                  <w:bottom w:val="single" w:sz="4" w:space="0" w:color="auto"/>
                  <w:right w:val="single" w:sz="4" w:space="0" w:color="auto"/>
                </w:tcBorders>
                <w:vAlign w:val="center"/>
                <w:hideMark/>
              </w:tcPr>
            </w:tcPrChange>
          </w:tcPr>
          <w:p w14:paraId="62736B19" w14:textId="3E57CC7B" w:rsidR="002734E7" w:rsidRPr="00944DB5" w:rsidRDefault="00F40806" w:rsidP="008761DB">
            <w:pPr>
              <w:jc w:val="center"/>
              <w:rPr>
                <w:rFonts w:ascii="仿宋" w:hAnsi="仿宋"/>
                <w:b/>
              </w:rPr>
            </w:pPr>
            <w:r>
              <w:rPr>
                <w:rFonts w:ascii="仿宋" w:hAnsi="仿宋" w:hint="eastAsia"/>
                <w:b/>
              </w:rPr>
              <w:t>字段长度</w:t>
            </w:r>
          </w:p>
        </w:tc>
        <w:tc>
          <w:tcPr>
            <w:tcW w:w="4190" w:type="dxa"/>
            <w:tcBorders>
              <w:top w:val="single" w:sz="4" w:space="0" w:color="auto"/>
              <w:left w:val="single" w:sz="4" w:space="0" w:color="auto"/>
              <w:bottom w:val="single" w:sz="4" w:space="0" w:color="auto"/>
              <w:right w:val="single" w:sz="4" w:space="0" w:color="auto"/>
            </w:tcBorders>
            <w:vAlign w:val="center"/>
            <w:hideMark/>
            <w:tcPrChange w:id="1721" w:author="Li Yang" w:date="2023-05-15T13:15:00Z">
              <w:tcPr>
                <w:tcW w:w="4048" w:type="dxa"/>
                <w:tcBorders>
                  <w:top w:val="single" w:sz="4" w:space="0" w:color="auto"/>
                  <w:left w:val="single" w:sz="4" w:space="0" w:color="auto"/>
                  <w:bottom w:val="single" w:sz="4" w:space="0" w:color="auto"/>
                  <w:right w:val="single" w:sz="4" w:space="0" w:color="auto"/>
                </w:tcBorders>
                <w:vAlign w:val="center"/>
                <w:hideMark/>
              </w:tcPr>
            </w:tcPrChange>
          </w:tcPr>
          <w:p w14:paraId="00E07DD8" w14:textId="65AD09D7" w:rsidR="002734E7" w:rsidRPr="00944DB5" w:rsidRDefault="002734E7" w:rsidP="008761DB">
            <w:pPr>
              <w:jc w:val="center"/>
              <w:rPr>
                <w:rFonts w:ascii="仿宋" w:hAnsi="仿宋"/>
              </w:rPr>
            </w:pPr>
            <w:r w:rsidRPr="00FF3F12">
              <w:rPr>
                <w:rFonts w:ascii="仿宋" w:hAnsi="仿宋" w:cstheme="minorHAnsi"/>
                <w:b/>
                <w:szCs w:val="21"/>
              </w:rPr>
              <w:t xml:space="preserve">NeT_defined </w:t>
            </w:r>
            <w:r w:rsidR="00A26F37">
              <w:rPr>
                <w:rFonts w:ascii="仿宋" w:hAnsi="仿宋" w:cstheme="minorHAnsi"/>
                <w:b/>
                <w:szCs w:val="21"/>
              </w:rPr>
              <w:t>F</w:t>
            </w:r>
            <w:r w:rsidRPr="00FF3F12">
              <w:rPr>
                <w:rFonts w:ascii="仿宋" w:hAnsi="仿宋" w:cstheme="minorHAnsi"/>
                <w:b/>
                <w:szCs w:val="21"/>
              </w:rPr>
              <w:t>ield</w:t>
            </w:r>
            <w:r w:rsidR="00A26F37">
              <w:rPr>
                <w:rFonts w:ascii="仿宋" w:hAnsi="仿宋" w:cstheme="minorHAnsi" w:hint="eastAsia"/>
                <w:b/>
                <w:szCs w:val="21"/>
              </w:rPr>
              <w:t>s</w:t>
            </w:r>
          </w:p>
        </w:tc>
      </w:tr>
      <w:tr w:rsidR="002734E7" w:rsidRPr="00FF3F12" w14:paraId="74CDB984" w14:textId="77777777" w:rsidTr="003D0AF4">
        <w:trPr>
          <w:trHeight w:val="297"/>
          <w:trPrChange w:id="1722" w:author="Li Yang" w:date="2023-05-15T13:15:00Z">
            <w:trPr>
              <w:trHeight w:val="297"/>
            </w:trPr>
          </w:trPrChange>
        </w:trPr>
        <w:tc>
          <w:tcPr>
            <w:tcW w:w="1271" w:type="dxa"/>
            <w:tcBorders>
              <w:top w:val="single" w:sz="4" w:space="0" w:color="auto"/>
              <w:left w:val="single" w:sz="4" w:space="0" w:color="auto"/>
              <w:bottom w:val="single" w:sz="4" w:space="0" w:color="auto"/>
              <w:right w:val="single" w:sz="4" w:space="0" w:color="auto"/>
            </w:tcBorders>
            <w:vAlign w:val="center"/>
            <w:hideMark/>
            <w:tcPrChange w:id="1723" w:author="Li Yang" w:date="2023-05-15T13:15:00Z">
              <w:tcPr>
                <w:tcW w:w="1271" w:type="dxa"/>
                <w:tcBorders>
                  <w:top w:val="single" w:sz="4" w:space="0" w:color="auto"/>
                  <w:left w:val="single" w:sz="4" w:space="0" w:color="auto"/>
                  <w:bottom w:val="single" w:sz="4" w:space="0" w:color="auto"/>
                  <w:right w:val="single" w:sz="4" w:space="0" w:color="auto"/>
                </w:tcBorders>
                <w:vAlign w:val="center"/>
                <w:hideMark/>
              </w:tcPr>
            </w:tcPrChange>
          </w:tcPr>
          <w:p w14:paraId="5B6A9E88" w14:textId="03A17483" w:rsidR="002734E7" w:rsidRPr="00944DB5" w:rsidRDefault="002734E7" w:rsidP="008761DB">
            <w:pPr>
              <w:jc w:val="center"/>
              <w:rPr>
                <w:rFonts w:ascii="仿宋" w:hAnsi="仿宋"/>
              </w:rPr>
            </w:pPr>
            <w:r w:rsidRPr="00944DB5">
              <w:rPr>
                <w:rFonts w:ascii="仿宋" w:hAnsi="仿宋"/>
              </w:rPr>
              <w:t>00000000</w:t>
            </w:r>
          </w:p>
        </w:tc>
        <w:tc>
          <w:tcPr>
            <w:tcW w:w="1701" w:type="dxa"/>
            <w:tcBorders>
              <w:top w:val="single" w:sz="4" w:space="0" w:color="auto"/>
              <w:left w:val="single" w:sz="4" w:space="0" w:color="auto"/>
              <w:bottom w:val="single" w:sz="4" w:space="0" w:color="auto"/>
              <w:right w:val="single" w:sz="4" w:space="0" w:color="auto"/>
            </w:tcBorders>
            <w:vAlign w:val="center"/>
            <w:hideMark/>
            <w:tcPrChange w:id="1724" w:author="Li Yang" w:date="2023-05-15T13:15:00Z">
              <w:tcPr>
                <w:tcW w:w="1701" w:type="dxa"/>
                <w:tcBorders>
                  <w:top w:val="single" w:sz="4" w:space="0" w:color="auto"/>
                  <w:left w:val="single" w:sz="4" w:space="0" w:color="auto"/>
                  <w:bottom w:val="single" w:sz="4" w:space="0" w:color="auto"/>
                  <w:right w:val="single" w:sz="4" w:space="0" w:color="auto"/>
                </w:tcBorders>
                <w:vAlign w:val="center"/>
                <w:hideMark/>
              </w:tcPr>
            </w:tcPrChange>
          </w:tcPr>
          <w:p w14:paraId="2450BEB2" w14:textId="7DE43E5F" w:rsidR="002734E7" w:rsidRPr="00944DB5" w:rsidRDefault="002734E7" w:rsidP="008761DB">
            <w:pPr>
              <w:jc w:val="center"/>
              <w:rPr>
                <w:rFonts w:ascii="仿宋" w:hAnsi="仿宋" w:cs="Times New Roman"/>
                <w:szCs w:val="21"/>
              </w:rPr>
            </w:pPr>
            <w:r w:rsidRPr="00944DB5">
              <w:rPr>
                <w:rFonts w:ascii="仿宋" w:hAnsi="仿宋" w:cs="Times New Roman" w:hint="eastAsia"/>
                <w:szCs w:val="21"/>
              </w:rPr>
              <w:t>无</w:t>
            </w:r>
          </w:p>
        </w:tc>
        <w:tc>
          <w:tcPr>
            <w:tcW w:w="1134" w:type="dxa"/>
            <w:tcBorders>
              <w:top w:val="single" w:sz="4" w:space="0" w:color="auto"/>
              <w:left w:val="single" w:sz="4" w:space="0" w:color="auto"/>
              <w:bottom w:val="single" w:sz="4" w:space="0" w:color="auto"/>
              <w:right w:val="single" w:sz="4" w:space="0" w:color="auto"/>
            </w:tcBorders>
            <w:vAlign w:val="center"/>
            <w:hideMark/>
            <w:tcPrChange w:id="1725" w:author="Li Yang" w:date="2023-05-15T13:15:00Z">
              <w:tcPr>
                <w:tcW w:w="1276" w:type="dxa"/>
                <w:tcBorders>
                  <w:top w:val="single" w:sz="4" w:space="0" w:color="auto"/>
                  <w:left w:val="single" w:sz="4" w:space="0" w:color="auto"/>
                  <w:bottom w:val="single" w:sz="4" w:space="0" w:color="auto"/>
                  <w:right w:val="single" w:sz="4" w:space="0" w:color="auto"/>
                </w:tcBorders>
                <w:vAlign w:val="center"/>
                <w:hideMark/>
              </w:tcPr>
            </w:tcPrChange>
          </w:tcPr>
          <w:p w14:paraId="48B06CBC" w14:textId="78F5A735" w:rsidR="002734E7" w:rsidRPr="00944DB5" w:rsidRDefault="00F40806" w:rsidP="008761DB">
            <w:pPr>
              <w:jc w:val="center"/>
              <w:rPr>
                <w:rFonts w:ascii="仿宋" w:hAnsi="仿宋" w:cs="Times New Roman"/>
              </w:rPr>
            </w:pPr>
            <w:r>
              <w:rPr>
                <w:rFonts w:ascii="仿宋" w:hAnsi="仿宋" w:cs="Times New Roman"/>
              </w:rPr>
              <w:t>0</w:t>
            </w:r>
          </w:p>
        </w:tc>
        <w:tc>
          <w:tcPr>
            <w:tcW w:w="4190" w:type="dxa"/>
            <w:tcBorders>
              <w:top w:val="single" w:sz="4" w:space="0" w:color="auto"/>
              <w:left w:val="single" w:sz="4" w:space="0" w:color="auto"/>
              <w:bottom w:val="single" w:sz="4" w:space="0" w:color="auto"/>
              <w:right w:val="single" w:sz="4" w:space="0" w:color="auto"/>
            </w:tcBorders>
            <w:vAlign w:val="center"/>
            <w:tcPrChange w:id="1726" w:author="Li Yang" w:date="2023-05-15T13:15:00Z">
              <w:tcPr>
                <w:tcW w:w="4048" w:type="dxa"/>
                <w:tcBorders>
                  <w:top w:val="single" w:sz="4" w:space="0" w:color="auto"/>
                  <w:left w:val="single" w:sz="4" w:space="0" w:color="auto"/>
                  <w:bottom w:val="single" w:sz="4" w:space="0" w:color="auto"/>
                  <w:right w:val="single" w:sz="4" w:space="0" w:color="auto"/>
                </w:tcBorders>
                <w:vAlign w:val="center"/>
              </w:tcPr>
            </w:tcPrChange>
          </w:tcPr>
          <w:p w14:paraId="3348395F" w14:textId="07AE9EEC" w:rsidR="002734E7" w:rsidRPr="00944DB5" w:rsidRDefault="002734E7" w:rsidP="008761DB">
            <w:pPr>
              <w:jc w:val="center"/>
              <w:rPr>
                <w:rFonts w:ascii="仿宋" w:hAnsi="仿宋" w:cs="Times New Roman"/>
              </w:rPr>
            </w:pPr>
            <w:r w:rsidRPr="00944DB5">
              <w:rPr>
                <w:rFonts w:ascii="仿宋" w:hAnsi="仿宋" w:cs="Times New Roman" w:hint="eastAsia"/>
              </w:rPr>
              <w:t>无</w:t>
            </w:r>
          </w:p>
        </w:tc>
      </w:tr>
      <w:tr w:rsidR="002734E7" w:rsidRPr="00F40806" w14:paraId="45987E7F" w14:textId="77777777" w:rsidTr="003D0AF4">
        <w:trPr>
          <w:trHeight w:val="297"/>
          <w:trPrChange w:id="1727" w:author="Li Yang" w:date="2023-05-15T13:15:00Z">
            <w:trPr>
              <w:trHeight w:val="297"/>
            </w:trPr>
          </w:trPrChange>
        </w:trPr>
        <w:tc>
          <w:tcPr>
            <w:tcW w:w="1271" w:type="dxa"/>
            <w:tcBorders>
              <w:top w:val="single" w:sz="4" w:space="0" w:color="auto"/>
              <w:left w:val="single" w:sz="4" w:space="0" w:color="auto"/>
              <w:bottom w:val="single" w:sz="4" w:space="0" w:color="auto"/>
              <w:right w:val="single" w:sz="4" w:space="0" w:color="auto"/>
            </w:tcBorders>
            <w:vAlign w:val="center"/>
            <w:hideMark/>
            <w:tcPrChange w:id="1728" w:author="Li Yang" w:date="2023-05-15T13:15:00Z">
              <w:tcPr>
                <w:tcW w:w="1271" w:type="dxa"/>
                <w:tcBorders>
                  <w:top w:val="single" w:sz="4" w:space="0" w:color="auto"/>
                  <w:left w:val="single" w:sz="4" w:space="0" w:color="auto"/>
                  <w:bottom w:val="single" w:sz="4" w:space="0" w:color="auto"/>
                  <w:right w:val="single" w:sz="4" w:space="0" w:color="auto"/>
                </w:tcBorders>
                <w:vAlign w:val="center"/>
                <w:hideMark/>
              </w:tcPr>
            </w:tcPrChange>
          </w:tcPr>
          <w:p w14:paraId="1352EC26" w14:textId="79646675" w:rsidR="002734E7" w:rsidRPr="00944DB5" w:rsidRDefault="002734E7" w:rsidP="008761DB">
            <w:pPr>
              <w:jc w:val="center"/>
              <w:rPr>
                <w:rFonts w:ascii="仿宋" w:hAnsi="仿宋"/>
              </w:rPr>
            </w:pPr>
            <w:r w:rsidRPr="00944DB5">
              <w:rPr>
                <w:rFonts w:ascii="仿宋" w:hAnsi="仿宋"/>
              </w:rPr>
              <w:t>10000000</w:t>
            </w:r>
          </w:p>
        </w:tc>
        <w:tc>
          <w:tcPr>
            <w:tcW w:w="1701" w:type="dxa"/>
            <w:tcBorders>
              <w:top w:val="single" w:sz="4" w:space="0" w:color="auto"/>
              <w:left w:val="single" w:sz="4" w:space="0" w:color="auto"/>
              <w:bottom w:val="single" w:sz="4" w:space="0" w:color="auto"/>
              <w:right w:val="single" w:sz="4" w:space="0" w:color="auto"/>
            </w:tcBorders>
            <w:vAlign w:val="center"/>
            <w:hideMark/>
            <w:tcPrChange w:id="1729" w:author="Li Yang" w:date="2023-05-15T13:15:00Z">
              <w:tcPr>
                <w:tcW w:w="1701" w:type="dxa"/>
                <w:tcBorders>
                  <w:top w:val="single" w:sz="4" w:space="0" w:color="auto"/>
                  <w:left w:val="single" w:sz="4" w:space="0" w:color="auto"/>
                  <w:bottom w:val="single" w:sz="4" w:space="0" w:color="auto"/>
                  <w:right w:val="single" w:sz="4" w:space="0" w:color="auto"/>
                </w:tcBorders>
                <w:vAlign w:val="center"/>
                <w:hideMark/>
              </w:tcPr>
            </w:tcPrChange>
          </w:tcPr>
          <w:p w14:paraId="6F3A368F" w14:textId="4C22C578" w:rsidR="002734E7" w:rsidRPr="00944DB5" w:rsidRDefault="002734E7" w:rsidP="008761DB">
            <w:pPr>
              <w:jc w:val="center"/>
              <w:rPr>
                <w:rFonts w:ascii="仿宋" w:hAnsi="仿宋"/>
              </w:rPr>
            </w:pPr>
            <w:r w:rsidRPr="00944DB5">
              <w:rPr>
                <w:rFonts w:ascii="仿宋" w:hAnsi="仿宋" w:hint="eastAsia"/>
              </w:rPr>
              <w:t>高可靠增强传输</w:t>
            </w:r>
          </w:p>
        </w:tc>
        <w:tc>
          <w:tcPr>
            <w:tcW w:w="1134" w:type="dxa"/>
            <w:tcBorders>
              <w:top w:val="single" w:sz="4" w:space="0" w:color="auto"/>
              <w:left w:val="single" w:sz="4" w:space="0" w:color="auto"/>
              <w:bottom w:val="single" w:sz="4" w:space="0" w:color="auto"/>
              <w:right w:val="single" w:sz="4" w:space="0" w:color="auto"/>
            </w:tcBorders>
            <w:vAlign w:val="center"/>
            <w:hideMark/>
            <w:tcPrChange w:id="1730" w:author="Li Yang" w:date="2023-05-15T13:15:00Z">
              <w:tcPr>
                <w:tcW w:w="1276" w:type="dxa"/>
                <w:tcBorders>
                  <w:top w:val="single" w:sz="4" w:space="0" w:color="auto"/>
                  <w:left w:val="single" w:sz="4" w:space="0" w:color="auto"/>
                  <w:bottom w:val="single" w:sz="4" w:space="0" w:color="auto"/>
                  <w:right w:val="single" w:sz="4" w:space="0" w:color="auto"/>
                </w:tcBorders>
                <w:vAlign w:val="center"/>
                <w:hideMark/>
              </w:tcPr>
            </w:tcPrChange>
          </w:tcPr>
          <w:p w14:paraId="27E04F81" w14:textId="1D418A61" w:rsidR="002734E7" w:rsidRPr="00944DB5" w:rsidRDefault="00F40806" w:rsidP="008761DB">
            <w:pPr>
              <w:jc w:val="center"/>
              <w:rPr>
                <w:rFonts w:ascii="仿宋" w:hAnsi="仿宋"/>
              </w:rPr>
            </w:pPr>
            <w:r>
              <w:rPr>
                <w:rFonts w:ascii="仿宋" w:hAnsi="仿宋" w:cs="Times New Roman"/>
                <w:szCs w:val="21"/>
              </w:rPr>
              <w:t>20</w:t>
            </w:r>
            <w:r>
              <w:rPr>
                <w:rFonts w:ascii="仿宋" w:hAnsi="仿宋" w:cs="Times New Roman" w:hint="eastAsia"/>
                <w:szCs w:val="21"/>
              </w:rPr>
              <w:t>bytes</w:t>
            </w:r>
          </w:p>
        </w:tc>
        <w:tc>
          <w:tcPr>
            <w:tcW w:w="4190" w:type="dxa"/>
            <w:tcBorders>
              <w:top w:val="single" w:sz="4" w:space="0" w:color="auto"/>
              <w:left w:val="single" w:sz="4" w:space="0" w:color="auto"/>
              <w:bottom w:val="single" w:sz="4" w:space="0" w:color="auto"/>
              <w:right w:val="single" w:sz="4" w:space="0" w:color="auto"/>
            </w:tcBorders>
            <w:vAlign w:val="center"/>
            <w:hideMark/>
            <w:tcPrChange w:id="1731" w:author="Li Yang" w:date="2023-05-15T13:15:00Z">
              <w:tcPr>
                <w:tcW w:w="4048" w:type="dxa"/>
                <w:tcBorders>
                  <w:top w:val="single" w:sz="4" w:space="0" w:color="auto"/>
                  <w:left w:val="single" w:sz="4" w:space="0" w:color="auto"/>
                  <w:bottom w:val="single" w:sz="4" w:space="0" w:color="auto"/>
                  <w:right w:val="single" w:sz="4" w:space="0" w:color="auto"/>
                </w:tcBorders>
                <w:vAlign w:val="center"/>
                <w:hideMark/>
              </w:tcPr>
            </w:tcPrChange>
          </w:tcPr>
          <w:p w14:paraId="70363CCA" w14:textId="7E0BB4BB" w:rsidR="000E525F" w:rsidRPr="000E525F" w:rsidRDefault="000E525F" w:rsidP="002734E7">
            <w:pPr>
              <w:pStyle w:val="ab"/>
              <w:numPr>
                <w:ilvl w:val="0"/>
                <w:numId w:val="59"/>
              </w:numPr>
              <w:ind w:firstLineChars="0"/>
              <w:rPr>
                <w:ins w:id="1732" w:author="Li Yang" w:date="2023-05-15T13:14:00Z"/>
                <w:rFonts w:ascii="仿宋" w:hAnsi="仿宋" w:cstheme="minorHAnsi"/>
                <w:sz w:val="21"/>
                <w:szCs w:val="21"/>
                <w:rPrChange w:id="1733" w:author="Li Yang" w:date="2023-05-15T13:14:00Z">
                  <w:rPr>
                    <w:ins w:id="1734" w:author="Li Yang" w:date="2023-05-15T13:14:00Z"/>
                    <w:rFonts w:ascii="仿宋" w:hAnsi="仿宋" w:cstheme="minorHAnsi"/>
                    <w:b/>
                    <w:sz w:val="21"/>
                    <w:szCs w:val="21"/>
                  </w:rPr>
                </w:rPrChange>
              </w:rPr>
            </w:pPr>
            <w:ins w:id="1735" w:author="Li Yang" w:date="2023-05-15T13:14:00Z">
              <w:r w:rsidRPr="000E525F">
                <w:rPr>
                  <w:rFonts w:ascii="仿宋" w:hAnsi="仿宋" w:cstheme="minorHAnsi" w:hint="eastAsia"/>
                  <w:b/>
                  <w:sz w:val="21"/>
                  <w:szCs w:val="21"/>
                  <w:rPrChange w:id="1736" w:author="Li Yang" w:date="2023-05-15T13:14:00Z">
                    <w:rPr>
                      <w:rFonts w:ascii="仿宋" w:hAnsi="仿宋" w:cstheme="minorHAnsi" w:hint="eastAsia"/>
                      <w:szCs w:val="21"/>
                    </w:rPr>
                  </w:rPrChange>
                </w:rPr>
                <w:t>高可靠传输流标识（</w:t>
              </w:r>
              <w:r w:rsidRPr="000E525F">
                <w:rPr>
                  <w:rFonts w:ascii="仿宋" w:hAnsi="仿宋" w:cstheme="minorHAnsi"/>
                  <w:b/>
                  <w:sz w:val="21"/>
                  <w:szCs w:val="21"/>
                  <w:rPrChange w:id="1737" w:author="Li Yang" w:date="2023-05-15T13:14:00Z">
                    <w:rPr>
                      <w:rFonts w:ascii="仿宋" w:hAnsi="仿宋" w:cstheme="minorHAnsi"/>
                      <w:szCs w:val="21"/>
                    </w:rPr>
                  </w:rPrChange>
                </w:rPr>
                <w:t>RFID）</w:t>
              </w:r>
              <w:r w:rsidRPr="000E525F">
                <w:rPr>
                  <w:rFonts w:ascii="仿宋" w:hAnsi="仿宋" w:cstheme="minorHAnsi" w:hint="eastAsia"/>
                  <w:sz w:val="21"/>
                  <w:szCs w:val="21"/>
                  <w:rPrChange w:id="1738" w:author="Li Yang" w:date="2023-05-15T13:14:00Z">
                    <w:rPr>
                      <w:rFonts w:ascii="仿宋" w:hAnsi="仿宋" w:cstheme="minorHAnsi" w:hint="eastAsia"/>
                      <w:szCs w:val="21"/>
                    </w:rPr>
                  </w:rPrChange>
                </w:rPr>
                <w:t>：</w:t>
              </w:r>
              <w:r w:rsidRPr="000E525F">
                <w:rPr>
                  <w:rFonts w:ascii="仿宋" w:hAnsi="仿宋" w:cstheme="minorHAnsi"/>
                  <w:sz w:val="21"/>
                  <w:szCs w:val="21"/>
                  <w:rPrChange w:id="1739" w:author="Li Yang" w:date="2023-05-15T13:14:00Z">
                    <w:rPr>
                      <w:rFonts w:ascii="仿宋" w:hAnsi="仿宋" w:cstheme="minorHAnsi"/>
                      <w:szCs w:val="21"/>
                    </w:rPr>
                  </w:rPrChange>
                </w:rPr>
                <w:t>2bytes，用于携带高可靠</w:t>
              </w:r>
              <w:proofErr w:type="gramStart"/>
              <w:r w:rsidRPr="000E525F">
                <w:rPr>
                  <w:rFonts w:ascii="仿宋" w:hAnsi="仿宋" w:cstheme="minorHAnsi" w:hint="eastAsia"/>
                  <w:sz w:val="21"/>
                  <w:szCs w:val="21"/>
                  <w:rPrChange w:id="1740" w:author="Li Yang" w:date="2023-05-15T13:14:00Z">
                    <w:rPr>
                      <w:rFonts w:ascii="仿宋" w:hAnsi="仿宋" w:cstheme="minorHAnsi" w:hint="eastAsia"/>
                      <w:szCs w:val="21"/>
                    </w:rPr>
                  </w:rPrChange>
                </w:rPr>
                <w:t>增强</w:t>
              </w:r>
              <w:r>
                <w:rPr>
                  <w:rFonts w:ascii="仿宋" w:hAnsi="仿宋" w:cstheme="minorHAnsi" w:hint="eastAsia"/>
                  <w:sz w:val="21"/>
                  <w:szCs w:val="21"/>
                </w:rPr>
                <w:t>增强</w:t>
              </w:r>
              <w:proofErr w:type="gramEnd"/>
              <w:r w:rsidRPr="000E525F">
                <w:rPr>
                  <w:rFonts w:ascii="仿宋" w:hAnsi="仿宋" w:cstheme="minorHAnsi" w:hint="eastAsia"/>
                  <w:sz w:val="21"/>
                  <w:szCs w:val="21"/>
                  <w:rPrChange w:id="1741" w:author="Li Yang" w:date="2023-05-15T13:14:00Z">
                    <w:rPr>
                      <w:rFonts w:ascii="仿宋" w:hAnsi="仿宋" w:cstheme="minorHAnsi" w:hint="eastAsia"/>
                      <w:szCs w:val="21"/>
                    </w:rPr>
                  </w:rPrChange>
                </w:rPr>
                <w:t>传输的流标识，现阶段由发送方</w:t>
              </w:r>
              <w:r w:rsidRPr="000E525F">
                <w:rPr>
                  <w:rFonts w:ascii="仿宋" w:hAnsi="仿宋" w:cstheme="minorHAnsi"/>
                  <w:sz w:val="21"/>
                  <w:szCs w:val="21"/>
                  <w:rPrChange w:id="1742" w:author="Li Yang" w:date="2023-05-15T13:14:00Z">
                    <w:rPr>
                      <w:rFonts w:ascii="仿宋" w:hAnsi="仿宋" w:cstheme="minorHAnsi"/>
                      <w:szCs w:val="21"/>
                    </w:rPr>
                  </w:rPrChange>
                </w:rPr>
                <w:t>IP和接收方IP哈希得到</w:t>
              </w:r>
              <w:r>
                <w:rPr>
                  <w:rFonts w:ascii="仿宋" w:hAnsi="仿宋" w:cstheme="minorHAnsi" w:hint="eastAsia"/>
                  <w:sz w:val="21"/>
                  <w:szCs w:val="21"/>
                </w:rPr>
                <w:t>。</w:t>
              </w:r>
            </w:ins>
          </w:p>
          <w:p w14:paraId="315B36BF" w14:textId="1B6AEDEC" w:rsidR="002734E7" w:rsidRPr="000E525F" w:rsidRDefault="002734E7" w:rsidP="002734E7">
            <w:pPr>
              <w:pStyle w:val="ab"/>
              <w:numPr>
                <w:ilvl w:val="0"/>
                <w:numId w:val="59"/>
              </w:numPr>
              <w:ind w:firstLineChars="0"/>
              <w:rPr>
                <w:rFonts w:ascii="仿宋" w:hAnsi="仿宋" w:cstheme="minorHAnsi"/>
                <w:sz w:val="21"/>
                <w:szCs w:val="21"/>
                <w:rPrChange w:id="1743" w:author="Li Yang" w:date="2023-05-15T13:14:00Z">
                  <w:rPr>
                    <w:rFonts w:ascii="仿宋" w:hAnsi="仿宋" w:cstheme="minorHAnsi"/>
                    <w:szCs w:val="21"/>
                  </w:rPr>
                </w:rPrChange>
              </w:rPr>
            </w:pPr>
            <w:commentRangeStart w:id="1744"/>
            <w:commentRangeStart w:id="1745"/>
            <w:r w:rsidRPr="000E525F">
              <w:rPr>
                <w:rFonts w:ascii="仿宋" w:hAnsi="仿宋" w:cstheme="minorHAnsi" w:hint="eastAsia"/>
                <w:b/>
                <w:sz w:val="21"/>
                <w:szCs w:val="21"/>
              </w:rPr>
              <w:t>高可靠传输发送方地址（</w:t>
            </w:r>
            <w:r w:rsidRPr="000E525F">
              <w:rPr>
                <w:rFonts w:ascii="仿宋" w:hAnsi="仿宋" w:cstheme="minorHAnsi"/>
                <w:b/>
                <w:sz w:val="21"/>
                <w:szCs w:val="21"/>
              </w:rPr>
              <w:t>RSIP</w:t>
            </w:r>
            <w:r w:rsidRPr="000E525F">
              <w:rPr>
                <w:rFonts w:ascii="仿宋" w:hAnsi="仿宋" w:cstheme="minorHAnsi" w:hint="eastAsia"/>
                <w:b/>
                <w:sz w:val="21"/>
                <w:szCs w:val="21"/>
              </w:rPr>
              <w:t>）</w:t>
            </w:r>
            <w:commentRangeEnd w:id="1744"/>
            <w:r w:rsidR="00944DB5" w:rsidRPr="000E525F">
              <w:rPr>
                <w:rStyle w:val="af3"/>
              </w:rPr>
              <w:commentReference w:id="1744"/>
            </w:r>
            <w:commentRangeEnd w:id="1745"/>
            <w:r w:rsidR="008055CB" w:rsidRPr="000E525F">
              <w:rPr>
                <w:rStyle w:val="af3"/>
              </w:rPr>
              <w:commentReference w:id="1745"/>
            </w:r>
            <w:r w:rsidRPr="000E525F">
              <w:rPr>
                <w:rFonts w:ascii="仿宋" w:hAnsi="仿宋" w:cstheme="minorHAnsi" w:hint="eastAsia"/>
                <w:b/>
                <w:sz w:val="21"/>
                <w:szCs w:val="21"/>
              </w:rPr>
              <w:t>：</w:t>
            </w:r>
            <w:r w:rsidRPr="000E525F">
              <w:rPr>
                <w:rFonts w:ascii="仿宋" w:hAnsi="仿宋" w:cstheme="minorHAnsi"/>
                <w:sz w:val="21"/>
                <w:szCs w:val="21"/>
              </w:rPr>
              <w:t>16bytes，</w:t>
            </w:r>
            <w:r w:rsidRPr="000E525F">
              <w:rPr>
                <w:rFonts w:ascii="仿宋" w:hAnsi="仿宋" w:cstheme="minorHAnsi" w:hint="eastAsia"/>
                <w:sz w:val="21"/>
                <w:szCs w:val="21"/>
              </w:rPr>
              <w:t>用于携带高</w:t>
            </w:r>
            <w:proofErr w:type="gramStart"/>
            <w:r w:rsidRPr="000E525F">
              <w:rPr>
                <w:rFonts w:ascii="仿宋" w:hAnsi="仿宋" w:cstheme="minorHAnsi" w:hint="eastAsia"/>
                <w:sz w:val="21"/>
                <w:szCs w:val="21"/>
              </w:rPr>
              <w:t>可靠增强</w:t>
            </w:r>
            <w:proofErr w:type="gramEnd"/>
            <w:r w:rsidRPr="000E525F">
              <w:rPr>
                <w:rFonts w:ascii="仿宋" w:hAnsi="仿宋" w:cstheme="minorHAnsi" w:hint="eastAsia"/>
                <w:sz w:val="21"/>
                <w:szCs w:val="21"/>
              </w:rPr>
              <w:t>传输的发送方网络节点的</w:t>
            </w:r>
            <w:r w:rsidRPr="000E525F">
              <w:rPr>
                <w:rFonts w:ascii="仿宋" w:hAnsi="仿宋" w:cstheme="minorHAnsi"/>
                <w:sz w:val="21"/>
                <w:szCs w:val="21"/>
              </w:rPr>
              <w:t>IP</w:t>
            </w:r>
            <w:r w:rsidRPr="000E525F">
              <w:rPr>
                <w:rFonts w:ascii="仿宋" w:hAnsi="仿宋" w:cstheme="minorHAnsi" w:hint="eastAsia"/>
                <w:sz w:val="21"/>
                <w:szCs w:val="21"/>
              </w:rPr>
              <w:t>。</w:t>
            </w:r>
          </w:p>
          <w:p w14:paraId="495359B9" w14:textId="77777777" w:rsidR="00367DA5" w:rsidRPr="000E525F" w:rsidRDefault="002734E7" w:rsidP="00367DA5">
            <w:pPr>
              <w:pStyle w:val="ab"/>
              <w:numPr>
                <w:ilvl w:val="0"/>
                <w:numId w:val="59"/>
              </w:numPr>
              <w:ind w:firstLineChars="0"/>
              <w:rPr>
                <w:rFonts w:ascii="仿宋" w:hAnsi="仿宋" w:cstheme="minorHAnsi"/>
                <w:sz w:val="21"/>
                <w:szCs w:val="21"/>
              </w:rPr>
            </w:pPr>
            <w:r w:rsidRPr="000E525F">
              <w:rPr>
                <w:rFonts w:ascii="仿宋" w:hAnsi="仿宋" w:cstheme="minorHAnsi" w:hint="eastAsia"/>
                <w:b/>
                <w:sz w:val="21"/>
                <w:szCs w:val="21"/>
              </w:rPr>
              <w:t>高</w:t>
            </w:r>
            <w:proofErr w:type="gramStart"/>
            <w:r w:rsidRPr="000E525F">
              <w:rPr>
                <w:rFonts w:ascii="仿宋" w:hAnsi="仿宋" w:cstheme="minorHAnsi" w:hint="eastAsia"/>
                <w:b/>
                <w:sz w:val="21"/>
                <w:szCs w:val="21"/>
              </w:rPr>
              <w:t>可靠增强</w:t>
            </w:r>
            <w:proofErr w:type="gramEnd"/>
            <w:r w:rsidRPr="000E525F">
              <w:rPr>
                <w:rFonts w:ascii="仿宋" w:hAnsi="仿宋" w:cstheme="minorHAnsi" w:hint="eastAsia"/>
                <w:b/>
                <w:sz w:val="21"/>
                <w:szCs w:val="21"/>
              </w:rPr>
              <w:t>传输包序号（</w:t>
            </w:r>
            <w:r w:rsidRPr="000E525F">
              <w:rPr>
                <w:rFonts w:ascii="仿宋" w:hAnsi="仿宋" w:cstheme="minorHAnsi"/>
                <w:b/>
                <w:sz w:val="21"/>
                <w:szCs w:val="21"/>
              </w:rPr>
              <w:t>RPN</w:t>
            </w:r>
            <w:r w:rsidRPr="000E525F">
              <w:rPr>
                <w:rFonts w:ascii="仿宋" w:hAnsi="仿宋" w:cstheme="minorHAnsi" w:hint="eastAsia"/>
                <w:b/>
                <w:sz w:val="21"/>
                <w:szCs w:val="21"/>
              </w:rPr>
              <w:t>）：</w:t>
            </w:r>
            <w:r w:rsidR="00367DA5" w:rsidRPr="000E525F">
              <w:rPr>
                <w:rFonts w:ascii="仿宋" w:hAnsi="仿宋" w:cstheme="minorHAnsi"/>
                <w:sz w:val="21"/>
                <w:szCs w:val="21"/>
              </w:rPr>
              <w:t>4bytes，</w:t>
            </w:r>
            <w:r w:rsidRPr="000E525F">
              <w:rPr>
                <w:rFonts w:ascii="仿宋" w:hAnsi="仿宋" w:cstheme="minorHAnsi" w:hint="eastAsia"/>
                <w:sz w:val="21"/>
                <w:szCs w:val="21"/>
              </w:rPr>
              <w:t>用于携带高</w:t>
            </w:r>
            <w:proofErr w:type="gramStart"/>
            <w:r w:rsidRPr="000E525F">
              <w:rPr>
                <w:rFonts w:ascii="仿宋" w:hAnsi="仿宋" w:cstheme="minorHAnsi" w:hint="eastAsia"/>
                <w:sz w:val="21"/>
                <w:szCs w:val="21"/>
              </w:rPr>
              <w:t>可靠增强</w:t>
            </w:r>
            <w:proofErr w:type="gramEnd"/>
            <w:r w:rsidRPr="000E525F">
              <w:rPr>
                <w:rFonts w:ascii="仿宋" w:hAnsi="仿宋" w:cstheme="minorHAnsi" w:hint="eastAsia"/>
                <w:sz w:val="21"/>
                <w:szCs w:val="21"/>
              </w:rPr>
              <w:t>传输机制数据包的序号，取值范围是：</w:t>
            </w:r>
            <w:r w:rsidRPr="000E525F">
              <w:rPr>
                <w:rFonts w:ascii="仿宋" w:hAnsi="仿宋" w:cstheme="minorHAnsi"/>
                <w:sz w:val="21"/>
                <w:szCs w:val="21"/>
              </w:rPr>
              <w:t>0~2</w:t>
            </w:r>
            <w:r w:rsidRPr="000E525F">
              <w:rPr>
                <w:rFonts w:ascii="仿宋" w:hAnsi="仿宋" w:cstheme="minorHAnsi"/>
                <w:sz w:val="21"/>
                <w:szCs w:val="21"/>
                <w:vertAlign w:val="superscript"/>
              </w:rPr>
              <w:t>32</w:t>
            </w:r>
            <w:r w:rsidRPr="000E525F">
              <w:rPr>
                <w:rFonts w:ascii="仿宋" w:hAnsi="仿宋" w:cstheme="minorHAnsi"/>
                <w:sz w:val="21"/>
                <w:szCs w:val="21"/>
              </w:rPr>
              <w:t>-1</w:t>
            </w:r>
            <w:r w:rsidRPr="000E525F">
              <w:rPr>
                <w:rFonts w:ascii="仿宋" w:hAnsi="仿宋" w:cstheme="minorHAnsi" w:hint="eastAsia"/>
                <w:sz w:val="21"/>
                <w:szCs w:val="21"/>
              </w:rPr>
              <w:t>。</w:t>
            </w:r>
          </w:p>
          <w:p w14:paraId="7BC97B5D" w14:textId="5EC636C2" w:rsidR="002734E7" w:rsidRPr="00944DB5" w:rsidRDefault="002734E7" w:rsidP="00944DB5">
            <w:pPr>
              <w:pStyle w:val="ab"/>
              <w:ind w:left="420" w:firstLineChars="0" w:firstLine="0"/>
              <w:rPr>
                <w:rFonts w:ascii="仿宋" w:hAnsi="仿宋" w:cstheme="minorHAnsi"/>
                <w:sz w:val="18"/>
                <w:szCs w:val="21"/>
              </w:rPr>
            </w:pPr>
            <w:r w:rsidRPr="00944DB5">
              <w:rPr>
                <w:rFonts w:ascii="仿宋" w:hAnsi="仿宋" w:cstheme="minorHAnsi" w:hint="eastAsia"/>
                <w:color w:val="FF0000"/>
                <w:sz w:val="21"/>
                <w:szCs w:val="21"/>
                <w:u w:val="single"/>
              </w:rPr>
              <w:t>备注：网络节点填写、查看</w:t>
            </w:r>
            <w:r w:rsidR="00367DA5" w:rsidRPr="00FF3F12">
              <w:rPr>
                <w:rFonts w:ascii="仿宋" w:hAnsi="仿宋" w:cstheme="minorHAnsi" w:hint="eastAsia"/>
                <w:color w:val="FF0000"/>
                <w:sz w:val="21"/>
                <w:szCs w:val="21"/>
                <w:u w:val="single"/>
              </w:rPr>
              <w:t>和</w:t>
            </w:r>
            <w:r w:rsidRPr="00944DB5">
              <w:rPr>
                <w:rFonts w:ascii="仿宋" w:hAnsi="仿宋" w:cstheme="minorHAnsi" w:hint="eastAsia"/>
                <w:color w:val="FF0000"/>
                <w:sz w:val="21"/>
                <w:szCs w:val="21"/>
                <w:u w:val="single"/>
              </w:rPr>
              <w:t>修改。</w:t>
            </w:r>
          </w:p>
          <w:p w14:paraId="1629330F" w14:textId="7A63D07C" w:rsidR="002734E7" w:rsidRPr="00944DB5" w:rsidRDefault="002734E7" w:rsidP="00944DB5">
            <w:pPr>
              <w:rPr>
                <w:rFonts w:ascii="仿宋" w:hAnsi="仿宋"/>
              </w:rPr>
            </w:pPr>
          </w:p>
        </w:tc>
      </w:tr>
      <w:tr w:rsidR="002734E7" w:rsidRPr="00FF3F12" w14:paraId="6B6AA4E8" w14:textId="77777777" w:rsidTr="003D0AF4">
        <w:trPr>
          <w:trHeight w:val="297"/>
          <w:trPrChange w:id="1746" w:author="Li Yang" w:date="2023-05-15T13:15:00Z">
            <w:trPr>
              <w:trHeight w:val="297"/>
            </w:trPr>
          </w:trPrChange>
        </w:trPr>
        <w:tc>
          <w:tcPr>
            <w:tcW w:w="1271" w:type="dxa"/>
            <w:tcBorders>
              <w:top w:val="single" w:sz="4" w:space="0" w:color="auto"/>
              <w:left w:val="single" w:sz="4" w:space="0" w:color="auto"/>
              <w:bottom w:val="single" w:sz="4" w:space="0" w:color="auto"/>
              <w:right w:val="single" w:sz="4" w:space="0" w:color="auto"/>
            </w:tcBorders>
            <w:vAlign w:val="center"/>
            <w:hideMark/>
            <w:tcPrChange w:id="1747" w:author="Li Yang" w:date="2023-05-15T13:15:00Z">
              <w:tcPr>
                <w:tcW w:w="1271" w:type="dxa"/>
                <w:tcBorders>
                  <w:top w:val="single" w:sz="4" w:space="0" w:color="auto"/>
                  <w:left w:val="single" w:sz="4" w:space="0" w:color="auto"/>
                  <w:bottom w:val="single" w:sz="4" w:space="0" w:color="auto"/>
                  <w:right w:val="single" w:sz="4" w:space="0" w:color="auto"/>
                </w:tcBorders>
                <w:vAlign w:val="center"/>
                <w:hideMark/>
              </w:tcPr>
            </w:tcPrChange>
          </w:tcPr>
          <w:p w14:paraId="44F80383" w14:textId="0948A741" w:rsidR="002734E7" w:rsidRPr="00944DB5" w:rsidRDefault="002734E7" w:rsidP="008761DB">
            <w:pPr>
              <w:jc w:val="center"/>
              <w:rPr>
                <w:rFonts w:ascii="仿宋" w:hAnsi="仿宋"/>
              </w:rPr>
            </w:pPr>
            <w:r w:rsidRPr="00944DB5">
              <w:rPr>
                <w:rFonts w:ascii="仿宋" w:hAnsi="仿宋"/>
              </w:rPr>
              <w:t>-</w:t>
            </w:r>
          </w:p>
        </w:tc>
        <w:tc>
          <w:tcPr>
            <w:tcW w:w="1701" w:type="dxa"/>
            <w:tcBorders>
              <w:top w:val="single" w:sz="4" w:space="0" w:color="auto"/>
              <w:left w:val="single" w:sz="4" w:space="0" w:color="auto"/>
              <w:bottom w:val="single" w:sz="4" w:space="0" w:color="auto"/>
              <w:right w:val="single" w:sz="4" w:space="0" w:color="auto"/>
            </w:tcBorders>
            <w:vAlign w:val="center"/>
            <w:hideMark/>
            <w:tcPrChange w:id="1748" w:author="Li Yang" w:date="2023-05-15T13:15:00Z">
              <w:tcPr>
                <w:tcW w:w="1701" w:type="dxa"/>
                <w:tcBorders>
                  <w:top w:val="single" w:sz="4" w:space="0" w:color="auto"/>
                  <w:left w:val="single" w:sz="4" w:space="0" w:color="auto"/>
                  <w:bottom w:val="single" w:sz="4" w:space="0" w:color="auto"/>
                  <w:right w:val="single" w:sz="4" w:space="0" w:color="auto"/>
                </w:tcBorders>
                <w:vAlign w:val="center"/>
                <w:hideMark/>
              </w:tcPr>
            </w:tcPrChange>
          </w:tcPr>
          <w:p w14:paraId="79AB9160" w14:textId="16E47A00" w:rsidR="002734E7" w:rsidRPr="00944DB5" w:rsidRDefault="002734E7" w:rsidP="008761DB">
            <w:pPr>
              <w:jc w:val="center"/>
              <w:rPr>
                <w:rFonts w:ascii="仿宋" w:hAnsi="仿宋"/>
              </w:rPr>
            </w:pPr>
            <w:r w:rsidRPr="00944DB5">
              <w:rPr>
                <w:rFonts w:ascii="仿宋" w:hAnsi="仿宋"/>
              </w:rPr>
              <w:t>-</w:t>
            </w:r>
          </w:p>
        </w:tc>
        <w:tc>
          <w:tcPr>
            <w:tcW w:w="1134" w:type="dxa"/>
            <w:tcBorders>
              <w:top w:val="single" w:sz="4" w:space="0" w:color="auto"/>
              <w:left w:val="single" w:sz="4" w:space="0" w:color="auto"/>
              <w:bottom w:val="single" w:sz="4" w:space="0" w:color="auto"/>
              <w:right w:val="single" w:sz="4" w:space="0" w:color="auto"/>
            </w:tcBorders>
            <w:vAlign w:val="center"/>
            <w:tcPrChange w:id="1749" w:author="Li Yang" w:date="2023-05-15T13:15:00Z">
              <w:tcPr>
                <w:tcW w:w="1276" w:type="dxa"/>
                <w:tcBorders>
                  <w:top w:val="single" w:sz="4" w:space="0" w:color="auto"/>
                  <w:left w:val="single" w:sz="4" w:space="0" w:color="auto"/>
                  <w:bottom w:val="single" w:sz="4" w:space="0" w:color="auto"/>
                  <w:right w:val="single" w:sz="4" w:space="0" w:color="auto"/>
                </w:tcBorders>
                <w:vAlign w:val="center"/>
              </w:tcPr>
            </w:tcPrChange>
          </w:tcPr>
          <w:p w14:paraId="45F51971" w14:textId="56290759" w:rsidR="002734E7" w:rsidRPr="00944DB5" w:rsidRDefault="002734E7" w:rsidP="008761DB">
            <w:pPr>
              <w:jc w:val="center"/>
              <w:rPr>
                <w:rFonts w:ascii="仿宋" w:hAnsi="仿宋" w:cs="Times New Roman"/>
                <w:szCs w:val="21"/>
              </w:rPr>
            </w:pPr>
            <w:r w:rsidRPr="00944DB5">
              <w:rPr>
                <w:rFonts w:ascii="仿宋" w:hAnsi="仿宋" w:cs="Times New Roman"/>
                <w:szCs w:val="21"/>
              </w:rPr>
              <w:t>-</w:t>
            </w:r>
          </w:p>
        </w:tc>
        <w:tc>
          <w:tcPr>
            <w:tcW w:w="4190" w:type="dxa"/>
            <w:tcBorders>
              <w:top w:val="single" w:sz="4" w:space="0" w:color="auto"/>
              <w:left w:val="single" w:sz="4" w:space="0" w:color="auto"/>
              <w:bottom w:val="single" w:sz="4" w:space="0" w:color="auto"/>
              <w:right w:val="single" w:sz="4" w:space="0" w:color="auto"/>
            </w:tcBorders>
            <w:vAlign w:val="center"/>
            <w:tcPrChange w:id="1750" w:author="Li Yang" w:date="2023-05-15T13:15:00Z">
              <w:tcPr>
                <w:tcW w:w="4048" w:type="dxa"/>
                <w:tcBorders>
                  <w:top w:val="single" w:sz="4" w:space="0" w:color="auto"/>
                  <w:left w:val="single" w:sz="4" w:space="0" w:color="auto"/>
                  <w:bottom w:val="single" w:sz="4" w:space="0" w:color="auto"/>
                  <w:right w:val="single" w:sz="4" w:space="0" w:color="auto"/>
                </w:tcBorders>
                <w:vAlign w:val="center"/>
              </w:tcPr>
            </w:tcPrChange>
          </w:tcPr>
          <w:p w14:paraId="66DDF0C5" w14:textId="7F0BC7C1" w:rsidR="002734E7" w:rsidRPr="00944DB5" w:rsidRDefault="002734E7" w:rsidP="008761DB">
            <w:pPr>
              <w:jc w:val="center"/>
              <w:rPr>
                <w:rFonts w:ascii="仿宋" w:hAnsi="仿宋"/>
              </w:rPr>
            </w:pPr>
            <w:r w:rsidRPr="00944DB5">
              <w:rPr>
                <w:rFonts w:ascii="仿宋" w:hAnsi="仿宋"/>
              </w:rPr>
              <w:t>-</w:t>
            </w:r>
          </w:p>
        </w:tc>
      </w:tr>
    </w:tbl>
    <w:p w14:paraId="75455555" w14:textId="77777777" w:rsidR="002734E7" w:rsidRPr="00944DB5" w:rsidRDefault="002734E7" w:rsidP="002734E7">
      <w:pPr>
        <w:rPr>
          <w:rFonts w:ascii="仿宋" w:hAnsi="仿宋"/>
        </w:rPr>
      </w:pPr>
    </w:p>
    <w:p w14:paraId="784EA78B" w14:textId="4A657D59" w:rsidR="002734E7" w:rsidRDefault="002734E7" w:rsidP="00004B65">
      <w:pPr>
        <w:rPr>
          <w:rFonts w:ascii="仿宋" w:hAnsi="仿宋"/>
          <w:szCs w:val="21"/>
        </w:rPr>
      </w:pPr>
    </w:p>
    <w:p w14:paraId="3286AB28" w14:textId="7360DF9D" w:rsidR="00CA321B" w:rsidRDefault="00CA321B" w:rsidP="00004B65">
      <w:pPr>
        <w:rPr>
          <w:rFonts w:ascii="仿宋" w:hAnsi="仿宋"/>
          <w:szCs w:val="21"/>
        </w:rPr>
      </w:pPr>
    </w:p>
    <w:p w14:paraId="666F922E" w14:textId="6147CA32" w:rsidR="00CA321B" w:rsidRDefault="00CA321B" w:rsidP="00004B65">
      <w:pPr>
        <w:rPr>
          <w:rFonts w:ascii="仿宋" w:hAnsi="仿宋"/>
          <w:szCs w:val="21"/>
        </w:rPr>
      </w:pPr>
    </w:p>
    <w:p w14:paraId="1A24D80D" w14:textId="70520183" w:rsidR="00CA321B" w:rsidRDefault="00CA321B" w:rsidP="00004B65">
      <w:pPr>
        <w:rPr>
          <w:rFonts w:ascii="仿宋" w:hAnsi="仿宋"/>
          <w:szCs w:val="21"/>
        </w:rPr>
      </w:pPr>
    </w:p>
    <w:p w14:paraId="1510E385" w14:textId="49A62DA6" w:rsidR="00944DB5" w:rsidRDefault="00944DB5" w:rsidP="00004B65">
      <w:pPr>
        <w:rPr>
          <w:rFonts w:ascii="仿宋" w:hAnsi="仿宋"/>
          <w:szCs w:val="21"/>
        </w:rPr>
      </w:pPr>
    </w:p>
    <w:p w14:paraId="07321552" w14:textId="2768A05D" w:rsidR="00944DB5" w:rsidRDefault="00944DB5" w:rsidP="00004B65">
      <w:pPr>
        <w:rPr>
          <w:rFonts w:ascii="仿宋" w:hAnsi="仿宋"/>
          <w:szCs w:val="21"/>
        </w:rPr>
      </w:pPr>
    </w:p>
    <w:p w14:paraId="24B427AB" w14:textId="2E6296BA" w:rsidR="00944DB5" w:rsidRDefault="00944DB5" w:rsidP="00004B65">
      <w:pPr>
        <w:rPr>
          <w:rFonts w:ascii="仿宋" w:hAnsi="仿宋"/>
          <w:szCs w:val="21"/>
        </w:rPr>
      </w:pPr>
    </w:p>
    <w:p w14:paraId="1CFFECC7" w14:textId="77777777" w:rsidR="00944DB5" w:rsidRDefault="00944DB5" w:rsidP="00004B65">
      <w:pPr>
        <w:rPr>
          <w:rFonts w:ascii="仿宋" w:hAnsi="仿宋"/>
          <w:szCs w:val="21"/>
        </w:rPr>
        <w:sectPr w:rsidR="00944DB5" w:rsidSect="005B791B">
          <w:footerReference w:type="default" r:id="rId109"/>
          <w:pgSz w:w="11906" w:h="16838"/>
          <w:pgMar w:top="1440" w:right="1800" w:bottom="1440" w:left="1800" w:header="851" w:footer="992" w:gutter="0"/>
          <w:cols w:space="425"/>
          <w:titlePg/>
          <w:docGrid w:type="lines" w:linePitch="312"/>
        </w:sectPr>
      </w:pPr>
    </w:p>
    <w:p w14:paraId="19E8DA07" w14:textId="1F34263E" w:rsidR="00CA321B" w:rsidRDefault="00CA321B" w:rsidP="00D273CA">
      <w:pPr>
        <w:pStyle w:val="3"/>
        <w:numPr>
          <w:ilvl w:val="0"/>
          <w:numId w:val="42"/>
        </w:numPr>
        <w:spacing w:before="0" w:line="415" w:lineRule="auto"/>
        <w:rPr>
          <w:rFonts w:ascii="仿宋" w:hAnsi="仿宋"/>
          <w:sz w:val="24"/>
        </w:rPr>
      </w:pPr>
      <w:del w:id="1751" w:author="Li Yang" w:date="2023-05-15T13:04:00Z">
        <w:r w:rsidDel="00793571">
          <w:rPr>
            <w:rFonts w:ascii="仿宋" w:hAnsi="仿宋" w:hint="eastAsia"/>
            <w:sz w:val="24"/>
          </w:rPr>
          <w:lastRenderedPageBreak/>
          <w:delText>三种数据报文对比</w:delText>
        </w:r>
      </w:del>
      <w:bookmarkStart w:id="1752" w:name="_Toc135051869"/>
      <w:ins w:id="1753" w:author="Li Yang" w:date="2023-05-15T13:04:00Z">
        <w:r w:rsidR="00793571">
          <w:rPr>
            <w:rFonts w:ascii="仿宋" w:hAnsi="仿宋" w:hint="eastAsia"/>
            <w:sz w:val="24"/>
          </w:rPr>
          <w:t>数据报文</w:t>
        </w:r>
        <w:r w:rsidR="00FF253A">
          <w:rPr>
            <w:rFonts w:ascii="仿宋" w:hAnsi="仿宋" w:hint="eastAsia"/>
            <w:sz w:val="24"/>
          </w:rPr>
          <w:t>设计</w:t>
        </w:r>
      </w:ins>
      <w:ins w:id="1754" w:author="Li Yang" w:date="2023-05-15T14:03:00Z">
        <w:r w:rsidR="00653E7A">
          <w:rPr>
            <w:rFonts w:ascii="仿宋" w:hAnsi="仿宋" w:hint="eastAsia"/>
            <w:sz w:val="24"/>
          </w:rPr>
          <w:t>框架</w:t>
        </w:r>
      </w:ins>
      <w:bookmarkEnd w:id="1752"/>
    </w:p>
    <w:p w14:paraId="7E5A908A" w14:textId="794F4E5F" w:rsidR="008B3261" w:rsidRDefault="008B3261" w:rsidP="008B3261">
      <w:pPr>
        <w:ind w:firstLineChars="200" w:firstLine="420"/>
        <w:rPr>
          <w:ins w:id="1755" w:author="Li Yang [2]" w:date="2023-04-17T17:41:00Z"/>
          <w:szCs w:val="21"/>
        </w:rPr>
      </w:pPr>
      <w:r w:rsidRPr="008B3261">
        <w:rPr>
          <w:rFonts w:hint="eastAsia"/>
          <w:szCs w:val="21"/>
        </w:rPr>
        <w:t>数据报文采用统一的格式定义，如下所示：</w:t>
      </w:r>
    </w:p>
    <w:p w14:paraId="73AB01A4" w14:textId="5EABF90F" w:rsidR="008B3261" w:rsidRPr="008B3261" w:rsidDel="00FF253A" w:rsidRDefault="005E0B2E">
      <w:pPr>
        <w:jc w:val="center"/>
        <w:rPr>
          <w:del w:id="1756" w:author="Li Yang" w:date="2023-05-15T13:08:00Z"/>
          <w:szCs w:val="21"/>
        </w:rPr>
      </w:pPr>
      <w:del w:id="1757" w:author="Li Yang" w:date="2023-05-15T13:08:00Z">
        <w:r w:rsidDel="00FF253A">
          <w:fldChar w:fldCharType="begin"/>
        </w:r>
        <w:r w:rsidDel="00FF253A">
          <w:fldChar w:fldCharType="end"/>
        </w:r>
      </w:del>
      <w:ins w:id="1758" w:author="Li Yang [2]" w:date="2023-04-17T17:41:00Z">
        <w:del w:id="1759" w:author="Li Yang" w:date="2023-05-15T08:54:00Z">
          <w:r w:rsidR="00357EF8" w:rsidDel="005E0B2E">
            <w:object w:dxaOrig="7421" w:dyaOrig="531" w14:anchorId="12C62AA8">
              <v:shape id="_x0000_i1083" type="#_x0000_t75" style="width:599.5pt;height:44pt" o:ole="">
                <v:imagedata r:id="rId110" o:title=""/>
              </v:shape>
              <o:OLEObject Type="Embed" ProgID="Visio.Drawing.15" ShapeID="_x0000_i1083" DrawAspect="Content" ObjectID="_1745846826" r:id="rId111"/>
            </w:object>
          </w:r>
        </w:del>
      </w:ins>
    </w:p>
    <w:p w14:paraId="18D25E5D" w14:textId="2ED9E358" w:rsidR="008B3261" w:rsidRPr="008B3261" w:rsidDel="00FF253A" w:rsidRDefault="008B3261">
      <w:pPr>
        <w:jc w:val="center"/>
        <w:rPr>
          <w:del w:id="1760" w:author="Li Yang" w:date="2023-05-15T13:08:00Z"/>
          <w:szCs w:val="21"/>
        </w:rPr>
        <w:pPrChange w:id="1761" w:author="Li Yang" w:date="2023-05-15T13:08:00Z">
          <w:pPr>
            <w:pStyle w:val="ab"/>
            <w:numPr>
              <w:numId w:val="78"/>
            </w:numPr>
            <w:ind w:left="846" w:firstLineChars="0" w:hanging="420"/>
          </w:pPr>
        </w:pPrChange>
      </w:pPr>
      <w:del w:id="1762" w:author="Li Yang" w:date="2023-05-15T13:08:00Z">
        <w:r w:rsidRPr="008B3261" w:rsidDel="00FF253A">
          <w:rPr>
            <w:rFonts w:hint="eastAsia"/>
            <w:szCs w:val="21"/>
          </w:rPr>
          <w:delText>Flag</w:delText>
        </w:r>
        <w:r w:rsidRPr="008B3261" w:rsidDel="00FF253A">
          <w:rPr>
            <w:szCs w:val="21"/>
          </w:rPr>
          <w:delText>s</w:delText>
        </w:r>
        <w:r w:rsidRPr="008B3261" w:rsidDel="00FF253A">
          <w:rPr>
            <w:rFonts w:hint="eastAsia"/>
            <w:szCs w:val="21"/>
          </w:rPr>
          <w:delText>：标志位，用于标识字段长度和是否存在可选字段</w:delText>
        </w:r>
      </w:del>
    </w:p>
    <w:p w14:paraId="79C80A39" w14:textId="45AAFCAF" w:rsidR="008B3261" w:rsidRPr="008B3261" w:rsidDel="00FF253A" w:rsidRDefault="008B3261">
      <w:pPr>
        <w:jc w:val="center"/>
        <w:rPr>
          <w:del w:id="1763" w:author="Li Yang" w:date="2023-05-15T13:08:00Z"/>
          <w:szCs w:val="21"/>
        </w:rPr>
        <w:pPrChange w:id="1764" w:author="Li Yang" w:date="2023-05-15T13:08:00Z">
          <w:pPr>
            <w:pStyle w:val="ab"/>
            <w:numPr>
              <w:numId w:val="78"/>
            </w:numPr>
            <w:ind w:left="846" w:firstLineChars="0" w:hanging="420"/>
          </w:pPr>
        </w:pPrChange>
      </w:pPr>
      <w:del w:id="1765" w:author="Li Yang" w:date="2023-05-15T13:08:00Z">
        <w:r w:rsidRPr="008B3261" w:rsidDel="00FF253A">
          <w:rPr>
            <w:szCs w:val="21"/>
          </w:rPr>
          <w:delText>P</w:delText>
        </w:r>
        <w:r w:rsidRPr="008B3261" w:rsidDel="00FF253A">
          <w:rPr>
            <w:rFonts w:hint="eastAsia"/>
            <w:szCs w:val="21"/>
          </w:rPr>
          <w:delText>reference</w:delText>
        </w:r>
        <w:r w:rsidRPr="008B3261" w:rsidDel="00FF253A">
          <w:rPr>
            <w:rFonts w:hint="eastAsia"/>
            <w:szCs w:val="21"/>
          </w:rPr>
          <w:delText>：偏好字段</w:delText>
        </w:r>
        <w:r w:rsidR="00322CE8" w:rsidDel="00FF253A">
          <w:rPr>
            <w:rFonts w:hint="eastAsia"/>
            <w:szCs w:val="21"/>
          </w:rPr>
          <w:delText>，中间节点查看、修改</w:delText>
        </w:r>
      </w:del>
    </w:p>
    <w:p w14:paraId="6467BB7B" w14:textId="7D997612" w:rsidR="001D0B52" w:rsidDel="00FF253A" w:rsidRDefault="001D0B52">
      <w:pPr>
        <w:jc w:val="center"/>
        <w:rPr>
          <w:del w:id="1766" w:author="Li Yang" w:date="2023-05-15T13:08:00Z"/>
          <w:szCs w:val="21"/>
        </w:rPr>
        <w:pPrChange w:id="1767" w:author="Li Yang" w:date="2023-05-15T13:08:00Z">
          <w:pPr>
            <w:pStyle w:val="ab"/>
            <w:numPr>
              <w:numId w:val="78"/>
            </w:numPr>
            <w:ind w:left="846" w:firstLineChars="0" w:hanging="420"/>
          </w:pPr>
        </w:pPrChange>
      </w:pPr>
      <w:del w:id="1768" w:author="Li Yang" w:date="2023-05-15T13:08:00Z">
        <w:r w:rsidRPr="001D0B52" w:rsidDel="00FF253A">
          <w:rPr>
            <w:szCs w:val="21"/>
          </w:rPr>
          <w:delText>NeT_defined Fields</w:delText>
        </w:r>
        <w:r w:rsidDel="00FF253A">
          <w:rPr>
            <w:rFonts w:hint="eastAsia"/>
            <w:szCs w:val="21"/>
          </w:rPr>
          <w:delText>：</w:delText>
        </w:r>
        <w:r w:rsidRPr="001D0B52" w:rsidDel="00FF253A">
          <w:rPr>
            <w:rFonts w:hint="eastAsia"/>
            <w:szCs w:val="21"/>
          </w:rPr>
          <w:delText>网络增强传输定义字段</w:delText>
        </w:r>
        <w:r w:rsidDel="00FF253A">
          <w:rPr>
            <w:rFonts w:hint="eastAsia"/>
            <w:szCs w:val="21"/>
          </w:rPr>
          <w:delText>（可选字段）</w:delText>
        </w:r>
        <w:r w:rsidR="00322CE8" w:rsidDel="00FF253A">
          <w:rPr>
            <w:rFonts w:hint="eastAsia"/>
            <w:szCs w:val="21"/>
          </w:rPr>
          <w:delText>，中间节点查看、修改</w:delText>
        </w:r>
      </w:del>
    </w:p>
    <w:p w14:paraId="18DEB4B0" w14:textId="03E26B67" w:rsidR="008B3261" w:rsidRPr="008B3261" w:rsidDel="00FF253A" w:rsidRDefault="008B3261">
      <w:pPr>
        <w:jc w:val="center"/>
        <w:rPr>
          <w:del w:id="1769" w:author="Li Yang" w:date="2023-05-15T13:08:00Z"/>
          <w:szCs w:val="21"/>
        </w:rPr>
        <w:pPrChange w:id="1770" w:author="Li Yang" w:date="2023-05-15T13:08:00Z">
          <w:pPr>
            <w:pStyle w:val="ab"/>
            <w:numPr>
              <w:numId w:val="78"/>
            </w:numPr>
            <w:ind w:left="846" w:firstLineChars="0" w:hanging="420"/>
          </w:pPr>
        </w:pPrChange>
      </w:pPr>
      <w:del w:id="1771" w:author="Li Yang" w:date="2023-05-15T13:08:00Z">
        <w:r w:rsidRPr="008B3261" w:rsidDel="00FF253A">
          <w:rPr>
            <w:szCs w:val="21"/>
          </w:rPr>
          <w:delText>R</w:delText>
        </w:r>
        <w:r w:rsidRPr="008B3261" w:rsidDel="00FF253A">
          <w:rPr>
            <w:rFonts w:hint="eastAsia"/>
            <w:szCs w:val="21"/>
          </w:rPr>
          <w:delText>eliable</w:delText>
        </w:r>
        <w:r w:rsidRPr="008B3261" w:rsidDel="00FF253A">
          <w:rPr>
            <w:szCs w:val="21"/>
          </w:rPr>
          <w:delText xml:space="preserve"> </w:delText>
        </w:r>
        <w:r w:rsidDel="00FF253A">
          <w:rPr>
            <w:szCs w:val="21"/>
          </w:rPr>
          <w:delText>R</w:delText>
        </w:r>
        <w:r w:rsidRPr="008B3261" w:rsidDel="00FF253A">
          <w:rPr>
            <w:rFonts w:hint="eastAsia"/>
            <w:szCs w:val="21"/>
          </w:rPr>
          <w:delText>elated</w:delText>
        </w:r>
        <w:r w:rsidRPr="008B3261" w:rsidDel="00FF253A">
          <w:rPr>
            <w:szCs w:val="21"/>
          </w:rPr>
          <w:delText xml:space="preserve"> </w:delText>
        </w:r>
        <w:r w:rsidDel="00FF253A">
          <w:rPr>
            <w:szCs w:val="21"/>
          </w:rPr>
          <w:delText>F</w:delText>
        </w:r>
        <w:r w:rsidRPr="008B3261" w:rsidDel="00FF253A">
          <w:rPr>
            <w:rFonts w:hint="eastAsia"/>
            <w:szCs w:val="21"/>
          </w:rPr>
          <w:delText>ields</w:delText>
        </w:r>
        <w:r w:rsidRPr="008B3261" w:rsidDel="00FF253A">
          <w:rPr>
            <w:rFonts w:hint="eastAsia"/>
            <w:szCs w:val="21"/>
          </w:rPr>
          <w:delText>：辅助可靠传输相关字段，若为非可靠传输不存在此字段</w:delText>
        </w:r>
      </w:del>
    </w:p>
    <w:p w14:paraId="61AB28A3" w14:textId="67623829" w:rsidR="00D273CA" w:rsidRPr="00D273CA" w:rsidDel="00FF253A" w:rsidRDefault="008B3261">
      <w:pPr>
        <w:jc w:val="center"/>
        <w:rPr>
          <w:del w:id="1772" w:author="Li Yang" w:date="2023-05-15T13:08:00Z"/>
          <w:szCs w:val="21"/>
        </w:rPr>
        <w:pPrChange w:id="1773" w:author="Li Yang" w:date="2023-05-15T13:08:00Z">
          <w:pPr>
            <w:pStyle w:val="ab"/>
            <w:numPr>
              <w:numId w:val="78"/>
            </w:numPr>
            <w:ind w:left="846" w:firstLineChars="0" w:hanging="420"/>
          </w:pPr>
        </w:pPrChange>
      </w:pPr>
      <w:del w:id="1774" w:author="Li Yang" w:date="2023-05-15T13:08:00Z">
        <w:r w:rsidDel="00FF253A">
          <w:rPr>
            <w:szCs w:val="21"/>
          </w:rPr>
          <w:delText>O</w:delText>
        </w:r>
        <w:r w:rsidRPr="008B3261" w:rsidDel="00FF253A">
          <w:rPr>
            <w:rFonts w:hint="eastAsia"/>
            <w:szCs w:val="21"/>
          </w:rPr>
          <w:delText>ptional</w:delText>
        </w:r>
        <w:r w:rsidRPr="008B3261" w:rsidDel="00FF253A">
          <w:rPr>
            <w:szCs w:val="21"/>
          </w:rPr>
          <w:delText xml:space="preserve"> </w:delText>
        </w:r>
        <w:r w:rsidDel="00FF253A">
          <w:rPr>
            <w:szCs w:val="21"/>
          </w:rPr>
          <w:delText>F</w:delText>
        </w:r>
        <w:r w:rsidRPr="008B3261" w:rsidDel="00FF253A">
          <w:rPr>
            <w:rFonts w:hint="eastAsia"/>
            <w:szCs w:val="21"/>
          </w:rPr>
          <w:delText>ields</w:delText>
        </w:r>
        <w:r w:rsidRPr="008B3261" w:rsidDel="00FF253A">
          <w:rPr>
            <w:rFonts w:hint="eastAsia"/>
            <w:szCs w:val="21"/>
          </w:rPr>
          <w:delText>：可选字段</w:delText>
        </w:r>
      </w:del>
    </w:p>
    <w:tbl>
      <w:tblPr>
        <w:tblStyle w:val="a3"/>
        <w:tblW w:w="12693" w:type="dxa"/>
        <w:jc w:val="center"/>
        <w:tblLook w:val="04A0" w:firstRow="1" w:lastRow="0" w:firstColumn="1" w:lastColumn="0" w:noHBand="0" w:noVBand="1"/>
        <w:tblPrChange w:id="1775" w:author="Li Yang" w:date="2023-05-10T15:37:00Z">
          <w:tblPr>
            <w:tblStyle w:val="a3"/>
            <w:tblW w:w="13734" w:type="dxa"/>
            <w:jc w:val="center"/>
            <w:tblLook w:val="04A0" w:firstRow="1" w:lastRow="0" w:firstColumn="1" w:lastColumn="0" w:noHBand="0" w:noVBand="1"/>
          </w:tblPr>
        </w:tblPrChange>
      </w:tblPr>
      <w:tblGrid>
        <w:gridCol w:w="1210"/>
        <w:gridCol w:w="1590"/>
        <w:gridCol w:w="3439"/>
        <w:gridCol w:w="3227"/>
        <w:gridCol w:w="3227"/>
        <w:tblGridChange w:id="1776">
          <w:tblGrid>
            <w:gridCol w:w="1312"/>
            <w:gridCol w:w="1590"/>
            <w:gridCol w:w="3764"/>
            <w:gridCol w:w="3534"/>
            <w:gridCol w:w="3534"/>
          </w:tblGrid>
        </w:tblGridChange>
      </w:tblGrid>
      <w:tr w:rsidR="00D00351" w:rsidDel="00FF253A" w14:paraId="2F199E95" w14:textId="10B953BC" w:rsidTr="00FF253A">
        <w:trPr>
          <w:trHeight w:val="201"/>
          <w:jc w:val="center"/>
          <w:del w:id="1777" w:author="Li Yang" w:date="2023-05-15T13:08:00Z"/>
          <w:trPrChange w:id="1778" w:author="Li Yang" w:date="2023-05-10T15:37:00Z">
            <w:trPr>
              <w:trHeight w:val="218"/>
              <w:jc w:val="center"/>
            </w:trPr>
          </w:trPrChange>
        </w:trPr>
        <w:tc>
          <w:tcPr>
            <w:tcW w:w="2800" w:type="dxa"/>
            <w:gridSpan w:val="2"/>
            <w:tcPrChange w:id="1779" w:author="Li Yang" w:date="2023-05-10T15:37:00Z">
              <w:tcPr>
                <w:tcW w:w="2902" w:type="dxa"/>
                <w:gridSpan w:val="2"/>
              </w:tcPr>
            </w:tcPrChange>
          </w:tcPr>
          <w:p w14:paraId="7CF38863" w14:textId="3E1173E2" w:rsidR="00D00351" w:rsidRPr="00944DB5" w:rsidDel="00FF253A" w:rsidRDefault="00D00351">
            <w:pPr>
              <w:jc w:val="center"/>
              <w:rPr>
                <w:del w:id="1780" w:author="Li Yang" w:date="2023-05-15T13:08:00Z"/>
                <w:rFonts w:cs="Times New Roman"/>
                <w:color w:val="C00000"/>
                <w:szCs w:val="21"/>
              </w:rPr>
              <w:pPrChange w:id="1781" w:author="Li Yang" w:date="2023-05-15T13:08:00Z">
                <w:pPr>
                  <w:spacing w:line="230" w:lineRule="exact"/>
                </w:pPr>
              </w:pPrChange>
            </w:pPr>
          </w:p>
        </w:tc>
        <w:tc>
          <w:tcPr>
            <w:tcW w:w="3439" w:type="dxa"/>
            <w:tcPrChange w:id="1782" w:author="Li Yang" w:date="2023-05-10T15:37:00Z">
              <w:tcPr>
                <w:tcW w:w="3764" w:type="dxa"/>
              </w:tcPr>
            </w:tcPrChange>
          </w:tcPr>
          <w:p w14:paraId="4B30C283" w14:textId="51BD59F3" w:rsidR="00944DB5" w:rsidDel="00FF253A" w:rsidRDefault="00D00351">
            <w:pPr>
              <w:jc w:val="center"/>
              <w:rPr>
                <w:del w:id="1783" w:author="Li Yang" w:date="2023-05-15T13:08:00Z"/>
                <w:rFonts w:cs="Times New Roman"/>
                <w:color w:val="C00000"/>
                <w:szCs w:val="21"/>
              </w:rPr>
              <w:pPrChange w:id="1784" w:author="Li Yang" w:date="2023-05-15T13:08:00Z">
                <w:pPr>
                  <w:spacing w:line="230" w:lineRule="exact"/>
                  <w:jc w:val="center"/>
                </w:pPr>
              </w:pPrChange>
            </w:pPr>
            <w:del w:id="1785" w:author="Li Yang" w:date="2023-05-15T13:08:00Z">
              <w:r w:rsidRPr="00944DB5" w:rsidDel="00FF253A">
                <w:rPr>
                  <w:rFonts w:cs="Times New Roman"/>
                  <w:color w:val="C00000"/>
                  <w:szCs w:val="21"/>
                </w:rPr>
                <w:delText>SEADP</w:delText>
              </w:r>
            </w:del>
          </w:p>
          <w:p w14:paraId="25C43614" w14:textId="4246FBA8" w:rsidR="00D00351" w:rsidRPr="00944DB5" w:rsidDel="00FF253A" w:rsidRDefault="00D00351">
            <w:pPr>
              <w:jc w:val="center"/>
              <w:rPr>
                <w:del w:id="1786" w:author="Li Yang" w:date="2023-05-15T13:08:00Z"/>
                <w:rFonts w:cs="Times New Roman"/>
                <w:color w:val="C00000"/>
                <w:szCs w:val="21"/>
              </w:rPr>
              <w:pPrChange w:id="1787" w:author="Li Yang" w:date="2023-05-15T13:08:00Z">
                <w:pPr>
                  <w:spacing w:line="230" w:lineRule="exact"/>
                  <w:jc w:val="center"/>
                </w:pPr>
              </w:pPrChange>
            </w:pPr>
            <w:del w:id="1788" w:author="Li Yang" w:date="2023-05-15T13:08:00Z">
              <w:r w:rsidRPr="00944DB5" w:rsidDel="00FF253A">
                <w:rPr>
                  <w:rFonts w:cs="Times New Roman"/>
                  <w:color w:val="C00000"/>
                  <w:szCs w:val="21"/>
                </w:rPr>
                <w:delText>(Public Header. Type=001 00000</w:delText>
              </w:r>
              <w:r w:rsidRPr="00944DB5" w:rsidDel="00FF253A">
                <w:rPr>
                  <w:rFonts w:cs="Times New Roman" w:hint="eastAsia"/>
                  <w:color w:val="C00000"/>
                  <w:szCs w:val="21"/>
                </w:rPr>
                <w:delText>)</w:delText>
              </w:r>
            </w:del>
          </w:p>
        </w:tc>
        <w:tc>
          <w:tcPr>
            <w:tcW w:w="3227" w:type="dxa"/>
            <w:tcPrChange w:id="1789" w:author="Li Yang" w:date="2023-05-10T15:37:00Z">
              <w:tcPr>
                <w:tcW w:w="3534" w:type="dxa"/>
              </w:tcPr>
            </w:tcPrChange>
          </w:tcPr>
          <w:p w14:paraId="0D21A07C" w14:textId="53F211EA" w:rsidR="00944DB5" w:rsidDel="00FF253A" w:rsidRDefault="00D00351">
            <w:pPr>
              <w:jc w:val="center"/>
              <w:rPr>
                <w:del w:id="1790" w:author="Li Yang" w:date="2023-05-15T13:08:00Z"/>
                <w:rFonts w:cs="Times New Roman"/>
                <w:color w:val="C00000"/>
                <w:szCs w:val="21"/>
              </w:rPr>
              <w:pPrChange w:id="1791" w:author="Li Yang" w:date="2023-05-15T13:08:00Z">
                <w:pPr>
                  <w:spacing w:line="230" w:lineRule="exact"/>
                  <w:jc w:val="center"/>
                </w:pPr>
              </w:pPrChange>
            </w:pPr>
            <w:del w:id="1792" w:author="Li Yang" w:date="2023-05-15T13:08:00Z">
              <w:r w:rsidRPr="00944DB5" w:rsidDel="00FF253A">
                <w:rPr>
                  <w:rFonts w:cs="Times New Roman"/>
                  <w:color w:val="C00000"/>
                  <w:szCs w:val="21"/>
                </w:rPr>
                <w:delText>SEAUP</w:delText>
              </w:r>
            </w:del>
          </w:p>
          <w:p w14:paraId="735B5755" w14:textId="7F6660F0" w:rsidR="00D00351" w:rsidRPr="00944DB5" w:rsidDel="00FF253A" w:rsidRDefault="00944DB5">
            <w:pPr>
              <w:jc w:val="center"/>
              <w:rPr>
                <w:del w:id="1793" w:author="Li Yang" w:date="2023-05-15T13:08:00Z"/>
                <w:rFonts w:cs="Times New Roman"/>
                <w:color w:val="C00000"/>
                <w:szCs w:val="21"/>
              </w:rPr>
              <w:pPrChange w:id="1794" w:author="Li Yang" w:date="2023-05-15T13:08:00Z">
                <w:pPr>
                  <w:spacing w:line="230" w:lineRule="exact"/>
                  <w:jc w:val="center"/>
                </w:pPr>
              </w:pPrChange>
            </w:pPr>
            <w:del w:id="1795" w:author="Li Yang" w:date="2023-05-15T13:08:00Z">
              <w:r w:rsidRPr="00944DB5" w:rsidDel="00FF253A">
                <w:rPr>
                  <w:rFonts w:cs="Times New Roman"/>
                  <w:color w:val="C00000"/>
                  <w:szCs w:val="21"/>
                </w:rPr>
                <w:delText xml:space="preserve"> </w:delText>
              </w:r>
              <w:r w:rsidR="00D00351" w:rsidRPr="00944DB5" w:rsidDel="00FF253A">
                <w:rPr>
                  <w:rFonts w:cs="Times New Roman"/>
                  <w:color w:val="C00000"/>
                  <w:szCs w:val="21"/>
                </w:rPr>
                <w:delText>(Public Header. Type=01</w:delText>
              </w:r>
              <w:r w:rsidR="002445B7" w:rsidRPr="00944DB5" w:rsidDel="00FF253A">
                <w:rPr>
                  <w:rFonts w:cs="Times New Roman"/>
                  <w:color w:val="C00000"/>
                  <w:szCs w:val="21"/>
                </w:rPr>
                <w:delText>0</w:delText>
              </w:r>
              <w:r w:rsidR="00D00351" w:rsidRPr="00944DB5" w:rsidDel="00FF253A">
                <w:rPr>
                  <w:rFonts w:cs="Times New Roman"/>
                  <w:color w:val="C00000"/>
                  <w:szCs w:val="21"/>
                </w:rPr>
                <w:delText xml:space="preserve"> 00000)</w:delText>
              </w:r>
            </w:del>
          </w:p>
        </w:tc>
        <w:tc>
          <w:tcPr>
            <w:tcW w:w="3227" w:type="dxa"/>
            <w:tcPrChange w:id="1796" w:author="Li Yang" w:date="2023-05-10T15:37:00Z">
              <w:tcPr>
                <w:tcW w:w="3534" w:type="dxa"/>
              </w:tcPr>
            </w:tcPrChange>
          </w:tcPr>
          <w:p w14:paraId="1BA0BAC5" w14:textId="7AABE1B3" w:rsidR="00944DB5" w:rsidDel="00FF253A" w:rsidRDefault="00D00351">
            <w:pPr>
              <w:jc w:val="center"/>
              <w:rPr>
                <w:del w:id="1797" w:author="Li Yang" w:date="2023-05-15T13:08:00Z"/>
                <w:rFonts w:cs="Times New Roman"/>
                <w:color w:val="C00000"/>
                <w:szCs w:val="21"/>
              </w:rPr>
              <w:pPrChange w:id="1798" w:author="Li Yang" w:date="2023-05-15T13:08:00Z">
                <w:pPr>
                  <w:spacing w:line="230" w:lineRule="exact"/>
                  <w:jc w:val="center"/>
                </w:pPr>
              </w:pPrChange>
            </w:pPr>
            <w:del w:id="1799" w:author="Li Yang" w:date="2023-05-15T13:08:00Z">
              <w:r w:rsidRPr="00944DB5" w:rsidDel="00FF253A">
                <w:rPr>
                  <w:rFonts w:cs="Times New Roman"/>
                  <w:color w:val="C00000"/>
                  <w:szCs w:val="21"/>
                </w:rPr>
                <w:delText>SEASP</w:delText>
              </w:r>
            </w:del>
          </w:p>
          <w:p w14:paraId="12324F51" w14:textId="6096B562" w:rsidR="00D00351" w:rsidRPr="00944DB5" w:rsidDel="00FF253A" w:rsidRDefault="00944DB5">
            <w:pPr>
              <w:jc w:val="center"/>
              <w:rPr>
                <w:del w:id="1800" w:author="Li Yang" w:date="2023-05-15T13:08:00Z"/>
                <w:rFonts w:cs="Times New Roman"/>
                <w:color w:val="C00000"/>
                <w:szCs w:val="21"/>
              </w:rPr>
              <w:pPrChange w:id="1801" w:author="Li Yang" w:date="2023-05-15T13:08:00Z">
                <w:pPr>
                  <w:spacing w:line="230" w:lineRule="exact"/>
                  <w:jc w:val="center"/>
                </w:pPr>
              </w:pPrChange>
            </w:pPr>
            <w:del w:id="1802" w:author="Li Yang" w:date="2023-05-15T13:08:00Z">
              <w:r w:rsidRPr="00944DB5" w:rsidDel="00FF253A">
                <w:rPr>
                  <w:rFonts w:cs="Times New Roman"/>
                  <w:color w:val="C00000"/>
                  <w:szCs w:val="21"/>
                </w:rPr>
                <w:delText xml:space="preserve"> </w:delText>
              </w:r>
              <w:r w:rsidR="00D00351" w:rsidRPr="00944DB5" w:rsidDel="00FF253A">
                <w:rPr>
                  <w:rFonts w:cs="Times New Roman"/>
                  <w:color w:val="C00000"/>
                  <w:szCs w:val="21"/>
                </w:rPr>
                <w:delText>(Public Header. Type=0</w:delText>
              </w:r>
              <w:r w:rsidR="002445B7" w:rsidRPr="00944DB5" w:rsidDel="00FF253A">
                <w:rPr>
                  <w:rFonts w:cs="Times New Roman"/>
                  <w:color w:val="C00000"/>
                  <w:szCs w:val="21"/>
                </w:rPr>
                <w:delText>1</w:delText>
              </w:r>
              <w:r w:rsidR="00D00351" w:rsidRPr="00944DB5" w:rsidDel="00FF253A">
                <w:rPr>
                  <w:rFonts w:cs="Times New Roman"/>
                  <w:color w:val="C00000"/>
                  <w:szCs w:val="21"/>
                </w:rPr>
                <w:delText>1 00000)</w:delText>
              </w:r>
            </w:del>
          </w:p>
        </w:tc>
      </w:tr>
      <w:tr w:rsidR="00F84575" w:rsidDel="00FF253A" w14:paraId="57F0137E" w14:textId="176455D2" w:rsidTr="00FF253A">
        <w:trPr>
          <w:trHeight w:val="37"/>
          <w:jc w:val="center"/>
          <w:del w:id="1803" w:author="Li Yang" w:date="2023-05-15T13:08:00Z"/>
          <w:trPrChange w:id="1804" w:author="Li Yang" w:date="2023-05-10T15:37:00Z">
            <w:trPr>
              <w:trHeight w:val="40"/>
              <w:jc w:val="center"/>
            </w:trPr>
          </w:trPrChange>
        </w:trPr>
        <w:tc>
          <w:tcPr>
            <w:tcW w:w="1210" w:type="dxa"/>
            <w:vMerge w:val="restart"/>
            <w:tcPrChange w:id="1805" w:author="Li Yang" w:date="2023-05-10T15:37:00Z">
              <w:tcPr>
                <w:tcW w:w="1312" w:type="dxa"/>
                <w:vMerge w:val="restart"/>
              </w:tcPr>
            </w:tcPrChange>
          </w:tcPr>
          <w:p w14:paraId="1AAF7611" w14:textId="2C0DD0F4" w:rsidR="00F84575" w:rsidRPr="00944DB5" w:rsidDel="00FF253A" w:rsidRDefault="00F84575">
            <w:pPr>
              <w:jc w:val="center"/>
              <w:rPr>
                <w:del w:id="1806" w:author="Li Yang" w:date="2023-05-15T13:08:00Z"/>
                <w:rFonts w:cs="Times New Roman"/>
                <w:color w:val="C00000"/>
                <w:szCs w:val="21"/>
              </w:rPr>
              <w:pPrChange w:id="1807" w:author="Li Yang" w:date="2023-05-15T13:08:00Z">
                <w:pPr>
                  <w:spacing w:line="230" w:lineRule="exact"/>
                </w:pPr>
              </w:pPrChange>
            </w:pPr>
          </w:p>
        </w:tc>
        <w:tc>
          <w:tcPr>
            <w:tcW w:w="1590" w:type="dxa"/>
            <w:tcPrChange w:id="1808" w:author="Li Yang" w:date="2023-05-10T15:37:00Z">
              <w:tcPr>
                <w:tcW w:w="1590" w:type="dxa"/>
              </w:tcPr>
            </w:tcPrChange>
          </w:tcPr>
          <w:p w14:paraId="533B6CB3" w14:textId="5A064C19" w:rsidR="00F84575" w:rsidRPr="00944DB5" w:rsidDel="00FF253A" w:rsidRDefault="00F84575">
            <w:pPr>
              <w:jc w:val="center"/>
              <w:rPr>
                <w:del w:id="1809" w:author="Li Yang" w:date="2023-05-15T13:08:00Z"/>
                <w:rFonts w:cs="Times New Roman"/>
                <w:color w:val="C00000"/>
                <w:szCs w:val="21"/>
              </w:rPr>
              <w:pPrChange w:id="1810" w:author="Li Yang" w:date="2023-05-15T13:08:00Z">
                <w:pPr>
                  <w:spacing w:line="230" w:lineRule="exact"/>
                </w:pPr>
              </w:pPrChange>
            </w:pPr>
            <w:del w:id="1811" w:author="Li Yang" w:date="2023-05-10T15:32:00Z">
              <w:r w:rsidRPr="00944DB5" w:rsidDel="00AD37EE">
                <w:rPr>
                  <w:rFonts w:cs="Times New Roman"/>
                  <w:color w:val="C00000"/>
                  <w:szCs w:val="21"/>
                </w:rPr>
                <w:delText>B</w:delText>
              </w:r>
            </w:del>
            <w:del w:id="1812" w:author="Li Yang" w:date="2023-05-15T13:08:00Z">
              <w:r w:rsidRPr="00944DB5" w:rsidDel="00FF253A">
                <w:rPr>
                  <w:rFonts w:cs="Times New Roman"/>
                  <w:color w:val="C00000"/>
                  <w:szCs w:val="21"/>
                </w:rPr>
                <w:delText>it</w:delText>
              </w:r>
            </w:del>
            <w:del w:id="1813" w:author="Li Yang" w:date="2023-05-10T15:32:00Z">
              <w:r w:rsidRPr="00944DB5" w:rsidDel="00AD37EE">
                <w:rPr>
                  <w:rFonts w:cs="Times New Roman"/>
                  <w:color w:val="C00000"/>
                  <w:szCs w:val="21"/>
                </w:rPr>
                <w:delText>5</w:delText>
              </w:r>
            </w:del>
            <w:del w:id="1814" w:author="Li Yang" w:date="2023-05-15T13:08:00Z">
              <w:r w:rsidRPr="00944DB5" w:rsidDel="00FF253A">
                <w:rPr>
                  <w:rFonts w:cs="Times New Roman"/>
                  <w:color w:val="C00000"/>
                  <w:szCs w:val="21"/>
                </w:rPr>
                <w:delText>~</w:delText>
              </w:r>
            </w:del>
            <w:del w:id="1815" w:author="Li Yang" w:date="2023-05-10T15:32:00Z">
              <w:r w:rsidRPr="00944DB5" w:rsidDel="00AD37EE">
                <w:rPr>
                  <w:rFonts w:cs="Times New Roman"/>
                  <w:color w:val="C00000"/>
                  <w:szCs w:val="21"/>
                </w:rPr>
                <w:delText>Bit4</w:delText>
              </w:r>
            </w:del>
          </w:p>
        </w:tc>
        <w:tc>
          <w:tcPr>
            <w:tcW w:w="9893" w:type="dxa"/>
            <w:gridSpan w:val="3"/>
            <w:vAlign w:val="center"/>
            <w:tcPrChange w:id="1816" w:author="Li Yang" w:date="2023-05-10T15:37:00Z">
              <w:tcPr>
                <w:tcW w:w="10832" w:type="dxa"/>
                <w:gridSpan w:val="3"/>
                <w:vAlign w:val="center"/>
              </w:tcPr>
            </w:tcPrChange>
          </w:tcPr>
          <w:p w14:paraId="6073DCF2" w14:textId="6FB89621" w:rsidR="00F84575" w:rsidRPr="00F34BF3" w:rsidDel="00FF253A" w:rsidRDefault="00F84575">
            <w:pPr>
              <w:jc w:val="center"/>
              <w:rPr>
                <w:del w:id="1817" w:author="Li Yang" w:date="2023-05-15T13:08:00Z"/>
                <w:rFonts w:cs="Times New Roman"/>
                <w:b/>
                <w:color w:val="0070C0"/>
                <w:szCs w:val="21"/>
                <w:rPrChange w:id="1818" w:author="Li Yang" w:date="2023-05-10T15:36:00Z">
                  <w:rPr>
                    <w:del w:id="1819" w:author="Li Yang" w:date="2023-05-15T13:08:00Z"/>
                    <w:rFonts w:cs="Times New Roman"/>
                    <w:szCs w:val="21"/>
                  </w:rPr>
                </w:rPrChange>
              </w:rPr>
              <w:pPrChange w:id="1820" w:author="Li Yang" w:date="2023-05-15T13:08:00Z">
                <w:pPr>
                  <w:spacing w:line="230" w:lineRule="exact"/>
                </w:pPr>
              </w:pPrChange>
            </w:pPr>
            <w:del w:id="1821" w:author="Li Yang" w:date="2023-05-15T13:08:00Z">
              <w:r w:rsidRPr="00F34BF3" w:rsidDel="00FF253A">
                <w:rPr>
                  <w:rFonts w:cs="Times New Roman"/>
                  <w:b/>
                  <w:color w:val="0070C0"/>
                  <w:szCs w:val="21"/>
                  <w:rPrChange w:id="1822" w:author="Li Yang" w:date="2023-05-10T15:36:00Z">
                    <w:rPr>
                      <w:rFonts w:cs="Times New Roman"/>
                      <w:szCs w:val="21"/>
                    </w:rPr>
                  </w:rPrChange>
                </w:rPr>
                <w:delText>Preference</w:delText>
              </w:r>
              <w:r w:rsidRPr="00F34BF3" w:rsidDel="00FF253A">
                <w:rPr>
                  <w:rFonts w:cs="Times New Roman" w:hint="eastAsia"/>
                  <w:b/>
                  <w:color w:val="0070C0"/>
                  <w:szCs w:val="21"/>
                  <w:rPrChange w:id="1823" w:author="Li Yang" w:date="2023-05-10T15:36:00Z">
                    <w:rPr>
                      <w:rFonts w:cs="Times New Roman" w:hint="eastAsia"/>
                      <w:szCs w:val="21"/>
                    </w:rPr>
                  </w:rPrChange>
                </w:rPr>
                <w:delText>的长度</w:delText>
              </w:r>
            </w:del>
          </w:p>
        </w:tc>
      </w:tr>
      <w:tr w:rsidR="00F84575" w:rsidDel="00FF253A" w14:paraId="7D0CEF9B" w14:textId="35A0859F" w:rsidTr="00FF253A">
        <w:trPr>
          <w:trHeight w:val="37"/>
          <w:jc w:val="center"/>
          <w:del w:id="1824" w:author="Li Yang" w:date="2023-05-15T13:08:00Z"/>
          <w:trPrChange w:id="1825" w:author="Li Yang" w:date="2023-05-10T15:37:00Z">
            <w:trPr>
              <w:trHeight w:val="40"/>
              <w:jc w:val="center"/>
            </w:trPr>
          </w:trPrChange>
        </w:trPr>
        <w:tc>
          <w:tcPr>
            <w:tcW w:w="1210" w:type="dxa"/>
            <w:vMerge/>
            <w:tcPrChange w:id="1826" w:author="Li Yang" w:date="2023-05-10T15:37:00Z">
              <w:tcPr>
                <w:tcW w:w="1312" w:type="dxa"/>
                <w:vMerge/>
              </w:tcPr>
            </w:tcPrChange>
          </w:tcPr>
          <w:p w14:paraId="3BB1B86B" w14:textId="7F3D0711" w:rsidR="00F84575" w:rsidRPr="00944DB5" w:rsidDel="00FF253A" w:rsidRDefault="00F84575">
            <w:pPr>
              <w:jc w:val="center"/>
              <w:rPr>
                <w:del w:id="1827" w:author="Li Yang" w:date="2023-05-15T13:08:00Z"/>
                <w:rFonts w:cs="Times New Roman"/>
                <w:color w:val="C00000"/>
                <w:szCs w:val="21"/>
              </w:rPr>
              <w:pPrChange w:id="1828" w:author="Li Yang" w:date="2023-05-15T13:08:00Z">
                <w:pPr>
                  <w:spacing w:line="230" w:lineRule="exact"/>
                </w:pPr>
              </w:pPrChange>
            </w:pPr>
          </w:p>
        </w:tc>
        <w:tc>
          <w:tcPr>
            <w:tcW w:w="1590" w:type="dxa"/>
            <w:tcPrChange w:id="1829" w:author="Li Yang" w:date="2023-05-10T15:37:00Z">
              <w:tcPr>
                <w:tcW w:w="1590" w:type="dxa"/>
              </w:tcPr>
            </w:tcPrChange>
          </w:tcPr>
          <w:p w14:paraId="73DAB284" w14:textId="509B7A9A" w:rsidR="00F84575" w:rsidRPr="00944DB5" w:rsidDel="00FF253A" w:rsidRDefault="00F84575">
            <w:pPr>
              <w:jc w:val="center"/>
              <w:rPr>
                <w:del w:id="1830" w:author="Li Yang" w:date="2023-05-15T13:08:00Z"/>
                <w:rFonts w:cs="Times New Roman"/>
                <w:color w:val="C00000"/>
                <w:szCs w:val="21"/>
              </w:rPr>
              <w:pPrChange w:id="1831" w:author="Li Yang" w:date="2023-05-15T13:08:00Z">
                <w:pPr>
                  <w:spacing w:line="230" w:lineRule="exact"/>
                </w:pPr>
              </w:pPrChange>
            </w:pPr>
            <w:del w:id="1832" w:author="Li Yang" w:date="2023-05-10T15:32:00Z">
              <w:r w:rsidRPr="00944DB5" w:rsidDel="00AD37EE">
                <w:rPr>
                  <w:rFonts w:cs="Times New Roman"/>
                  <w:color w:val="C00000"/>
                  <w:szCs w:val="21"/>
                </w:rPr>
                <w:delText>Bit3</w:delText>
              </w:r>
            </w:del>
          </w:p>
        </w:tc>
        <w:tc>
          <w:tcPr>
            <w:tcW w:w="9893" w:type="dxa"/>
            <w:gridSpan w:val="3"/>
            <w:vAlign w:val="center"/>
            <w:tcPrChange w:id="1833" w:author="Li Yang" w:date="2023-05-10T15:37:00Z">
              <w:tcPr>
                <w:tcW w:w="10832" w:type="dxa"/>
                <w:gridSpan w:val="3"/>
                <w:vAlign w:val="center"/>
              </w:tcPr>
            </w:tcPrChange>
          </w:tcPr>
          <w:p w14:paraId="66845064" w14:textId="64A1FE2A" w:rsidR="00F84575" w:rsidRPr="00F34BF3" w:rsidDel="00FF253A" w:rsidRDefault="00F84575">
            <w:pPr>
              <w:jc w:val="center"/>
              <w:rPr>
                <w:del w:id="1834" w:author="Li Yang" w:date="2023-05-15T13:08:00Z"/>
                <w:rFonts w:cs="Times New Roman"/>
                <w:b/>
                <w:color w:val="0070C0"/>
                <w:szCs w:val="21"/>
                <w:rPrChange w:id="1835" w:author="Li Yang" w:date="2023-05-10T15:36:00Z">
                  <w:rPr>
                    <w:del w:id="1836" w:author="Li Yang" w:date="2023-05-15T13:08:00Z"/>
                    <w:rFonts w:cs="Times New Roman"/>
                    <w:szCs w:val="21"/>
                  </w:rPr>
                </w:rPrChange>
              </w:rPr>
              <w:pPrChange w:id="1837" w:author="Li Yang" w:date="2023-05-15T13:08:00Z">
                <w:pPr>
                  <w:spacing w:line="230" w:lineRule="exact"/>
                </w:pPr>
              </w:pPrChange>
            </w:pPr>
            <w:del w:id="1838" w:author="Li Yang" w:date="2023-05-15T13:08:00Z">
              <w:r w:rsidRPr="00F34BF3" w:rsidDel="00FF253A">
                <w:rPr>
                  <w:rFonts w:cs="Times New Roman" w:hint="eastAsia"/>
                  <w:b/>
                  <w:color w:val="0070C0"/>
                  <w:szCs w:val="21"/>
                  <w:rPrChange w:id="1839" w:author="Li Yang" w:date="2023-05-10T15:36:00Z">
                    <w:rPr>
                      <w:rFonts w:cs="Times New Roman" w:hint="eastAsia"/>
                      <w:szCs w:val="21"/>
                    </w:rPr>
                  </w:rPrChange>
                </w:rPr>
                <w:delText>是否存在</w:delText>
              </w:r>
              <w:r w:rsidRPr="00F34BF3" w:rsidDel="00FF253A">
                <w:rPr>
                  <w:rFonts w:cs="Times New Roman"/>
                  <w:b/>
                  <w:color w:val="0070C0"/>
                  <w:szCs w:val="21"/>
                  <w:rPrChange w:id="1840" w:author="Li Yang" w:date="2023-05-10T15:36:00Z">
                    <w:rPr>
                      <w:rFonts w:cs="Times New Roman"/>
                      <w:szCs w:val="21"/>
                    </w:rPr>
                  </w:rPrChange>
                </w:rPr>
                <w:delText>NeT_defined Fields</w:delText>
              </w:r>
            </w:del>
          </w:p>
        </w:tc>
      </w:tr>
      <w:tr w:rsidR="00AD37EE" w:rsidDel="00FF253A" w14:paraId="109D0A97" w14:textId="37246795" w:rsidTr="00FF253A">
        <w:trPr>
          <w:trHeight w:val="37"/>
          <w:jc w:val="center"/>
          <w:del w:id="1841" w:author="Li Yang" w:date="2023-05-15T13:08:00Z"/>
          <w:trPrChange w:id="1842" w:author="Li Yang" w:date="2023-05-10T15:37:00Z">
            <w:trPr>
              <w:trHeight w:val="40"/>
              <w:jc w:val="center"/>
            </w:trPr>
          </w:trPrChange>
        </w:trPr>
        <w:tc>
          <w:tcPr>
            <w:tcW w:w="1210" w:type="dxa"/>
            <w:vMerge/>
            <w:tcPrChange w:id="1843" w:author="Li Yang" w:date="2023-05-10T15:37:00Z">
              <w:tcPr>
                <w:tcW w:w="1312" w:type="dxa"/>
                <w:vMerge/>
              </w:tcPr>
            </w:tcPrChange>
          </w:tcPr>
          <w:p w14:paraId="3F758BEA" w14:textId="6A3301F8" w:rsidR="00AD37EE" w:rsidRPr="00944DB5" w:rsidDel="00FF253A" w:rsidRDefault="00AD37EE">
            <w:pPr>
              <w:jc w:val="center"/>
              <w:rPr>
                <w:del w:id="1844" w:author="Li Yang" w:date="2023-05-15T13:08:00Z"/>
                <w:rFonts w:cs="Times New Roman"/>
                <w:color w:val="C00000"/>
                <w:szCs w:val="21"/>
              </w:rPr>
              <w:pPrChange w:id="1845" w:author="Li Yang" w:date="2023-05-15T13:08:00Z">
                <w:pPr>
                  <w:spacing w:line="230" w:lineRule="exact"/>
                </w:pPr>
              </w:pPrChange>
            </w:pPr>
          </w:p>
        </w:tc>
        <w:tc>
          <w:tcPr>
            <w:tcW w:w="1590" w:type="dxa"/>
            <w:tcPrChange w:id="1846" w:author="Li Yang" w:date="2023-05-10T15:37:00Z">
              <w:tcPr>
                <w:tcW w:w="1590" w:type="dxa"/>
              </w:tcPr>
            </w:tcPrChange>
          </w:tcPr>
          <w:p w14:paraId="1B857803" w14:textId="371CC2DE" w:rsidR="00AD37EE" w:rsidRPr="00944DB5" w:rsidDel="00FF253A" w:rsidRDefault="00AD37EE">
            <w:pPr>
              <w:jc w:val="center"/>
              <w:rPr>
                <w:del w:id="1847" w:author="Li Yang" w:date="2023-05-15T13:08:00Z"/>
                <w:rFonts w:cs="Times New Roman"/>
                <w:color w:val="C00000"/>
                <w:szCs w:val="21"/>
              </w:rPr>
              <w:pPrChange w:id="1848" w:author="Li Yang" w:date="2023-05-15T13:08:00Z">
                <w:pPr>
                  <w:spacing w:line="230" w:lineRule="exact"/>
                </w:pPr>
              </w:pPrChange>
            </w:pPr>
            <w:del w:id="1849" w:author="Li Yang" w:date="2023-05-15T13:08:00Z">
              <w:r w:rsidDel="00FF253A">
                <w:rPr>
                  <w:rFonts w:cs="Times New Roman"/>
                  <w:color w:val="C00000"/>
                  <w:szCs w:val="21"/>
                </w:rPr>
                <w:delText>bit4</w:delText>
              </w:r>
            </w:del>
          </w:p>
        </w:tc>
        <w:tc>
          <w:tcPr>
            <w:tcW w:w="3439" w:type="dxa"/>
            <w:vAlign w:val="center"/>
            <w:tcPrChange w:id="1850" w:author="Li Yang" w:date="2023-05-10T15:37:00Z">
              <w:tcPr>
                <w:tcW w:w="3764" w:type="dxa"/>
                <w:vAlign w:val="center"/>
              </w:tcPr>
            </w:tcPrChange>
          </w:tcPr>
          <w:p w14:paraId="3A616D70" w14:textId="0230845E" w:rsidR="00AD37EE" w:rsidRPr="00944DB5" w:rsidDel="00FF253A" w:rsidRDefault="00AD37EE">
            <w:pPr>
              <w:jc w:val="center"/>
              <w:rPr>
                <w:del w:id="1851" w:author="Li Yang" w:date="2023-05-15T13:08:00Z"/>
                <w:rFonts w:cs="Times New Roman"/>
                <w:szCs w:val="21"/>
              </w:rPr>
              <w:pPrChange w:id="1852" w:author="Li Yang" w:date="2023-05-15T13:08:00Z">
                <w:pPr>
                  <w:spacing w:line="230" w:lineRule="exact"/>
                </w:pPr>
              </w:pPrChange>
            </w:pPr>
          </w:p>
        </w:tc>
        <w:tc>
          <w:tcPr>
            <w:tcW w:w="3227" w:type="dxa"/>
            <w:vMerge w:val="restart"/>
            <w:vAlign w:val="center"/>
            <w:tcPrChange w:id="1853" w:author="Li Yang" w:date="2023-05-10T15:37:00Z">
              <w:tcPr>
                <w:tcW w:w="3534" w:type="dxa"/>
                <w:vMerge w:val="restart"/>
                <w:vAlign w:val="center"/>
              </w:tcPr>
            </w:tcPrChange>
          </w:tcPr>
          <w:p w14:paraId="46B042CB" w14:textId="7571FB94" w:rsidR="00AD37EE" w:rsidRPr="00944DB5" w:rsidDel="00FF253A" w:rsidRDefault="00AD37EE">
            <w:pPr>
              <w:jc w:val="center"/>
              <w:rPr>
                <w:del w:id="1854" w:author="Li Yang" w:date="2023-05-15T13:08:00Z"/>
                <w:rFonts w:cs="Times New Roman"/>
                <w:szCs w:val="21"/>
              </w:rPr>
              <w:pPrChange w:id="1855" w:author="Li Yang" w:date="2023-05-15T13:08:00Z">
                <w:pPr>
                  <w:spacing w:line="230" w:lineRule="exact"/>
                </w:pPr>
              </w:pPrChange>
            </w:pPr>
          </w:p>
        </w:tc>
        <w:tc>
          <w:tcPr>
            <w:tcW w:w="3227" w:type="dxa"/>
            <w:vMerge w:val="restart"/>
            <w:vAlign w:val="center"/>
            <w:tcPrChange w:id="1856" w:author="Li Yang" w:date="2023-05-10T15:37:00Z">
              <w:tcPr>
                <w:tcW w:w="3534" w:type="dxa"/>
                <w:vMerge w:val="restart"/>
                <w:vAlign w:val="center"/>
              </w:tcPr>
            </w:tcPrChange>
          </w:tcPr>
          <w:p w14:paraId="6A59C30F" w14:textId="4F637FA3" w:rsidR="00AD37EE" w:rsidRPr="00944DB5" w:rsidDel="00FF253A" w:rsidRDefault="00AD37EE">
            <w:pPr>
              <w:jc w:val="center"/>
              <w:rPr>
                <w:del w:id="1857" w:author="Li Yang" w:date="2023-05-15T13:08:00Z"/>
                <w:rFonts w:cs="Times New Roman"/>
                <w:szCs w:val="21"/>
              </w:rPr>
              <w:pPrChange w:id="1858" w:author="Li Yang" w:date="2023-05-15T13:08:00Z">
                <w:pPr>
                  <w:spacing w:line="230" w:lineRule="exact"/>
                </w:pPr>
              </w:pPrChange>
            </w:pPr>
          </w:p>
        </w:tc>
      </w:tr>
      <w:tr w:rsidR="00AD37EE" w:rsidDel="00FF253A" w14:paraId="377E5A07" w14:textId="618B960D" w:rsidTr="00FF253A">
        <w:trPr>
          <w:trHeight w:val="37"/>
          <w:jc w:val="center"/>
          <w:del w:id="1859" w:author="Li Yang" w:date="2023-05-15T13:08:00Z"/>
          <w:trPrChange w:id="1860" w:author="Li Yang" w:date="2023-05-10T15:37:00Z">
            <w:trPr>
              <w:trHeight w:val="40"/>
              <w:jc w:val="center"/>
            </w:trPr>
          </w:trPrChange>
        </w:trPr>
        <w:tc>
          <w:tcPr>
            <w:tcW w:w="1210" w:type="dxa"/>
            <w:vMerge/>
            <w:tcPrChange w:id="1861" w:author="Li Yang" w:date="2023-05-10T15:37:00Z">
              <w:tcPr>
                <w:tcW w:w="1312" w:type="dxa"/>
                <w:vMerge/>
              </w:tcPr>
            </w:tcPrChange>
          </w:tcPr>
          <w:p w14:paraId="36D5528A" w14:textId="0AA69107" w:rsidR="00AD37EE" w:rsidRPr="00944DB5" w:rsidDel="00FF253A" w:rsidRDefault="00AD37EE">
            <w:pPr>
              <w:jc w:val="center"/>
              <w:rPr>
                <w:del w:id="1862" w:author="Li Yang" w:date="2023-05-15T13:08:00Z"/>
                <w:rFonts w:cs="Times New Roman"/>
                <w:color w:val="C00000"/>
                <w:szCs w:val="21"/>
              </w:rPr>
              <w:pPrChange w:id="1863" w:author="Li Yang" w:date="2023-05-15T13:08:00Z">
                <w:pPr>
                  <w:spacing w:line="230" w:lineRule="exact"/>
                </w:pPr>
              </w:pPrChange>
            </w:pPr>
          </w:p>
        </w:tc>
        <w:tc>
          <w:tcPr>
            <w:tcW w:w="1590" w:type="dxa"/>
            <w:tcPrChange w:id="1864" w:author="Li Yang" w:date="2023-05-10T15:37:00Z">
              <w:tcPr>
                <w:tcW w:w="1590" w:type="dxa"/>
              </w:tcPr>
            </w:tcPrChange>
          </w:tcPr>
          <w:p w14:paraId="30CC57AB" w14:textId="3316817A" w:rsidR="00AD37EE" w:rsidDel="00FF253A" w:rsidRDefault="00AD37EE">
            <w:pPr>
              <w:jc w:val="center"/>
              <w:rPr>
                <w:del w:id="1865" w:author="Li Yang" w:date="2023-05-15T13:08:00Z"/>
                <w:rFonts w:cs="Times New Roman"/>
                <w:color w:val="C00000"/>
                <w:szCs w:val="21"/>
              </w:rPr>
              <w:pPrChange w:id="1866" w:author="Li Yang" w:date="2023-05-15T13:08:00Z">
                <w:pPr>
                  <w:spacing w:line="230" w:lineRule="exact"/>
                </w:pPr>
              </w:pPrChange>
            </w:pPr>
            <w:del w:id="1867" w:author="Li Yang" w:date="2023-05-15T13:08:00Z">
              <w:r w:rsidDel="00FF253A">
                <w:rPr>
                  <w:rFonts w:cs="Times New Roman"/>
                  <w:color w:val="C00000"/>
                  <w:szCs w:val="21"/>
                </w:rPr>
                <w:delText>bit3</w:delText>
              </w:r>
            </w:del>
          </w:p>
        </w:tc>
        <w:tc>
          <w:tcPr>
            <w:tcW w:w="3439" w:type="dxa"/>
            <w:vAlign w:val="center"/>
            <w:tcPrChange w:id="1868" w:author="Li Yang" w:date="2023-05-10T15:37:00Z">
              <w:tcPr>
                <w:tcW w:w="3764" w:type="dxa"/>
                <w:vAlign w:val="center"/>
              </w:tcPr>
            </w:tcPrChange>
          </w:tcPr>
          <w:p w14:paraId="2A4C054D" w14:textId="7649CC0D" w:rsidR="00AD37EE" w:rsidRPr="00944DB5" w:rsidDel="00FF253A" w:rsidRDefault="00AD37EE">
            <w:pPr>
              <w:jc w:val="center"/>
              <w:rPr>
                <w:del w:id="1869" w:author="Li Yang" w:date="2023-05-15T13:08:00Z"/>
                <w:rFonts w:cs="Times New Roman"/>
                <w:szCs w:val="21"/>
              </w:rPr>
              <w:pPrChange w:id="1870" w:author="Li Yang" w:date="2023-05-15T13:08:00Z">
                <w:pPr>
                  <w:spacing w:line="230" w:lineRule="exact"/>
                </w:pPr>
              </w:pPrChange>
            </w:pPr>
          </w:p>
        </w:tc>
        <w:tc>
          <w:tcPr>
            <w:tcW w:w="3227" w:type="dxa"/>
            <w:vMerge/>
            <w:vAlign w:val="center"/>
            <w:tcPrChange w:id="1871" w:author="Li Yang" w:date="2023-05-10T15:37:00Z">
              <w:tcPr>
                <w:tcW w:w="3534" w:type="dxa"/>
                <w:vMerge/>
                <w:vAlign w:val="center"/>
              </w:tcPr>
            </w:tcPrChange>
          </w:tcPr>
          <w:p w14:paraId="41742E12" w14:textId="08260A05" w:rsidR="00AD37EE" w:rsidRPr="00944DB5" w:rsidDel="00FF253A" w:rsidRDefault="00AD37EE">
            <w:pPr>
              <w:jc w:val="center"/>
              <w:rPr>
                <w:del w:id="1872" w:author="Li Yang" w:date="2023-05-15T13:08:00Z"/>
                <w:rFonts w:cs="Times New Roman"/>
                <w:szCs w:val="21"/>
              </w:rPr>
              <w:pPrChange w:id="1873" w:author="Li Yang" w:date="2023-05-15T13:08:00Z">
                <w:pPr>
                  <w:spacing w:line="230" w:lineRule="exact"/>
                </w:pPr>
              </w:pPrChange>
            </w:pPr>
          </w:p>
        </w:tc>
        <w:tc>
          <w:tcPr>
            <w:tcW w:w="3227" w:type="dxa"/>
            <w:vMerge/>
            <w:vAlign w:val="center"/>
            <w:tcPrChange w:id="1874" w:author="Li Yang" w:date="2023-05-10T15:37:00Z">
              <w:tcPr>
                <w:tcW w:w="3534" w:type="dxa"/>
                <w:vMerge/>
                <w:vAlign w:val="center"/>
              </w:tcPr>
            </w:tcPrChange>
          </w:tcPr>
          <w:p w14:paraId="21182CE0" w14:textId="365B2447" w:rsidR="00AD37EE" w:rsidRPr="00944DB5" w:rsidDel="00FF253A" w:rsidRDefault="00AD37EE">
            <w:pPr>
              <w:jc w:val="center"/>
              <w:rPr>
                <w:del w:id="1875" w:author="Li Yang" w:date="2023-05-15T13:08:00Z"/>
                <w:rFonts w:cs="Times New Roman"/>
                <w:szCs w:val="21"/>
              </w:rPr>
              <w:pPrChange w:id="1876" w:author="Li Yang" w:date="2023-05-15T13:08:00Z">
                <w:pPr>
                  <w:spacing w:line="230" w:lineRule="exact"/>
                </w:pPr>
              </w:pPrChange>
            </w:pPr>
          </w:p>
        </w:tc>
      </w:tr>
      <w:tr w:rsidR="00AD37EE" w:rsidDel="00FF253A" w14:paraId="127D0BCC" w14:textId="7BF0F828" w:rsidTr="00FF253A">
        <w:trPr>
          <w:trHeight w:val="37"/>
          <w:jc w:val="center"/>
          <w:del w:id="1877" w:author="Li Yang" w:date="2023-05-15T13:08:00Z"/>
          <w:trPrChange w:id="1878" w:author="Li Yang" w:date="2023-05-10T15:37:00Z">
            <w:trPr>
              <w:trHeight w:val="40"/>
              <w:jc w:val="center"/>
            </w:trPr>
          </w:trPrChange>
        </w:trPr>
        <w:tc>
          <w:tcPr>
            <w:tcW w:w="1210" w:type="dxa"/>
            <w:vMerge/>
            <w:tcPrChange w:id="1879" w:author="Li Yang" w:date="2023-05-10T15:37:00Z">
              <w:tcPr>
                <w:tcW w:w="1312" w:type="dxa"/>
                <w:vMerge/>
              </w:tcPr>
            </w:tcPrChange>
          </w:tcPr>
          <w:p w14:paraId="1723E5DB" w14:textId="43085DE5" w:rsidR="00AD37EE" w:rsidRPr="00944DB5" w:rsidDel="00FF253A" w:rsidRDefault="00AD37EE">
            <w:pPr>
              <w:jc w:val="center"/>
              <w:rPr>
                <w:del w:id="1880" w:author="Li Yang" w:date="2023-05-15T13:08:00Z"/>
                <w:rFonts w:cs="Times New Roman"/>
                <w:color w:val="C00000"/>
                <w:szCs w:val="21"/>
              </w:rPr>
              <w:pPrChange w:id="1881" w:author="Li Yang" w:date="2023-05-15T13:08:00Z">
                <w:pPr>
                  <w:spacing w:line="230" w:lineRule="exact"/>
                </w:pPr>
              </w:pPrChange>
            </w:pPr>
          </w:p>
        </w:tc>
        <w:tc>
          <w:tcPr>
            <w:tcW w:w="1590" w:type="dxa"/>
            <w:tcPrChange w:id="1882" w:author="Li Yang" w:date="2023-05-10T15:37:00Z">
              <w:tcPr>
                <w:tcW w:w="1590" w:type="dxa"/>
              </w:tcPr>
            </w:tcPrChange>
          </w:tcPr>
          <w:p w14:paraId="04EDFDCD" w14:textId="3306E69F" w:rsidR="00AD37EE" w:rsidRPr="00944DB5" w:rsidDel="00FF253A" w:rsidRDefault="00AD37EE">
            <w:pPr>
              <w:jc w:val="center"/>
              <w:rPr>
                <w:del w:id="1883" w:author="Li Yang" w:date="2023-05-15T13:08:00Z"/>
                <w:rFonts w:cs="Times New Roman"/>
                <w:color w:val="C00000"/>
                <w:szCs w:val="21"/>
              </w:rPr>
              <w:pPrChange w:id="1884" w:author="Li Yang" w:date="2023-05-15T13:08:00Z">
                <w:pPr>
                  <w:spacing w:line="230" w:lineRule="exact"/>
                </w:pPr>
              </w:pPrChange>
            </w:pPr>
            <w:del w:id="1885" w:author="Li Yang" w:date="2023-05-15T13:08:00Z">
              <w:r w:rsidRPr="00944DB5" w:rsidDel="00FF253A">
                <w:rPr>
                  <w:rFonts w:cs="Times New Roman"/>
                  <w:color w:val="C00000"/>
                  <w:szCs w:val="21"/>
                </w:rPr>
                <w:delText>Bit2~Bit0</w:delText>
              </w:r>
            </w:del>
          </w:p>
        </w:tc>
        <w:tc>
          <w:tcPr>
            <w:tcW w:w="3439" w:type="dxa"/>
            <w:vAlign w:val="center"/>
            <w:tcPrChange w:id="1886" w:author="Li Yang" w:date="2023-05-10T15:37:00Z">
              <w:tcPr>
                <w:tcW w:w="3764" w:type="dxa"/>
                <w:vAlign w:val="center"/>
              </w:tcPr>
            </w:tcPrChange>
          </w:tcPr>
          <w:p w14:paraId="4085E29E" w14:textId="273004BA" w:rsidR="00AD37EE" w:rsidRPr="00944DB5" w:rsidDel="00FF253A" w:rsidRDefault="00AD37EE">
            <w:pPr>
              <w:jc w:val="center"/>
              <w:rPr>
                <w:del w:id="1887" w:author="Li Yang" w:date="2023-05-15T13:08:00Z"/>
                <w:rFonts w:cs="Times New Roman"/>
                <w:szCs w:val="21"/>
              </w:rPr>
              <w:pPrChange w:id="1888" w:author="Li Yang" w:date="2023-05-15T13:08:00Z">
                <w:pPr>
                  <w:spacing w:line="230" w:lineRule="exact"/>
                </w:pPr>
              </w:pPrChange>
            </w:pPr>
            <w:del w:id="1889" w:author="Li Yang" w:date="2023-05-15T13:08:00Z">
              <w:r w:rsidRPr="00944DB5" w:rsidDel="00FF253A">
                <w:rPr>
                  <w:rFonts w:cs="Times New Roman" w:hint="eastAsia"/>
                  <w:szCs w:val="21"/>
                </w:rPr>
                <w:delText>预留</w:delText>
              </w:r>
            </w:del>
          </w:p>
        </w:tc>
        <w:tc>
          <w:tcPr>
            <w:tcW w:w="3227" w:type="dxa"/>
            <w:vMerge/>
            <w:vAlign w:val="center"/>
            <w:tcPrChange w:id="1890" w:author="Li Yang" w:date="2023-05-10T15:37:00Z">
              <w:tcPr>
                <w:tcW w:w="3534" w:type="dxa"/>
                <w:vMerge/>
                <w:vAlign w:val="center"/>
              </w:tcPr>
            </w:tcPrChange>
          </w:tcPr>
          <w:p w14:paraId="6B539638" w14:textId="78322B75" w:rsidR="00AD37EE" w:rsidRPr="00944DB5" w:rsidDel="00FF253A" w:rsidRDefault="00AD37EE">
            <w:pPr>
              <w:jc w:val="center"/>
              <w:rPr>
                <w:del w:id="1891" w:author="Li Yang" w:date="2023-05-15T13:08:00Z"/>
                <w:rFonts w:cs="Times New Roman"/>
                <w:szCs w:val="21"/>
              </w:rPr>
              <w:pPrChange w:id="1892" w:author="Li Yang" w:date="2023-05-15T13:08:00Z">
                <w:pPr>
                  <w:spacing w:line="230" w:lineRule="exact"/>
                </w:pPr>
              </w:pPrChange>
            </w:pPr>
          </w:p>
        </w:tc>
        <w:tc>
          <w:tcPr>
            <w:tcW w:w="3227" w:type="dxa"/>
            <w:vMerge/>
            <w:vAlign w:val="center"/>
            <w:tcPrChange w:id="1893" w:author="Li Yang" w:date="2023-05-10T15:37:00Z">
              <w:tcPr>
                <w:tcW w:w="3534" w:type="dxa"/>
                <w:vMerge/>
                <w:vAlign w:val="center"/>
              </w:tcPr>
            </w:tcPrChange>
          </w:tcPr>
          <w:p w14:paraId="5C967115" w14:textId="37BA2A2E" w:rsidR="00AD37EE" w:rsidRPr="00944DB5" w:rsidDel="00FF253A" w:rsidRDefault="00AD37EE">
            <w:pPr>
              <w:jc w:val="center"/>
              <w:rPr>
                <w:del w:id="1894" w:author="Li Yang" w:date="2023-05-15T13:08:00Z"/>
                <w:rFonts w:cs="Times New Roman"/>
                <w:szCs w:val="21"/>
              </w:rPr>
              <w:pPrChange w:id="1895" w:author="Li Yang" w:date="2023-05-15T13:08:00Z">
                <w:pPr>
                  <w:spacing w:line="230" w:lineRule="exact"/>
                </w:pPr>
              </w:pPrChange>
            </w:pPr>
          </w:p>
        </w:tc>
      </w:tr>
      <w:tr w:rsidR="00F84575" w:rsidDel="00FF253A" w14:paraId="3189F526" w14:textId="57DEBACA" w:rsidTr="00FF253A">
        <w:trPr>
          <w:trHeight w:val="201"/>
          <w:jc w:val="center"/>
          <w:del w:id="1896" w:author="Li Yang" w:date="2023-05-15T13:08:00Z"/>
          <w:trPrChange w:id="1897" w:author="Li Yang" w:date="2023-05-10T15:37:00Z">
            <w:trPr>
              <w:trHeight w:val="218"/>
              <w:jc w:val="center"/>
            </w:trPr>
          </w:trPrChange>
        </w:trPr>
        <w:tc>
          <w:tcPr>
            <w:tcW w:w="1210" w:type="dxa"/>
            <w:vMerge w:val="restart"/>
            <w:tcPrChange w:id="1898" w:author="Li Yang" w:date="2023-05-10T15:37:00Z">
              <w:tcPr>
                <w:tcW w:w="1312" w:type="dxa"/>
                <w:vMerge w:val="restart"/>
              </w:tcPr>
            </w:tcPrChange>
          </w:tcPr>
          <w:p w14:paraId="444D1528" w14:textId="666D0161" w:rsidR="00F84575" w:rsidRPr="00357EF8" w:rsidDel="00FF253A" w:rsidRDefault="00F84575">
            <w:pPr>
              <w:jc w:val="center"/>
              <w:rPr>
                <w:del w:id="1899" w:author="Li Yang" w:date="2023-05-15T13:08:00Z"/>
                <w:rFonts w:cs="Times New Roman"/>
                <w:color w:val="C00000"/>
                <w:szCs w:val="21"/>
              </w:rPr>
              <w:pPrChange w:id="1900" w:author="Li Yang" w:date="2023-05-15T13:08:00Z">
                <w:pPr>
                  <w:spacing w:line="230" w:lineRule="exact"/>
                </w:pPr>
              </w:pPrChange>
            </w:pPr>
            <w:del w:id="1901" w:author="Li Yang" w:date="2023-05-15T13:08:00Z">
              <w:r w:rsidRPr="00357EF8" w:rsidDel="00FF253A">
                <w:rPr>
                  <w:rFonts w:cs="Times New Roman"/>
                  <w:color w:val="C00000"/>
                  <w:szCs w:val="21"/>
                </w:rPr>
                <w:delText>Preference</w:delText>
              </w:r>
            </w:del>
          </w:p>
        </w:tc>
        <w:tc>
          <w:tcPr>
            <w:tcW w:w="1590" w:type="dxa"/>
            <w:tcPrChange w:id="1902" w:author="Li Yang" w:date="2023-05-10T15:37:00Z">
              <w:tcPr>
                <w:tcW w:w="1590" w:type="dxa"/>
              </w:tcPr>
            </w:tcPrChange>
          </w:tcPr>
          <w:p w14:paraId="70BF5A6F" w14:textId="292A0F63" w:rsidR="00F84575" w:rsidRPr="00944DB5" w:rsidDel="00FF253A" w:rsidRDefault="00F84575">
            <w:pPr>
              <w:jc w:val="center"/>
              <w:rPr>
                <w:del w:id="1903" w:author="Li Yang" w:date="2023-05-15T13:08:00Z"/>
                <w:rFonts w:cs="Times New Roman"/>
                <w:color w:val="C00000"/>
                <w:szCs w:val="21"/>
              </w:rPr>
              <w:pPrChange w:id="1904" w:author="Li Yang" w:date="2023-05-15T13:08:00Z">
                <w:pPr>
                  <w:spacing w:line="230" w:lineRule="exact"/>
                </w:pPr>
              </w:pPrChange>
            </w:pPr>
            <w:del w:id="1905" w:author="Li Yang" w:date="2023-05-15T13:08:00Z">
              <w:r w:rsidRPr="00944DB5" w:rsidDel="00FF253A">
                <w:rPr>
                  <w:rFonts w:cs="Times New Roman" w:hint="eastAsia"/>
                  <w:color w:val="C00000"/>
                  <w:szCs w:val="21"/>
                </w:rPr>
                <w:delText>B</w:delText>
              </w:r>
              <w:r w:rsidRPr="00944DB5" w:rsidDel="00FF253A">
                <w:rPr>
                  <w:rFonts w:cs="Times New Roman"/>
                  <w:color w:val="C00000"/>
                  <w:szCs w:val="21"/>
                </w:rPr>
                <w:delText>yte7</w:delText>
              </w:r>
            </w:del>
          </w:p>
        </w:tc>
        <w:tc>
          <w:tcPr>
            <w:tcW w:w="9893" w:type="dxa"/>
            <w:gridSpan w:val="3"/>
            <w:vAlign w:val="center"/>
            <w:tcPrChange w:id="1906" w:author="Li Yang" w:date="2023-05-10T15:37:00Z">
              <w:tcPr>
                <w:tcW w:w="10832" w:type="dxa"/>
                <w:gridSpan w:val="3"/>
                <w:vAlign w:val="center"/>
              </w:tcPr>
            </w:tcPrChange>
          </w:tcPr>
          <w:p w14:paraId="499D45C2" w14:textId="7FEA3ACD" w:rsidR="00F84575" w:rsidRPr="00F34BF3" w:rsidDel="00FF253A" w:rsidRDefault="00F84575">
            <w:pPr>
              <w:jc w:val="center"/>
              <w:rPr>
                <w:del w:id="1907" w:author="Li Yang" w:date="2023-05-15T13:08:00Z"/>
                <w:rFonts w:cs="Times New Roman"/>
                <w:b/>
                <w:szCs w:val="21"/>
                <w:rPrChange w:id="1908" w:author="Li Yang" w:date="2023-05-10T15:36:00Z">
                  <w:rPr>
                    <w:del w:id="1909" w:author="Li Yang" w:date="2023-05-15T13:08:00Z"/>
                    <w:rFonts w:cs="Times New Roman"/>
                    <w:szCs w:val="21"/>
                  </w:rPr>
                </w:rPrChange>
              </w:rPr>
              <w:pPrChange w:id="1910" w:author="Li Yang" w:date="2023-05-15T13:08:00Z">
                <w:pPr>
                  <w:spacing w:line="230" w:lineRule="exact"/>
                </w:pPr>
              </w:pPrChange>
            </w:pPr>
            <w:del w:id="1911" w:author="Li Yang" w:date="2023-05-15T13:08:00Z">
              <w:r w:rsidRPr="00F34BF3" w:rsidDel="00FF253A">
                <w:rPr>
                  <w:rFonts w:cs="Times New Roman" w:hint="eastAsia"/>
                  <w:b/>
                  <w:color w:val="0070C0"/>
                  <w:szCs w:val="21"/>
                  <w:rPrChange w:id="1912" w:author="Li Yang" w:date="2023-05-10T15:36:00Z">
                    <w:rPr>
                      <w:rFonts w:cs="Times New Roman" w:hint="eastAsia"/>
                      <w:szCs w:val="21"/>
                    </w:rPr>
                  </w:rPrChange>
                </w:rPr>
                <w:delText>传输优先级（</w:delText>
              </w:r>
              <w:r w:rsidRPr="00F34BF3" w:rsidDel="00FF253A">
                <w:rPr>
                  <w:rFonts w:cs="Times New Roman"/>
                  <w:b/>
                  <w:color w:val="0070C0"/>
                  <w:szCs w:val="21"/>
                  <w:rPrChange w:id="1913" w:author="Li Yang" w:date="2023-05-10T15:36:00Z">
                    <w:rPr>
                      <w:rFonts w:cs="Times New Roman"/>
                      <w:szCs w:val="21"/>
                    </w:rPr>
                  </w:rPrChange>
                </w:rPr>
                <w:delText>TP</w:delText>
              </w:r>
              <w:r w:rsidRPr="00F34BF3" w:rsidDel="00FF253A">
                <w:rPr>
                  <w:rFonts w:cs="Times New Roman" w:hint="eastAsia"/>
                  <w:b/>
                  <w:color w:val="0070C0"/>
                  <w:szCs w:val="21"/>
                  <w:rPrChange w:id="1914" w:author="Li Yang" w:date="2023-05-10T15:36:00Z">
                    <w:rPr>
                      <w:rFonts w:cs="Times New Roman" w:hint="eastAsia"/>
                      <w:szCs w:val="21"/>
                    </w:rPr>
                  </w:rPrChange>
                </w:rPr>
                <w:delText>）</w:delText>
              </w:r>
            </w:del>
          </w:p>
        </w:tc>
      </w:tr>
      <w:tr w:rsidR="00944DB5" w:rsidDel="00FF253A" w14:paraId="7C938D00" w14:textId="63496E1F" w:rsidTr="00FF253A">
        <w:trPr>
          <w:trHeight w:val="201"/>
          <w:jc w:val="center"/>
          <w:del w:id="1915" w:author="Li Yang" w:date="2023-05-15T13:08:00Z"/>
          <w:trPrChange w:id="1916" w:author="Li Yang" w:date="2023-05-10T15:37:00Z">
            <w:trPr>
              <w:trHeight w:val="218"/>
              <w:jc w:val="center"/>
            </w:trPr>
          </w:trPrChange>
        </w:trPr>
        <w:tc>
          <w:tcPr>
            <w:tcW w:w="1210" w:type="dxa"/>
            <w:vMerge/>
            <w:tcPrChange w:id="1917" w:author="Li Yang" w:date="2023-05-10T15:37:00Z">
              <w:tcPr>
                <w:tcW w:w="1312" w:type="dxa"/>
                <w:vMerge/>
              </w:tcPr>
            </w:tcPrChange>
          </w:tcPr>
          <w:p w14:paraId="414260D7" w14:textId="16B0BC04" w:rsidR="00944DB5" w:rsidRPr="00357EF8" w:rsidDel="00FF253A" w:rsidRDefault="00944DB5">
            <w:pPr>
              <w:jc w:val="center"/>
              <w:rPr>
                <w:del w:id="1918" w:author="Li Yang" w:date="2023-05-15T13:08:00Z"/>
                <w:rFonts w:cs="Times New Roman"/>
                <w:color w:val="C00000"/>
                <w:szCs w:val="21"/>
              </w:rPr>
              <w:pPrChange w:id="1919" w:author="Li Yang" w:date="2023-05-15T13:08:00Z">
                <w:pPr>
                  <w:spacing w:line="230" w:lineRule="exact"/>
                </w:pPr>
              </w:pPrChange>
            </w:pPr>
          </w:p>
        </w:tc>
        <w:tc>
          <w:tcPr>
            <w:tcW w:w="1590" w:type="dxa"/>
            <w:tcPrChange w:id="1920" w:author="Li Yang" w:date="2023-05-10T15:37:00Z">
              <w:tcPr>
                <w:tcW w:w="1590" w:type="dxa"/>
              </w:tcPr>
            </w:tcPrChange>
          </w:tcPr>
          <w:p w14:paraId="2A89F864" w14:textId="778957E1" w:rsidR="00944DB5" w:rsidRPr="00944DB5" w:rsidDel="00FF253A" w:rsidRDefault="00944DB5">
            <w:pPr>
              <w:jc w:val="center"/>
              <w:rPr>
                <w:del w:id="1921" w:author="Li Yang" w:date="2023-05-15T13:08:00Z"/>
                <w:rFonts w:cs="Times New Roman"/>
                <w:color w:val="C00000"/>
                <w:szCs w:val="21"/>
              </w:rPr>
              <w:pPrChange w:id="1922" w:author="Li Yang" w:date="2023-05-15T13:08:00Z">
                <w:pPr>
                  <w:spacing w:line="230" w:lineRule="exact"/>
                </w:pPr>
              </w:pPrChange>
            </w:pPr>
            <w:del w:id="1923" w:author="Li Yang" w:date="2023-05-15T13:08:00Z">
              <w:r w:rsidRPr="00944DB5" w:rsidDel="00FF253A">
                <w:rPr>
                  <w:rFonts w:cs="Times New Roman" w:hint="eastAsia"/>
                  <w:color w:val="C00000"/>
                  <w:szCs w:val="21"/>
                </w:rPr>
                <w:delText>B</w:delText>
              </w:r>
              <w:r w:rsidRPr="00944DB5" w:rsidDel="00FF253A">
                <w:rPr>
                  <w:rFonts w:cs="Times New Roman"/>
                  <w:color w:val="C00000"/>
                  <w:szCs w:val="21"/>
                </w:rPr>
                <w:delText>yte6</w:delText>
              </w:r>
            </w:del>
          </w:p>
        </w:tc>
        <w:tc>
          <w:tcPr>
            <w:tcW w:w="3439" w:type="dxa"/>
            <w:vAlign w:val="center"/>
            <w:tcPrChange w:id="1924" w:author="Li Yang" w:date="2023-05-10T15:37:00Z">
              <w:tcPr>
                <w:tcW w:w="3764" w:type="dxa"/>
                <w:vAlign w:val="center"/>
              </w:tcPr>
            </w:tcPrChange>
          </w:tcPr>
          <w:p w14:paraId="0A0AD778" w14:textId="21B6FCE7" w:rsidR="00944DB5" w:rsidRPr="00944DB5" w:rsidDel="00FF253A" w:rsidRDefault="00944DB5">
            <w:pPr>
              <w:jc w:val="center"/>
              <w:rPr>
                <w:del w:id="1925" w:author="Li Yang" w:date="2023-05-15T13:08:00Z"/>
                <w:rFonts w:cs="Times New Roman"/>
                <w:szCs w:val="21"/>
              </w:rPr>
              <w:pPrChange w:id="1926" w:author="Li Yang" w:date="2023-05-15T13:08:00Z">
                <w:pPr>
                  <w:spacing w:line="230" w:lineRule="exact"/>
                </w:pPr>
              </w:pPrChange>
            </w:pPr>
            <w:del w:id="1927" w:author="Li Yang" w:date="2023-05-15T13:08:00Z">
              <w:r w:rsidRPr="00944DB5" w:rsidDel="00FF253A">
                <w:rPr>
                  <w:rFonts w:cs="Times New Roman" w:hint="eastAsia"/>
                  <w:szCs w:val="21"/>
                </w:rPr>
                <w:delText>存储意向（</w:delText>
              </w:r>
              <w:r w:rsidRPr="00944DB5" w:rsidDel="00FF253A">
                <w:rPr>
                  <w:rFonts w:cs="Times New Roman" w:hint="eastAsia"/>
                  <w:szCs w:val="21"/>
                </w:rPr>
                <w:delText>S</w:delText>
              </w:r>
              <w:r w:rsidRPr="00944DB5" w:rsidDel="00FF253A">
                <w:rPr>
                  <w:rFonts w:cs="Times New Roman"/>
                  <w:szCs w:val="21"/>
                </w:rPr>
                <w:delText>I</w:delText>
              </w:r>
              <w:r w:rsidRPr="00944DB5" w:rsidDel="00FF253A">
                <w:rPr>
                  <w:rFonts w:cs="Times New Roman" w:hint="eastAsia"/>
                  <w:szCs w:val="21"/>
                </w:rPr>
                <w:delText>）</w:delText>
              </w:r>
            </w:del>
          </w:p>
        </w:tc>
        <w:tc>
          <w:tcPr>
            <w:tcW w:w="3227" w:type="dxa"/>
            <w:vAlign w:val="center"/>
            <w:tcPrChange w:id="1928" w:author="Li Yang" w:date="2023-05-10T15:37:00Z">
              <w:tcPr>
                <w:tcW w:w="3534" w:type="dxa"/>
                <w:vAlign w:val="center"/>
              </w:tcPr>
            </w:tcPrChange>
          </w:tcPr>
          <w:p w14:paraId="5CF8C07A" w14:textId="7ABAEE78" w:rsidR="00944DB5" w:rsidRPr="00944DB5" w:rsidDel="00FF253A" w:rsidRDefault="00944DB5">
            <w:pPr>
              <w:jc w:val="center"/>
              <w:rPr>
                <w:del w:id="1929" w:author="Li Yang" w:date="2023-05-15T13:08:00Z"/>
                <w:rFonts w:cs="Times New Roman"/>
                <w:szCs w:val="21"/>
              </w:rPr>
              <w:pPrChange w:id="1930" w:author="Li Yang" w:date="2023-05-15T13:08:00Z">
                <w:pPr>
                  <w:spacing w:line="230" w:lineRule="exact"/>
                </w:pPr>
              </w:pPrChange>
            </w:pPr>
            <w:del w:id="1931" w:author="Li Yang" w:date="2023-05-15T13:08:00Z">
              <w:r w:rsidRPr="00944DB5" w:rsidDel="00FF253A">
                <w:rPr>
                  <w:rFonts w:cs="Times New Roman" w:hint="eastAsia"/>
                  <w:szCs w:val="21"/>
                </w:rPr>
                <w:delText>传输意向（</w:delText>
              </w:r>
              <w:r w:rsidRPr="00944DB5" w:rsidDel="00FF253A">
                <w:rPr>
                  <w:rFonts w:cs="Times New Roman" w:hint="eastAsia"/>
                  <w:szCs w:val="21"/>
                </w:rPr>
                <w:delText>T</w:delText>
              </w:r>
              <w:r w:rsidRPr="00944DB5" w:rsidDel="00FF253A">
                <w:rPr>
                  <w:rFonts w:cs="Times New Roman"/>
                  <w:szCs w:val="21"/>
                </w:rPr>
                <w:delText>I</w:delText>
              </w:r>
              <w:r w:rsidRPr="00944DB5" w:rsidDel="00FF253A">
                <w:rPr>
                  <w:rFonts w:cs="Times New Roman" w:hint="eastAsia"/>
                  <w:szCs w:val="21"/>
                </w:rPr>
                <w:delText>）</w:delText>
              </w:r>
            </w:del>
          </w:p>
        </w:tc>
        <w:tc>
          <w:tcPr>
            <w:tcW w:w="3227" w:type="dxa"/>
            <w:vAlign w:val="center"/>
            <w:tcPrChange w:id="1932" w:author="Li Yang" w:date="2023-05-10T15:37:00Z">
              <w:tcPr>
                <w:tcW w:w="3534" w:type="dxa"/>
                <w:vAlign w:val="center"/>
              </w:tcPr>
            </w:tcPrChange>
          </w:tcPr>
          <w:p w14:paraId="4DFCF6C4" w14:textId="2E3C8866" w:rsidR="00944DB5" w:rsidRPr="00944DB5" w:rsidDel="00FF253A" w:rsidRDefault="00944DB5">
            <w:pPr>
              <w:jc w:val="center"/>
              <w:rPr>
                <w:del w:id="1933" w:author="Li Yang" w:date="2023-05-15T13:08:00Z"/>
                <w:rFonts w:cs="Times New Roman"/>
                <w:szCs w:val="21"/>
              </w:rPr>
              <w:pPrChange w:id="1934" w:author="Li Yang" w:date="2023-05-15T13:08:00Z">
                <w:pPr>
                  <w:spacing w:line="230" w:lineRule="exact"/>
                </w:pPr>
              </w:pPrChange>
            </w:pPr>
            <w:del w:id="1935" w:author="Li Yang" w:date="2023-05-15T13:08:00Z">
              <w:r w:rsidRPr="00944DB5" w:rsidDel="00FF253A">
                <w:rPr>
                  <w:rFonts w:cs="Times New Roman" w:hint="eastAsia"/>
                  <w:szCs w:val="21"/>
                </w:rPr>
                <w:delText>传输意向（</w:delText>
              </w:r>
              <w:r w:rsidRPr="00944DB5" w:rsidDel="00FF253A">
                <w:rPr>
                  <w:rFonts w:cs="Times New Roman" w:hint="eastAsia"/>
                  <w:szCs w:val="21"/>
                </w:rPr>
                <w:delText>T</w:delText>
              </w:r>
              <w:r w:rsidRPr="00944DB5" w:rsidDel="00FF253A">
                <w:rPr>
                  <w:rFonts w:cs="Times New Roman"/>
                  <w:szCs w:val="21"/>
                </w:rPr>
                <w:delText>I</w:delText>
              </w:r>
              <w:r w:rsidRPr="00944DB5" w:rsidDel="00FF253A">
                <w:rPr>
                  <w:rFonts w:cs="Times New Roman" w:hint="eastAsia"/>
                  <w:szCs w:val="21"/>
                </w:rPr>
                <w:delText>）</w:delText>
              </w:r>
            </w:del>
          </w:p>
        </w:tc>
      </w:tr>
      <w:tr w:rsidR="002B3CAB" w:rsidDel="00FF253A" w14:paraId="5FE38855" w14:textId="690CF447" w:rsidTr="00FF253A">
        <w:trPr>
          <w:trHeight w:val="201"/>
          <w:jc w:val="center"/>
          <w:del w:id="1936" w:author="Li Yang" w:date="2023-05-15T13:08:00Z"/>
          <w:trPrChange w:id="1937" w:author="Li Yang" w:date="2023-05-10T15:37:00Z">
            <w:trPr>
              <w:trHeight w:val="218"/>
              <w:jc w:val="center"/>
            </w:trPr>
          </w:trPrChange>
        </w:trPr>
        <w:tc>
          <w:tcPr>
            <w:tcW w:w="1210" w:type="dxa"/>
            <w:vMerge/>
            <w:tcPrChange w:id="1938" w:author="Li Yang" w:date="2023-05-10T15:37:00Z">
              <w:tcPr>
                <w:tcW w:w="1312" w:type="dxa"/>
                <w:vMerge/>
              </w:tcPr>
            </w:tcPrChange>
          </w:tcPr>
          <w:p w14:paraId="482B3FC0" w14:textId="13127687" w:rsidR="002B3CAB" w:rsidRPr="00357EF8" w:rsidDel="00FF253A" w:rsidRDefault="002B3CAB">
            <w:pPr>
              <w:jc w:val="center"/>
              <w:rPr>
                <w:del w:id="1939" w:author="Li Yang" w:date="2023-05-15T13:08:00Z"/>
                <w:rFonts w:cs="Times New Roman"/>
                <w:color w:val="C00000"/>
                <w:szCs w:val="21"/>
              </w:rPr>
              <w:pPrChange w:id="1940" w:author="Li Yang" w:date="2023-05-15T13:08:00Z">
                <w:pPr>
                  <w:spacing w:line="230" w:lineRule="exact"/>
                </w:pPr>
              </w:pPrChange>
            </w:pPr>
          </w:p>
        </w:tc>
        <w:tc>
          <w:tcPr>
            <w:tcW w:w="1590" w:type="dxa"/>
            <w:tcPrChange w:id="1941" w:author="Li Yang" w:date="2023-05-10T15:37:00Z">
              <w:tcPr>
                <w:tcW w:w="1590" w:type="dxa"/>
              </w:tcPr>
            </w:tcPrChange>
          </w:tcPr>
          <w:p w14:paraId="3E39813E" w14:textId="7F668C35" w:rsidR="002B3CAB" w:rsidRPr="00944DB5" w:rsidDel="00FF253A" w:rsidRDefault="002B3CAB">
            <w:pPr>
              <w:jc w:val="center"/>
              <w:rPr>
                <w:del w:id="1942" w:author="Li Yang" w:date="2023-05-15T13:08:00Z"/>
                <w:rFonts w:cs="Times New Roman"/>
                <w:color w:val="C00000"/>
                <w:szCs w:val="21"/>
              </w:rPr>
              <w:pPrChange w:id="1943" w:author="Li Yang" w:date="2023-05-15T13:08:00Z">
                <w:pPr>
                  <w:spacing w:line="230" w:lineRule="exact"/>
                </w:pPr>
              </w:pPrChange>
            </w:pPr>
            <w:del w:id="1944" w:author="Li Yang" w:date="2023-05-15T13:08:00Z">
              <w:r w:rsidRPr="00944DB5" w:rsidDel="00FF253A">
                <w:rPr>
                  <w:rFonts w:cs="Times New Roman" w:hint="eastAsia"/>
                  <w:color w:val="C00000"/>
                  <w:szCs w:val="21"/>
                </w:rPr>
                <w:delText>B</w:delText>
              </w:r>
              <w:r w:rsidRPr="00944DB5" w:rsidDel="00FF253A">
                <w:rPr>
                  <w:rFonts w:cs="Times New Roman"/>
                  <w:color w:val="C00000"/>
                  <w:szCs w:val="21"/>
                </w:rPr>
                <w:delText>yte5</w:delText>
              </w:r>
            </w:del>
          </w:p>
        </w:tc>
        <w:tc>
          <w:tcPr>
            <w:tcW w:w="9893" w:type="dxa"/>
            <w:gridSpan w:val="3"/>
            <w:vAlign w:val="center"/>
            <w:tcPrChange w:id="1945" w:author="Li Yang" w:date="2023-05-10T15:37:00Z">
              <w:tcPr>
                <w:tcW w:w="10832" w:type="dxa"/>
                <w:gridSpan w:val="3"/>
                <w:vAlign w:val="center"/>
              </w:tcPr>
            </w:tcPrChange>
          </w:tcPr>
          <w:p w14:paraId="766A1CE6" w14:textId="2718449D" w:rsidR="002B3CAB" w:rsidRPr="00F34BF3" w:rsidDel="00FF253A" w:rsidRDefault="002B3CAB">
            <w:pPr>
              <w:jc w:val="center"/>
              <w:rPr>
                <w:del w:id="1946" w:author="Li Yang" w:date="2023-05-15T13:08:00Z"/>
                <w:rFonts w:cs="Times New Roman"/>
                <w:b/>
                <w:color w:val="0070C0"/>
                <w:szCs w:val="21"/>
                <w:rPrChange w:id="1947" w:author="Li Yang" w:date="2023-05-10T15:37:00Z">
                  <w:rPr>
                    <w:del w:id="1948" w:author="Li Yang" w:date="2023-05-15T13:08:00Z"/>
                    <w:rFonts w:cs="Times New Roman"/>
                    <w:szCs w:val="21"/>
                  </w:rPr>
                </w:rPrChange>
              </w:rPr>
              <w:pPrChange w:id="1949" w:author="Li Yang" w:date="2023-05-15T13:08:00Z">
                <w:pPr>
                  <w:spacing w:line="230" w:lineRule="exact"/>
                </w:pPr>
              </w:pPrChange>
            </w:pPr>
            <w:del w:id="1950" w:author="Li Yang" w:date="2023-05-15T13:08:00Z">
              <w:r w:rsidRPr="00F34BF3" w:rsidDel="00FF253A">
                <w:rPr>
                  <w:rFonts w:cs="Times New Roman" w:hint="eastAsia"/>
                  <w:b/>
                  <w:color w:val="0070C0"/>
                  <w:szCs w:val="21"/>
                  <w:rPrChange w:id="1951" w:author="Li Yang" w:date="2023-05-10T15:37:00Z">
                    <w:rPr>
                      <w:rFonts w:cs="Times New Roman" w:hint="eastAsia"/>
                      <w:szCs w:val="21"/>
                    </w:rPr>
                  </w:rPrChange>
                </w:rPr>
                <w:delText>网络增强传输标志（</w:delText>
              </w:r>
              <w:r w:rsidRPr="00F34BF3" w:rsidDel="00FF253A">
                <w:rPr>
                  <w:rFonts w:cs="Times New Roman"/>
                  <w:b/>
                  <w:color w:val="0070C0"/>
                  <w:szCs w:val="21"/>
                  <w:rPrChange w:id="1952" w:author="Li Yang" w:date="2023-05-10T15:37:00Z">
                    <w:rPr>
                      <w:rFonts w:cs="Times New Roman"/>
                      <w:szCs w:val="21"/>
                    </w:rPr>
                  </w:rPrChange>
                </w:rPr>
                <w:delText>NeT Flag</w:delText>
              </w:r>
              <w:r w:rsidRPr="00F34BF3" w:rsidDel="00FF253A">
                <w:rPr>
                  <w:rFonts w:cs="Times New Roman" w:hint="eastAsia"/>
                  <w:b/>
                  <w:color w:val="0070C0"/>
                  <w:szCs w:val="21"/>
                  <w:rPrChange w:id="1953" w:author="Li Yang" w:date="2023-05-10T15:37:00Z">
                    <w:rPr>
                      <w:rFonts w:cs="Times New Roman" w:hint="eastAsia"/>
                      <w:szCs w:val="21"/>
                    </w:rPr>
                  </w:rPrChange>
                </w:rPr>
                <w:delText>）</w:delText>
              </w:r>
            </w:del>
          </w:p>
        </w:tc>
      </w:tr>
      <w:tr w:rsidR="00F84575" w:rsidDel="00FF253A" w14:paraId="7C375E28" w14:textId="732DD522" w:rsidTr="00FF253A">
        <w:trPr>
          <w:trHeight w:val="201"/>
          <w:jc w:val="center"/>
          <w:del w:id="1954" w:author="Li Yang" w:date="2023-05-15T13:08:00Z"/>
          <w:trPrChange w:id="1955" w:author="Li Yang" w:date="2023-05-10T15:37:00Z">
            <w:trPr>
              <w:trHeight w:val="218"/>
              <w:jc w:val="center"/>
            </w:trPr>
          </w:trPrChange>
        </w:trPr>
        <w:tc>
          <w:tcPr>
            <w:tcW w:w="1210" w:type="dxa"/>
            <w:vMerge/>
            <w:tcPrChange w:id="1956" w:author="Li Yang" w:date="2023-05-10T15:37:00Z">
              <w:tcPr>
                <w:tcW w:w="1312" w:type="dxa"/>
                <w:vMerge/>
              </w:tcPr>
            </w:tcPrChange>
          </w:tcPr>
          <w:p w14:paraId="34207D95" w14:textId="31043F4E" w:rsidR="00F84575" w:rsidRPr="00357EF8" w:rsidDel="00FF253A" w:rsidRDefault="00F84575">
            <w:pPr>
              <w:jc w:val="center"/>
              <w:rPr>
                <w:del w:id="1957" w:author="Li Yang" w:date="2023-05-15T13:08:00Z"/>
                <w:rFonts w:cs="Times New Roman"/>
                <w:color w:val="C00000"/>
                <w:szCs w:val="21"/>
              </w:rPr>
              <w:pPrChange w:id="1958" w:author="Li Yang" w:date="2023-05-15T13:08:00Z">
                <w:pPr>
                  <w:spacing w:line="230" w:lineRule="exact"/>
                </w:pPr>
              </w:pPrChange>
            </w:pPr>
          </w:p>
        </w:tc>
        <w:tc>
          <w:tcPr>
            <w:tcW w:w="1590" w:type="dxa"/>
            <w:tcPrChange w:id="1959" w:author="Li Yang" w:date="2023-05-10T15:37:00Z">
              <w:tcPr>
                <w:tcW w:w="1590" w:type="dxa"/>
              </w:tcPr>
            </w:tcPrChange>
          </w:tcPr>
          <w:p w14:paraId="5D7E813D" w14:textId="35B15BC6" w:rsidR="00F84575" w:rsidRPr="00944DB5" w:rsidDel="00FF253A" w:rsidRDefault="00F84575">
            <w:pPr>
              <w:jc w:val="center"/>
              <w:rPr>
                <w:del w:id="1960" w:author="Li Yang" w:date="2023-05-15T13:08:00Z"/>
                <w:rFonts w:cs="Times New Roman"/>
                <w:color w:val="C00000"/>
                <w:szCs w:val="21"/>
              </w:rPr>
              <w:pPrChange w:id="1961" w:author="Li Yang" w:date="2023-05-15T13:08:00Z">
                <w:pPr>
                  <w:spacing w:line="230" w:lineRule="exact"/>
                </w:pPr>
              </w:pPrChange>
            </w:pPr>
            <w:del w:id="1962" w:author="Li Yang" w:date="2023-05-15T13:08:00Z">
              <w:r w:rsidRPr="00944DB5" w:rsidDel="00FF253A">
                <w:rPr>
                  <w:rFonts w:cs="Times New Roman" w:hint="eastAsia"/>
                  <w:color w:val="C00000"/>
                  <w:szCs w:val="21"/>
                </w:rPr>
                <w:delText>B</w:delText>
              </w:r>
              <w:r w:rsidRPr="00944DB5" w:rsidDel="00FF253A">
                <w:rPr>
                  <w:rFonts w:cs="Times New Roman"/>
                  <w:color w:val="C00000"/>
                  <w:szCs w:val="21"/>
                </w:rPr>
                <w:delText>yte4~3</w:delText>
              </w:r>
            </w:del>
          </w:p>
        </w:tc>
        <w:tc>
          <w:tcPr>
            <w:tcW w:w="9893" w:type="dxa"/>
            <w:gridSpan w:val="3"/>
            <w:vAlign w:val="center"/>
            <w:tcPrChange w:id="1963" w:author="Li Yang" w:date="2023-05-10T15:37:00Z">
              <w:tcPr>
                <w:tcW w:w="10832" w:type="dxa"/>
                <w:gridSpan w:val="3"/>
                <w:vAlign w:val="center"/>
              </w:tcPr>
            </w:tcPrChange>
          </w:tcPr>
          <w:p w14:paraId="618D13A4" w14:textId="45D40E1A" w:rsidR="00F84575" w:rsidRPr="00F34BF3" w:rsidDel="00FF253A" w:rsidRDefault="00F84575">
            <w:pPr>
              <w:jc w:val="center"/>
              <w:rPr>
                <w:del w:id="1964" w:author="Li Yang" w:date="2023-05-15T13:08:00Z"/>
                <w:rFonts w:cs="Times New Roman"/>
                <w:b/>
                <w:color w:val="0070C0"/>
                <w:szCs w:val="21"/>
                <w:rPrChange w:id="1965" w:author="Li Yang" w:date="2023-05-10T15:37:00Z">
                  <w:rPr>
                    <w:del w:id="1966" w:author="Li Yang" w:date="2023-05-15T13:08:00Z"/>
                    <w:rFonts w:cs="Times New Roman"/>
                    <w:szCs w:val="21"/>
                  </w:rPr>
                </w:rPrChange>
              </w:rPr>
              <w:pPrChange w:id="1967" w:author="Li Yang" w:date="2023-05-15T13:08:00Z">
                <w:pPr>
                  <w:spacing w:line="230" w:lineRule="exact"/>
                </w:pPr>
              </w:pPrChange>
            </w:pPr>
            <w:del w:id="1968" w:author="Li Yang" w:date="2023-05-15T13:08:00Z">
              <w:r w:rsidRPr="00F34BF3" w:rsidDel="00FF253A">
                <w:rPr>
                  <w:rFonts w:cs="Times New Roman" w:hint="eastAsia"/>
                  <w:b/>
                  <w:color w:val="0070C0"/>
                  <w:szCs w:val="21"/>
                  <w:rPrChange w:id="1969" w:author="Li Yang" w:date="2023-05-10T15:37:00Z">
                    <w:rPr>
                      <w:rFonts w:cs="Times New Roman" w:hint="eastAsia"/>
                      <w:szCs w:val="21"/>
                    </w:rPr>
                  </w:rPrChange>
                </w:rPr>
                <w:delText>网络增强传输参数（</w:delText>
              </w:r>
              <w:r w:rsidRPr="00F34BF3" w:rsidDel="00FF253A">
                <w:rPr>
                  <w:rFonts w:cs="Times New Roman"/>
                  <w:b/>
                  <w:color w:val="0070C0"/>
                  <w:szCs w:val="21"/>
                  <w:rPrChange w:id="1970" w:author="Li Yang" w:date="2023-05-10T15:37:00Z">
                    <w:rPr>
                      <w:rFonts w:cs="Times New Roman"/>
                      <w:szCs w:val="21"/>
                    </w:rPr>
                  </w:rPrChange>
                </w:rPr>
                <w:delText>NeT Para</w:delText>
              </w:r>
              <w:r w:rsidRPr="00F34BF3" w:rsidDel="00FF253A">
                <w:rPr>
                  <w:rFonts w:cs="Times New Roman" w:hint="eastAsia"/>
                  <w:b/>
                  <w:color w:val="0070C0"/>
                  <w:szCs w:val="21"/>
                  <w:rPrChange w:id="1971" w:author="Li Yang" w:date="2023-05-10T15:37:00Z">
                    <w:rPr>
                      <w:rFonts w:cs="Times New Roman" w:hint="eastAsia"/>
                      <w:szCs w:val="21"/>
                    </w:rPr>
                  </w:rPrChange>
                </w:rPr>
                <w:delText>）</w:delText>
              </w:r>
            </w:del>
          </w:p>
        </w:tc>
      </w:tr>
      <w:tr w:rsidR="00F84575" w:rsidDel="00FF253A" w14:paraId="4E4340E8" w14:textId="567AB3BD" w:rsidTr="00FF253A">
        <w:trPr>
          <w:trHeight w:val="201"/>
          <w:jc w:val="center"/>
          <w:del w:id="1972" w:author="Li Yang" w:date="2023-05-15T13:08:00Z"/>
          <w:trPrChange w:id="1973" w:author="Li Yang" w:date="2023-05-10T15:37:00Z">
            <w:trPr>
              <w:trHeight w:val="218"/>
              <w:jc w:val="center"/>
            </w:trPr>
          </w:trPrChange>
        </w:trPr>
        <w:tc>
          <w:tcPr>
            <w:tcW w:w="1210" w:type="dxa"/>
            <w:vMerge/>
            <w:tcPrChange w:id="1974" w:author="Li Yang" w:date="2023-05-10T15:37:00Z">
              <w:tcPr>
                <w:tcW w:w="1312" w:type="dxa"/>
                <w:vMerge/>
              </w:tcPr>
            </w:tcPrChange>
          </w:tcPr>
          <w:p w14:paraId="7042AC8F" w14:textId="40566373" w:rsidR="00F84575" w:rsidRPr="00357EF8" w:rsidDel="00FF253A" w:rsidRDefault="00F84575">
            <w:pPr>
              <w:jc w:val="center"/>
              <w:rPr>
                <w:del w:id="1975" w:author="Li Yang" w:date="2023-05-15T13:08:00Z"/>
                <w:rFonts w:cs="Times New Roman"/>
                <w:color w:val="C00000"/>
                <w:szCs w:val="21"/>
              </w:rPr>
              <w:pPrChange w:id="1976" w:author="Li Yang" w:date="2023-05-15T13:08:00Z">
                <w:pPr>
                  <w:spacing w:line="230" w:lineRule="exact"/>
                </w:pPr>
              </w:pPrChange>
            </w:pPr>
          </w:p>
        </w:tc>
        <w:tc>
          <w:tcPr>
            <w:tcW w:w="1590" w:type="dxa"/>
            <w:tcPrChange w:id="1977" w:author="Li Yang" w:date="2023-05-10T15:37:00Z">
              <w:tcPr>
                <w:tcW w:w="1590" w:type="dxa"/>
              </w:tcPr>
            </w:tcPrChange>
          </w:tcPr>
          <w:p w14:paraId="48E2EB33" w14:textId="1545CDA0" w:rsidR="00F84575" w:rsidRPr="00944DB5" w:rsidDel="00FF253A" w:rsidRDefault="00F84575">
            <w:pPr>
              <w:jc w:val="center"/>
              <w:rPr>
                <w:del w:id="1978" w:author="Li Yang" w:date="2023-05-15T13:08:00Z"/>
                <w:rFonts w:cs="Times New Roman"/>
                <w:color w:val="C00000"/>
                <w:szCs w:val="21"/>
              </w:rPr>
              <w:pPrChange w:id="1979" w:author="Li Yang" w:date="2023-05-15T13:08:00Z">
                <w:pPr>
                  <w:spacing w:line="230" w:lineRule="exact"/>
                </w:pPr>
              </w:pPrChange>
            </w:pPr>
            <w:del w:id="1980" w:author="Li Yang" w:date="2023-05-15T13:08:00Z">
              <w:r w:rsidRPr="00944DB5" w:rsidDel="00FF253A">
                <w:rPr>
                  <w:rFonts w:cs="Times New Roman" w:hint="eastAsia"/>
                  <w:color w:val="C00000"/>
                  <w:szCs w:val="21"/>
                </w:rPr>
                <w:delText>B</w:delText>
              </w:r>
              <w:r w:rsidRPr="00944DB5" w:rsidDel="00FF253A">
                <w:rPr>
                  <w:rFonts w:cs="Times New Roman"/>
                  <w:color w:val="C00000"/>
                  <w:szCs w:val="21"/>
                </w:rPr>
                <w:delText>yte2~0</w:delText>
              </w:r>
            </w:del>
          </w:p>
        </w:tc>
        <w:tc>
          <w:tcPr>
            <w:tcW w:w="9893" w:type="dxa"/>
            <w:gridSpan w:val="3"/>
            <w:vAlign w:val="center"/>
            <w:tcPrChange w:id="1981" w:author="Li Yang" w:date="2023-05-10T15:37:00Z">
              <w:tcPr>
                <w:tcW w:w="10832" w:type="dxa"/>
                <w:gridSpan w:val="3"/>
                <w:vAlign w:val="center"/>
              </w:tcPr>
            </w:tcPrChange>
          </w:tcPr>
          <w:p w14:paraId="78221317" w14:textId="30E4D98D" w:rsidR="00F84575" w:rsidRPr="00F34BF3" w:rsidDel="00FF253A" w:rsidRDefault="00F84575">
            <w:pPr>
              <w:jc w:val="center"/>
              <w:rPr>
                <w:del w:id="1982" w:author="Li Yang" w:date="2023-05-15T13:08:00Z"/>
                <w:rFonts w:cs="Times New Roman"/>
                <w:b/>
                <w:color w:val="0070C0"/>
                <w:szCs w:val="21"/>
                <w:rPrChange w:id="1983" w:author="Li Yang" w:date="2023-05-10T15:37:00Z">
                  <w:rPr>
                    <w:del w:id="1984" w:author="Li Yang" w:date="2023-05-15T13:08:00Z"/>
                    <w:rFonts w:cs="Times New Roman"/>
                    <w:szCs w:val="21"/>
                  </w:rPr>
                </w:rPrChange>
              </w:rPr>
              <w:pPrChange w:id="1985" w:author="Li Yang" w:date="2023-05-15T13:08:00Z">
                <w:pPr>
                  <w:spacing w:line="230" w:lineRule="exact"/>
                </w:pPr>
              </w:pPrChange>
            </w:pPr>
            <w:del w:id="1986" w:author="Li Yang" w:date="2023-05-15T13:08:00Z">
              <w:r w:rsidRPr="00F34BF3" w:rsidDel="00FF253A">
                <w:rPr>
                  <w:rFonts w:cs="Times New Roman" w:hint="eastAsia"/>
                  <w:b/>
                  <w:color w:val="0070C0"/>
                  <w:szCs w:val="21"/>
                  <w:rPrChange w:id="1987" w:author="Li Yang" w:date="2023-05-10T15:37:00Z">
                    <w:rPr>
                      <w:rFonts w:cs="Times New Roman" w:hint="eastAsia"/>
                      <w:szCs w:val="21"/>
                    </w:rPr>
                  </w:rPrChange>
                </w:rPr>
                <w:delText>预留（</w:delText>
              </w:r>
              <w:r w:rsidRPr="00F34BF3" w:rsidDel="00FF253A">
                <w:rPr>
                  <w:rFonts w:cs="Times New Roman"/>
                  <w:b/>
                  <w:color w:val="0070C0"/>
                  <w:szCs w:val="21"/>
                  <w:rPrChange w:id="1988" w:author="Li Yang" w:date="2023-05-10T15:37:00Z">
                    <w:rPr>
                      <w:rFonts w:cs="Times New Roman"/>
                      <w:szCs w:val="21"/>
                    </w:rPr>
                  </w:rPrChange>
                </w:rPr>
                <w:delText>Reserved</w:delText>
              </w:r>
              <w:r w:rsidRPr="00F34BF3" w:rsidDel="00FF253A">
                <w:rPr>
                  <w:rFonts w:cs="Times New Roman" w:hint="eastAsia"/>
                  <w:b/>
                  <w:color w:val="0070C0"/>
                  <w:szCs w:val="21"/>
                  <w:rPrChange w:id="1989" w:author="Li Yang" w:date="2023-05-10T15:37:00Z">
                    <w:rPr>
                      <w:rFonts w:cs="Times New Roman" w:hint="eastAsia"/>
                      <w:szCs w:val="21"/>
                    </w:rPr>
                  </w:rPrChange>
                </w:rPr>
                <w:delText>）</w:delText>
              </w:r>
            </w:del>
          </w:p>
        </w:tc>
      </w:tr>
      <w:tr w:rsidR="00357EF8" w:rsidDel="00FF253A" w14:paraId="402396C3" w14:textId="31BB892F" w:rsidTr="00FF253A">
        <w:trPr>
          <w:trHeight w:val="201"/>
          <w:jc w:val="center"/>
          <w:del w:id="1990" w:author="Li Yang" w:date="2023-05-15T13:08:00Z"/>
          <w:trPrChange w:id="1991" w:author="Li Yang" w:date="2023-05-10T15:37:00Z">
            <w:trPr>
              <w:trHeight w:val="218"/>
              <w:jc w:val="center"/>
            </w:trPr>
          </w:trPrChange>
        </w:trPr>
        <w:tc>
          <w:tcPr>
            <w:tcW w:w="2800" w:type="dxa"/>
            <w:gridSpan w:val="2"/>
            <w:tcPrChange w:id="1992" w:author="Li Yang" w:date="2023-05-10T15:37:00Z">
              <w:tcPr>
                <w:tcW w:w="2902" w:type="dxa"/>
                <w:gridSpan w:val="2"/>
              </w:tcPr>
            </w:tcPrChange>
          </w:tcPr>
          <w:p w14:paraId="02E6D662" w14:textId="1FD55EC5" w:rsidR="00357EF8" w:rsidRPr="00357EF8" w:rsidDel="00FF253A" w:rsidRDefault="00357EF8">
            <w:pPr>
              <w:jc w:val="center"/>
              <w:rPr>
                <w:del w:id="1993" w:author="Li Yang" w:date="2023-05-15T13:08:00Z"/>
                <w:rFonts w:cs="Times New Roman"/>
                <w:color w:val="C00000"/>
                <w:szCs w:val="21"/>
              </w:rPr>
              <w:pPrChange w:id="1994" w:author="Li Yang" w:date="2023-05-15T13:08:00Z">
                <w:pPr>
                  <w:spacing w:line="230" w:lineRule="exact"/>
                </w:pPr>
              </w:pPrChange>
            </w:pPr>
            <w:del w:id="1995" w:author="Li Yang" w:date="2023-05-15T13:08:00Z">
              <w:r w:rsidRPr="00357EF8" w:rsidDel="00FF253A">
                <w:rPr>
                  <w:rFonts w:cs="Times New Roman" w:hint="eastAsia"/>
                  <w:color w:val="C00000"/>
                  <w:szCs w:val="21"/>
                </w:rPr>
                <w:delText>N</w:delText>
              </w:r>
              <w:r w:rsidRPr="00357EF8" w:rsidDel="00FF253A">
                <w:rPr>
                  <w:rFonts w:cs="Times New Roman"/>
                  <w:color w:val="C00000"/>
                  <w:szCs w:val="21"/>
                </w:rPr>
                <w:delText>eT_defined Fields</w:delText>
              </w:r>
            </w:del>
          </w:p>
        </w:tc>
        <w:tc>
          <w:tcPr>
            <w:tcW w:w="9893" w:type="dxa"/>
            <w:gridSpan w:val="3"/>
            <w:vAlign w:val="center"/>
            <w:tcPrChange w:id="1996" w:author="Li Yang" w:date="2023-05-10T15:37:00Z">
              <w:tcPr>
                <w:tcW w:w="10832" w:type="dxa"/>
                <w:gridSpan w:val="3"/>
                <w:vAlign w:val="center"/>
              </w:tcPr>
            </w:tcPrChange>
          </w:tcPr>
          <w:p w14:paraId="5241C4B1" w14:textId="64D09A47" w:rsidR="00357EF8" w:rsidRPr="00F34BF3" w:rsidDel="00FF253A" w:rsidRDefault="00357EF8">
            <w:pPr>
              <w:jc w:val="center"/>
              <w:rPr>
                <w:del w:id="1997" w:author="Li Yang" w:date="2023-05-15T13:08:00Z"/>
                <w:rFonts w:cs="Times New Roman"/>
                <w:b/>
                <w:color w:val="0070C0"/>
                <w:szCs w:val="21"/>
                <w:rPrChange w:id="1998" w:author="Li Yang" w:date="2023-05-10T15:37:00Z">
                  <w:rPr>
                    <w:del w:id="1999" w:author="Li Yang" w:date="2023-05-15T13:08:00Z"/>
                    <w:rFonts w:cs="Times New Roman"/>
                    <w:szCs w:val="21"/>
                  </w:rPr>
                </w:rPrChange>
              </w:rPr>
              <w:pPrChange w:id="2000" w:author="Li Yang" w:date="2023-05-15T13:08:00Z">
                <w:pPr>
                  <w:spacing w:line="230" w:lineRule="exact"/>
                </w:pPr>
              </w:pPrChange>
            </w:pPr>
            <w:del w:id="2001" w:author="Li Yang" w:date="2023-05-15T13:08:00Z">
              <w:r w:rsidRPr="00F34BF3" w:rsidDel="00FF253A">
                <w:rPr>
                  <w:rFonts w:cs="Times New Roman" w:hint="eastAsia"/>
                  <w:b/>
                  <w:color w:val="0070C0"/>
                  <w:szCs w:val="21"/>
                  <w:rPrChange w:id="2002" w:author="Li Yang" w:date="2023-05-10T15:37:00Z">
                    <w:rPr>
                      <w:rFonts w:cs="Times New Roman" w:hint="eastAsia"/>
                      <w:szCs w:val="21"/>
                    </w:rPr>
                  </w:rPrChange>
                </w:rPr>
                <w:delText>网络增强传输定义字段，可选字段，变长</w:delText>
              </w:r>
            </w:del>
          </w:p>
        </w:tc>
      </w:tr>
      <w:tr w:rsidR="00B8206C" w:rsidDel="00FF253A" w14:paraId="7AA67830" w14:textId="52FBC185" w:rsidTr="00FF253A">
        <w:trPr>
          <w:trHeight w:val="66"/>
          <w:jc w:val="center"/>
          <w:del w:id="2003" w:author="Li Yang" w:date="2023-05-15T13:08:00Z"/>
          <w:trPrChange w:id="2004" w:author="Li Yang" w:date="2023-05-10T15:37:00Z">
            <w:trPr>
              <w:trHeight w:val="72"/>
              <w:jc w:val="center"/>
            </w:trPr>
          </w:trPrChange>
        </w:trPr>
        <w:tc>
          <w:tcPr>
            <w:tcW w:w="2800" w:type="dxa"/>
            <w:gridSpan w:val="2"/>
            <w:vAlign w:val="center"/>
            <w:tcPrChange w:id="2005" w:author="Li Yang" w:date="2023-05-10T15:37:00Z">
              <w:tcPr>
                <w:tcW w:w="2902" w:type="dxa"/>
                <w:gridSpan w:val="2"/>
                <w:vAlign w:val="center"/>
              </w:tcPr>
            </w:tcPrChange>
          </w:tcPr>
          <w:p w14:paraId="148E8C32" w14:textId="028A9F6D" w:rsidR="00B8206C" w:rsidRPr="00944DB5" w:rsidDel="00FF253A" w:rsidRDefault="00B8206C">
            <w:pPr>
              <w:jc w:val="center"/>
              <w:rPr>
                <w:del w:id="2006" w:author="Li Yang" w:date="2023-05-15T13:08:00Z"/>
                <w:rFonts w:cs="Times New Roman"/>
                <w:color w:val="C00000"/>
                <w:szCs w:val="21"/>
              </w:rPr>
              <w:pPrChange w:id="2007" w:author="Li Yang" w:date="2023-05-15T13:08:00Z">
                <w:pPr>
                  <w:spacing w:line="230" w:lineRule="exact"/>
                </w:pPr>
              </w:pPrChange>
            </w:pPr>
            <w:del w:id="2008" w:author="Li Yang" w:date="2023-05-15T13:08:00Z">
              <w:r w:rsidRPr="00944DB5" w:rsidDel="00FF253A">
                <w:rPr>
                  <w:rFonts w:cs="Times New Roman"/>
                  <w:color w:val="C00000"/>
                  <w:szCs w:val="21"/>
                </w:rPr>
                <w:delText>Reliable Related Fields</w:delText>
              </w:r>
            </w:del>
          </w:p>
        </w:tc>
        <w:tc>
          <w:tcPr>
            <w:tcW w:w="3439" w:type="dxa"/>
            <w:vAlign w:val="center"/>
            <w:tcPrChange w:id="2009" w:author="Li Yang" w:date="2023-05-10T15:37:00Z">
              <w:tcPr>
                <w:tcW w:w="3764" w:type="dxa"/>
                <w:vAlign w:val="center"/>
              </w:tcPr>
            </w:tcPrChange>
          </w:tcPr>
          <w:p w14:paraId="5E940F1D" w14:textId="7A8ED769" w:rsidR="00B8206C" w:rsidRPr="00944DB5" w:rsidDel="006A24AE" w:rsidRDefault="00007946">
            <w:pPr>
              <w:jc w:val="center"/>
              <w:rPr>
                <w:del w:id="2010" w:author="Li Yang" w:date="2023-05-08T18:09:00Z"/>
                <w:rFonts w:cs="Times New Roman"/>
                <w:szCs w:val="21"/>
              </w:rPr>
              <w:pPrChange w:id="2011" w:author="Li Yang" w:date="2023-05-15T13:08:00Z">
                <w:pPr>
                  <w:spacing w:line="230" w:lineRule="exact"/>
                </w:pPr>
              </w:pPrChange>
            </w:pPr>
            <w:del w:id="2012" w:author="Li Yang" w:date="2023-05-08T18:09:00Z">
              <w:r w:rsidRPr="00944DB5" w:rsidDel="006A24AE">
                <w:rPr>
                  <w:rFonts w:cs="Times New Roman" w:hint="eastAsia"/>
                  <w:szCs w:val="21"/>
                </w:rPr>
                <w:delText>Packet</w:delText>
              </w:r>
              <w:r w:rsidRPr="00944DB5" w:rsidDel="006A24AE">
                <w:rPr>
                  <w:rFonts w:cs="Times New Roman"/>
                  <w:szCs w:val="21"/>
                </w:rPr>
                <w:delText xml:space="preserve"> Number</w:delText>
              </w:r>
              <w:r w:rsidRPr="00944DB5" w:rsidDel="006A24AE">
                <w:rPr>
                  <w:rFonts w:cs="Times New Roman" w:hint="eastAsia"/>
                  <w:szCs w:val="21"/>
                </w:rPr>
                <w:delText>（</w:delText>
              </w:r>
              <w:r w:rsidRPr="00944DB5" w:rsidDel="006A24AE">
                <w:rPr>
                  <w:rFonts w:cs="Times New Roman" w:hint="eastAsia"/>
                  <w:szCs w:val="21"/>
                </w:rPr>
                <w:delText>4</w:delText>
              </w:r>
              <w:r w:rsidRPr="00944DB5" w:rsidDel="006A24AE">
                <w:rPr>
                  <w:rFonts w:cs="Times New Roman"/>
                  <w:szCs w:val="21"/>
                </w:rPr>
                <w:delText>b</w:delText>
              </w:r>
              <w:r w:rsidRPr="00944DB5" w:rsidDel="006A24AE">
                <w:rPr>
                  <w:rFonts w:cs="Times New Roman" w:hint="eastAsia"/>
                  <w:szCs w:val="21"/>
                </w:rPr>
                <w:delText>ytes</w:delText>
              </w:r>
              <w:r w:rsidRPr="00944DB5" w:rsidDel="006A24AE">
                <w:rPr>
                  <w:rFonts w:cs="Times New Roman" w:hint="eastAsia"/>
                  <w:szCs w:val="21"/>
                </w:rPr>
                <w:delText>）</w:delText>
              </w:r>
            </w:del>
          </w:p>
          <w:p w14:paraId="2D6FD918" w14:textId="0B9BDC6F" w:rsidR="00007946" w:rsidRPr="00944DB5" w:rsidDel="00FF253A" w:rsidRDefault="001514E5">
            <w:pPr>
              <w:jc w:val="center"/>
              <w:rPr>
                <w:del w:id="2013" w:author="Li Yang" w:date="2023-05-15T13:08:00Z"/>
                <w:rFonts w:cs="Times New Roman"/>
                <w:szCs w:val="21"/>
              </w:rPr>
              <w:pPrChange w:id="2014" w:author="Li Yang" w:date="2023-05-15T13:08:00Z">
                <w:pPr>
                  <w:spacing w:line="230" w:lineRule="exact"/>
                </w:pPr>
              </w:pPrChange>
            </w:pPr>
            <w:del w:id="2015" w:author="Li Yang" w:date="2023-05-15T13:08:00Z">
              <w:r w:rsidRPr="00944DB5" w:rsidDel="00FF253A">
                <w:rPr>
                  <w:rFonts w:cs="Times New Roman"/>
                  <w:szCs w:val="21"/>
                </w:rPr>
                <w:delText>Offset</w:delText>
              </w:r>
              <w:r w:rsidR="00007946" w:rsidRPr="00944DB5" w:rsidDel="00FF253A">
                <w:rPr>
                  <w:rFonts w:cs="Times New Roman" w:hint="eastAsia"/>
                  <w:szCs w:val="21"/>
                </w:rPr>
                <w:delText>（</w:delText>
              </w:r>
              <w:r w:rsidR="00007946" w:rsidRPr="00944DB5" w:rsidDel="00FF253A">
                <w:rPr>
                  <w:rFonts w:cs="Times New Roman" w:hint="eastAsia"/>
                  <w:szCs w:val="21"/>
                </w:rPr>
                <w:delText>4</w:delText>
              </w:r>
              <w:r w:rsidR="00007946" w:rsidRPr="00944DB5" w:rsidDel="00FF253A">
                <w:rPr>
                  <w:rFonts w:cs="Times New Roman"/>
                  <w:szCs w:val="21"/>
                </w:rPr>
                <w:delText>b</w:delText>
              </w:r>
              <w:r w:rsidR="00007946" w:rsidRPr="00944DB5" w:rsidDel="00FF253A">
                <w:rPr>
                  <w:rFonts w:cs="Times New Roman" w:hint="eastAsia"/>
                  <w:szCs w:val="21"/>
                </w:rPr>
                <w:delText>ytes</w:delText>
              </w:r>
              <w:r w:rsidR="00007946" w:rsidRPr="00944DB5" w:rsidDel="00FF253A">
                <w:rPr>
                  <w:rFonts w:cs="Times New Roman" w:hint="eastAsia"/>
                  <w:szCs w:val="21"/>
                </w:rPr>
                <w:delText>）</w:delText>
              </w:r>
            </w:del>
          </w:p>
          <w:p w14:paraId="3BA52864" w14:textId="2D6B84F5" w:rsidR="00007946" w:rsidRPr="00944DB5" w:rsidDel="00FF253A" w:rsidRDefault="001514E5">
            <w:pPr>
              <w:jc w:val="center"/>
              <w:rPr>
                <w:del w:id="2016" w:author="Li Yang" w:date="2023-05-15T13:08:00Z"/>
                <w:rFonts w:cs="Times New Roman"/>
                <w:szCs w:val="21"/>
              </w:rPr>
              <w:pPrChange w:id="2017" w:author="Li Yang" w:date="2023-05-15T13:08:00Z">
                <w:pPr>
                  <w:spacing w:line="230" w:lineRule="exact"/>
                </w:pPr>
              </w:pPrChange>
            </w:pPr>
            <w:del w:id="2018" w:author="Li Yang" w:date="2023-05-15T13:08:00Z">
              <w:r w:rsidRPr="00944DB5" w:rsidDel="00FF253A">
                <w:rPr>
                  <w:rFonts w:cs="Times New Roman"/>
                  <w:szCs w:val="21"/>
                </w:rPr>
                <w:delText>Length</w:delText>
              </w:r>
              <w:r w:rsidR="00007946" w:rsidRPr="00944DB5" w:rsidDel="00FF253A">
                <w:rPr>
                  <w:rFonts w:cs="Times New Roman" w:hint="eastAsia"/>
                  <w:szCs w:val="21"/>
                </w:rPr>
                <w:delText>（</w:delText>
              </w:r>
              <w:r w:rsidR="00007946" w:rsidRPr="00944DB5" w:rsidDel="00FF253A">
                <w:rPr>
                  <w:rFonts w:cs="Times New Roman" w:hint="eastAsia"/>
                  <w:szCs w:val="21"/>
                </w:rPr>
                <w:delText>4</w:delText>
              </w:r>
              <w:r w:rsidR="00007946" w:rsidRPr="00944DB5" w:rsidDel="00FF253A">
                <w:rPr>
                  <w:rFonts w:cs="Times New Roman"/>
                  <w:szCs w:val="21"/>
                </w:rPr>
                <w:delText>b</w:delText>
              </w:r>
              <w:r w:rsidR="00007946" w:rsidRPr="00944DB5" w:rsidDel="00FF253A">
                <w:rPr>
                  <w:rFonts w:cs="Times New Roman" w:hint="eastAsia"/>
                  <w:szCs w:val="21"/>
                </w:rPr>
                <w:delText>ytes</w:delText>
              </w:r>
              <w:r w:rsidR="00007946" w:rsidRPr="00944DB5" w:rsidDel="00FF253A">
                <w:rPr>
                  <w:rFonts w:cs="Times New Roman" w:hint="eastAsia"/>
                  <w:szCs w:val="21"/>
                </w:rPr>
                <w:delText>）</w:delText>
              </w:r>
            </w:del>
          </w:p>
        </w:tc>
        <w:tc>
          <w:tcPr>
            <w:tcW w:w="3227" w:type="dxa"/>
            <w:vAlign w:val="center"/>
            <w:tcPrChange w:id="2019" w:author="Li Yang" w:date="2023-05-10T15:37:00Z">
              <w:tcPr>
                <w:tcW w:w="3534" w:type="dxa"/>
                <w:vAlign w:val="center"/>
              </w:tcPr>
            </w:tcPrChange>
          </w:tcPr>
          <w:p w14:paraId="4A0B5015" w14:textId="5C2852C1" w:rsidR="00B8206C" w:rsidRPr="00944DB5" w:rsidDel="00FF253A" w:rsidRDefault="00B8206C">
            <w:pPr>
              <w:jc w:val="center"/>
              <w:rPr>
                <w:del w:id="2020" w:author="Li Yang" w:date="2023-05-15T13:08:00Z"/>
                <w:rFonts w:cs="Times New Roman"/>
                <w:szCs w:val="21"/>
              </w:rPr>
              <w:pPrChange w:id="2021" w:author="Li Yang" w:date="2023-05-15T13:08:00Z">
                <w:pPr>
                  <w:spacing w:line="230" w:lineRule="exact"/>
                </w:pPr>
              </w:pPrChange>
            </w:pPr>
            <w:del w:id="2022" w:author="Li Yang" w:date="2023-05-15T13:08:00Z">
              <w:r w:rsidRPr="00944DB5" w:rsidDel="00FF253A">
                <w:rPr>
                  <w:rFonts w:cs="Times New Roman"/>
                  <w:szCs w:val="21"/>
                </w:rPr>
                <w:delText>无</w:delText>
              </w:r>
            </w:del>
          </w:p>
        </w:tc>
        <w:tc>
          <w:tcPr>
            <w:tcW w:w="3227" w:type="dxa"/>
            <w:vAlign w:val="center"/>
            <w:tcPrChange w:id="2023" w:author="Li Yang" w:date="2023-05-10T15:37:00Z">
              <w:tcPr>
                <w:tcW w:w="3534" w:type="dxa"/>
                <w:vAlign w:val="center"/>
              </w:tcPr>
            </w:tcPrChange>
          </w:tcPr>
          <w:p w14:paraId="6D2A8446" w14:textId="51AB4AFF" w:rsidR="001514E5" w:rsidRPr="00944DB5" w:rsidDel="006A24AE" w:rsidRDefault="001514E5">
            <w:pPr>
              <w:jc w:val="center"/>
              <w:rPr>
                <w:del w:id="2024" w:author="Li Yang" w:date="2023-05-08T18:09:00Z"/>
                <w:rFonts w:cs="Times New Roman"/>
                <w:szCs w:val="21"/>
              </w:rPr>
              <w:pPrChange w:id="2025" w:author="Li Yang" w:date="2023-05-15T13:08:00Z">
                <w:pPr>
                  <w:spacing w:line="230" w:lineRule="exact"/>
                </w:pPr>
              </w:pPrChange>
            </w:pPr>
            <w:del w:id="2026" w:author="Li Yang" w:date="2023-05-08T18:09:00Z">
              <w:r w:rsidRPr="00944DB5" w:rsidDel="006A24AE">
                <w:rPr>
                  <w:rFonts w:cs="Times New Roman" w:hint="eastAsia"/>
                  <w:szCs w:val="21"/>
                </w:rPr>
                <w:delText>Packet</w:delText>
              </w:r>
              <w:r w:rsidRPr="00944DB5" w:rsidDel="006A24AE">
                <w:rPr>
                  <w:rFonts w:cs="Times New Roman"/>
                  <w:szCs w:val="21"/>
                </w:rPr>
                <w:delText xml:space="preserve"> Number</w:delText>
              </w:r>
              <w:r w:rsidRPr="00944DB5" w:rsidDel="006A24AE">
                <w:rPr>
                  <w:rFonts w:cs="Times New Roman" w:hint="eastAsia"/>
                  <w:szCs w:val="21"/>
                </w:rPr>
                <w:delText>（变长）</w:delText>
              </w:r>
            </w:del>
          </w:p>
          <w:p w14:paraId="13215CCE" w14:textId="588C9A58" w:rsidR="001514E5" w:rsidRPr="00944DB5" w:rsidDel="00FF253A" w:rsidRDefault="001514E5">
            <w:pPr>
              <w:jc w:val="center"/>
              <w:rPr>
                <w:del w:id="2027" w:author="Li Yang" w:date="2023-05-15T13:08:00Z"/>
                <w:rFonts w:cs="Times New Roman"/>
                <w:szCs w:val="21"/>
              </w:rPr>
              <w:pPrChange w:id="2028" w:author="Li Yang" w:date="2023-05-15T13:08:00Z">
                <w:pPr>
                  <w:spacing w:line="230" w:lineRule="exact"/>
                </w:pPr>
              </w:pPrChange>
            </w:pPr>
            <w:del w:id="2029" w:author="Li Yang" w:date="2023-05-15T13:08:00Z">
              <w:r w:rsidRPr="00944DB5" w:rsidDel="00FF253A">
                <w:rPr>
                  <w:rFonts w:cs="Times New Roman"/>
                  <w:szCs w:val="21"/>
                </w:rPr>
                <w:delText>Offset</w:delText>
              </w:r>
              <w:r w:rsidRPr="00944DB5" w:rsidDel="00FF253A">
                <w:rPr>
                  <w:rFonts w:cs="Times New Roman" w:hint="eastAsia"/>
                  <w:szCs w:val="21"/>
                </w:rPr>
                <w:delText>（变长）</w:delText>
              </w:r>
            </w:del>
          </w:p>
          <w:p w14:paraId="2F0C019C" w14:textId="4B533A98" w:rsidR="00B8206C" w:rsidRPr="00944DB5" w:rsidDel="00FF253A" w:rsidRDefault="001514E5">
            <w:pPr>
              <w:jc w:val="center"/>
              <w:rPr>
                <w:del w:id="2030" w:author="Li Yang" w:date="2023-05-15T13:08:00Z"/>
                <w:rFonts w:cs="Times New Roman"/>
                <w:szCs w:val="21"/>
              </w:rPr>
              <w:pPrChange w:id="2031" w:author="Li Yang" w:date="2023-05-15T13:08:00Z">
                <w:pPr>
                  <w:spacing w:line="230" w:lineRule="exact"/>
                </w:pPr>
              </w:pPrChange>
            </w:pPr>
            <w:del w:id="2032" w:author="Li Yang" w:date="2023-05-15T13:08:00Z">
              <w:r w:rsidRPr="00944DB5" w:rsidDel="00FF253A">
                <w:rPr>
                  <w:rFonts w:cs="Times New Roman"/>
                  <w:szCs w:val="21"/>
                </w:rPr>
                <w:delText>Length</w:delText>
              </w:r>
              <w:r w:rsidRPr="00944DB5" w:rsidDel="00FF253A">
                <w:rPr>
                  <w:rFonts w:cs="Times New Roman" w:hint="eastAsia"/>
                  <w:szCs w:val="21"/>
                </w:rPr>
                <w:delText>（变长）</w:delText>
              </w:r>
            </w:del>
          </w:p>
        </w:tc>
      </w:tr>
      <w:tr w:rsidR="00B8206C" w:rsidDel="00FF253A" w14:paraId="47EB2E64" w14:textId="36D3B2A9" w:rsidTr="00FF253A">
        <w:trPr>
          <w:trHeight w:val="64"/>
          <w:jc w:val="center"/>
          <w:del w:id="2033" w:author="Li Yang" w:date="2023-05-15T13:08:00Z"/>
          <w:trPrChange w:id="2034" w:author="Li Yang" w:date="2023-05-10T15:37:00Z">
            <w:trPr>
              <w:trHeight w:val="70"/>
              <w:jc w:val="center"/>
            </w:trPr>
          </w:trPrChange>
        </w:trPr>
        <w:tc>
          <w:tcPr>
            <w:tcW w:w="2800" w:type="dxa"/>
            <w:gridSpan w:val="2"/>
            <w:vAlign w:val="center"/>
            <w:tcPrChange w:id="2035" w:author="Li Yang" w:date="2023-05-10T15:37:00Z">
              <w:tcPr>
                <w:tcW w:w="2902" w:type="dxa"/>
                <w:gridSpan w:val="2"/>
                <w:vAlign w:val="center"/>
              </w:tcPr>
            </w:tcPrChange>
          </w:tcPr>
          <w:p w14:paraId="5F5DC451" w14:textId="1F3BDF2A" w:rsidR="00B8206C" w:rsidRPr="00944DB5" w:rsidDel="00FF253A" w:rsidRDefault="00B8206C">
            <w:pPr>
              <w:jc w:val="center"/>
              <w:rPr>
                <w:del w:id="2036" w:author="Li Yang" w:date="2023-05-15T13:08:00Z"/>
                <w:rFonts w:cs="Times New Roman"/>
                <w:color w:val="C00000"/>
                <w:szCs w:val="21"/>
              </w:rPr>
              <w:pPrChange w:id="2037" w:author="Li Yang" w:date="2023-05-15T13:08:00Z">
                <w:pPr>
                  <w:spacing w:line="230" w:lineRule="exact"/>
                </w:pPr>
              </w:pPrChange>
            </w:pPr>
            <w:del w:id="2038" w:author="Li Yang" w:date="2023-05-15T13:08:00Z">
              <w:r w:rsidRPr="00944DB5" w:rsidDel="00FF253A">
                <w:rPr>
                  <w:rFonts w:cs="Times New Roman"/>
                  <w:color w:val="C00000"/>
                  <w:szCs w:val="21"/>
                </w:rPr>
                <w:delText>Optional Fields</w:delText>
              </w:r>
            </w:del>
          </w:p>
        </w:tc>
        <w:tc>
          <w:tcPr>
            <w:tcW w:w="3439" w:type="dxa"/>
            <w:vAlign w:val="center"/>
            <w:tcPrChange w:id="2039" w:author="Li Yang" w:date="2023-05-10T15:37:00Z">
              <w:tcPr>
                <w:tcW w:w="3764" w:type="dxa"/>
                <w:vAlign w:val="center"/>
              </w:tcPr>
            </w:tcPrChange>
          </w:tcPr>
          <w:p w14:paraId="0548727A" w14:textId="757EE528" w:rsidR="00B8206C" w:rsidRPr="00944DB5" w:rsidDel="00FF253A" w:rsidRDefault="001514E5">
            <w:pPr>
              <w:jc w:val="center"/>
              <w:rPr>
                <w:del w:id="2040" w:author="Li Yang" w:date="2023-05-15T13:08:00Z"/>
                <w:rFonts w:cs="Times New Roman"/>
                <w:szCs w:val="21"/>
              </w:rPr>
              <w:pPrChange w:id="2041" w:author="Li Yang" w:date="2023-05-15T13:08:00Z">
                <w:pPr>
                  <w:spacing w:line="230" w:lineRule="exact"/>
                </w:pPr>
              </w:pPrChange>
            </w:pPr>
            <w:del w:id="2042" w:author="Li Yang" w:date="2023-05-15T13:08:00Z">
              <w:r w:rsidRPr="00944DB5" w:rsidDel="00FF253A">
                <w:rPr>
                  <w:rFonts w:cs="Times New Roman" w:hint="eastAsia"/>
                  <w:szCs w:val="21"/>
                </w:rPr>
                <w:delText>C</w:delText>
              </w:r>
              <w:r w:rsidRPr="00944DB5" w:rsidDel="00FF253A">
                <w:rPr>
                  <w:rFonts w:cs="Times New Roman"/>
                  <w:szCs w:val="21"/>
                </w:rPr>
                <w:delText>hunk Size</w:delText>
              </w:r>
            </w:del>
          </w:p>
          <w:p w14:paraId="2B41536F" w14:textId="0D539299" w:rsidR="001514E5" w:rsidRPr="00944DB5" w:rsidDel="00FF253A" w:rsidRDefault="001514E5">
            <w:pPr>
              <w:jc w:val="center"/>
              <w:rPr>
                <w:del w:id="2043" w:author="Li Yang" w:date="2023-05-15T13:08:00Z"/>
                <w:rFonts w:cs="Times New Roman"/>
                <w:szCs w:val="21"/>
              </w:rPr>
              <w:pPrChange w:id="2044" w:author="Li Yang" w:date="2023-05-15T13:08:00Z">
                <w:pPr>
                  <w:spacing w:line="230" w:lineRule="exact"/>
                </w:pPr>
              </w:pPrChange>
            </w:pPr>
            <w:del w:id="2045" w:author="Li Yang" w:date="2023-05-15T13:08:00Z">
              <w:r w:rsidRPr="00944DB5" w:rsidDel="00FF253A">
                <w:rPr>
                  <w:rFonts w:cs="Times New Roman" w:hint="eastAsia"/>
                  <w:szCs w:val="21"/>
                </w:rPr>
                <w:delText>Chunk</w:delText>
              </w:r>
              <w:r w:rsidRPr="00944DB5" w:rsidDel="00FF253A">
                <w:rPr>
                  <w:rFonts w:cs="Times New Roman"/>
                  <w:szCs w:val="21"/>
                </w:rPr>
                <w:delText xml:space="preserve"> Checksum</w:delText>
              </w:r>
            </w:del>
          </w:p>
        </w:tc>
        <w:tc>
          <w:tcPr>
            <w:tcW w:w="3227" w:type="dxa"/>
            <w:vAlign w:val="center"/>
            <w:tcPrChange w:id="2046" w:author="Li Yang" w:date="2023-05-10T15:37:00Z">
              <w:tcPr>
                <w:tcW w:w="3534" w:type="dxa"/>
                <w:vAlign w:val="center"/>
              </w:tcPr>
            </w:tcPrChange>
          </w:tcPr>
          <w:p w14:paraId="042A9468" w14:textId="5AF1B1BA" w:rsidR="00B8206C" w:rsidRPr="00944DB5" w:rsidDel="00FF253A" w:rsidRDefault="001514E5">
            <w:pPr>
              <w:jc w:val="center"/>
              <w:rPr>
                <w:del w:id="2047" w:author="Li Yang" w:date="2023-05-15T13:08:00Z"/>
                <w:rFonts w:cs="Times New Roman"/>
                <w:szCs w:val="21"/>
              </w:rPr>
              <w:pPrChange w:id="2048" w:author="Li Yang" w:date="2023-05-15T13:08:00Z">
                <w:pPr>
                  <w:spacing w:line="230" w:lineRule="exact"/>
                </w:pPr>
              </w:pPrChange>
            </w:pPr>
            <w:del w:id="2049" w:author="Li Yang" w:date="2023-05-08T18:13:00Z">
              <w:r w:rsidRPr="00944DB5" w:rsidDel="00CF09AE">
                <w:rPr>
                  <w:rFonts w:cs="Times New Roman" w:hint="eastAsia"/>
                  <w:szCs w:val="21"/>
                </w:rPr>
                <w:delText>Packet</w:delText>
              </w:r>
              <w:r w:rsidRPr="00944DB5" w:rsidDel="00CF09AE">
                <w:rPr>
                  <w:rFonts w:cs="Times New Roman"/>
                  <w:szCs w:val="21"/>
                </w:rPr>
                <w:delText xml:space="preserve"> Number</w:delText>
              </w:r>
              <w:r w:rsidR="00F84575" w:rsidRPr="00944DB5" w:rsidDel="00CF09AE">
                <w:rPr>
                  <w:rFonts w:cs="Times New Roman" w:hint="eastAsia"/>
                  <w:szCs w:val="21"/>
                </w:rPr>
                <w:delText>（变长）</w:delText>
              </w:r>
            </w:del>
          </w:p>
        </w:tc>
        <w:tc>
          <w:tcPr>
            <w:tcW w:w="3227" w:type="dxa"/>
            <w:vAlign w:val="center"/>
            <w:tcPrChange w:id="2050" w:author="Li Yang" w:date="2023-05-10T15:37:00Z">
              <w:tcPr>
                <w:tcW w:w="3534" w:type="dxa"/>
                <w:vAlign w:val="center"/>
              </w:tcPr>
            </w:tcPrChange>
          </w:tcPr>
          <w:p w14:paraId="708C0D67" w14:textId="6F15EA8A" w:rsidR="00B8206C" w:rsidRPr="00944DB5" w:rsidDel="00FF253A" w:rsidRDefault="00357EF8">
            <w:pPr>
              <w:jc w:val="center"/>
              <w:rPr>
                <w:del w:id="2051" w:author="Li Yang" w:date="2023-05-15T13:08:00Z"/>
                <w:rFonts w:cs="Times New Roman"/>
                <w:szCs w:val="21"/>
              </w:rPr>
              <w:pPrChange w:id="2052" w:author="Li Yang" w:date="2023-05-15T13:08:00Z">
                <w:pPr>
                  <w:spacing w:line="230" w:lineRule="exact"/>
                </w:pPr>
              </w:pPrChange>
            </w:pPr>
            <w:del w:id="2053" w:author="Li Yang" w:date="2023-05-15T13:08:00Z">
              <w:r w:rsidDel="00FF253A">
                <w:rPr>
                  <w:rFonts w:cs="Times New Roman" w:hint="eastAsia"/>
                  <w:szCs w:val="21"/>
                </w:rPr>
                <w:delText>无</w:delText>
              </w:r>
            </w:del>
          </w:p>
        </w:tc>
      </w:tr>
    </w:tbl>
    <w:p w14:paraId="4FC32667" w14:textId="2554AC73" w:rsidR="00FF253A" w:rsidRPr="008B3261" w:rsidRDefault="00FF253A">
      <w:pPr>
        <w:jc w:val="left"/>
        <w:rPr>
          <w:ins w:id="2054" w:author="Li Yang" w:date="2023-05-15T13:08:00Z"/>
          <w:szCs w:val="21"/>
        </w:rPr>
        <w:pPrChange w:id="2055" w:author="Li Yang" w:date="2023-05-15T13:08:00Z">
          <w:pPr>
            <w:jc w:val="center"/>
          </w:pPr>
        </w:pPrChange>
      </w:pPr>
      <w:ins w:id="2056" w:author="Li Yang" w:date="2023-05-15T13:08:00Z">
        <w:r>
          <w:object w:dxaOrig="7811" w:dyaOrig="1441" w14:anchorId="40760F59">
            <v:shape id="_x0000_i1084" type="#_x0000_t75" style="width:586pt;height:108pt" o:ole="">
              <v:imagedata r:id="rId112" o:title=""/>
            </v:shape>
            <o:OLEObject Type="Embed" ProgID="Visio.Drawing.15" ShapeID="_x0000_i1084" DrawAspect="Content" ObjectID="_1745846827" r:id="rId113"/>
          </w:object>
        </w:r>
      </w:ins>
    </w:p>
    <w:p w14:paraId="0CA51E3B" w14:textId="77777777" w:rsidR="00FF253A" w:rsidRPr="008B3261" w:rsidRDefault="00FF253A" w:rsidP="00FF253A">
      <w:pPr>
        <w:pStyle w:val="ab"/>
        <w:numPr>
          <w:ilvl w:val="0"/>
          <w:numId w:val="78"/>
        </w:numPr>
        <w:ind w:firstLineChars="0"/>
        <w:rPr>
          <w:ins w:id="2057" w:author="Li Yang" w:date="2023-05-15T13:08:00Z"/>
          <w:sz w:val="21"/>
          <w:szCs w:val="21"/>
        </w:rPr>
      </w:pPr>
      <w:ins w:id="2058" w:author="Li Yang" w:date="2023-05-15T13:08:00Z">
        <w:r w:rsidRPr="008B3261">
          <w:rPr>
            <w:rFonts w:hint="eastAsia"/>
            <w:sz w:val="21"/>
            <w:szCs w:val="21"/>
          </w:rPr>
          <w:t>Flag</w:t>
        </w:r>
        <w:r w:rsidRPr="008B3261">
          <w:rPr>
            <w:sz w:val="21"/>
            <w:szCs w:val="21"/>
          </w:rPr>
          <w:t>s</w:t>
        </w:r>
        <w:r w:rsidRPr="008B3261">
          <w:rPr>
            <w:rFonts w:hint="eastAsia"/>
            <w:sz w:val="21"/>
            <w:szCs w:val="21"/>
          </w:rPr>
          <w:t>：标志位，用于标识字段长度和是否存在可选字段</w:t>
        </w:r>
      </w:ins>
    </w:p>
    <w:p w14:paraId="3585649F" w14:textId="77777777" w:rsidR="00FF253A" w:rsidRPr="008B3261" w:rsidRDefault="00FF253A" w:rsidP="00FF253A">
      <w:pPr>
        <w:pStyle w:val="ab"/>
        <w:numPr>
          <w:ilvl w:val="0"/>
          <w:numId w:val="78"/>
        </w:numPr>
        <w:ind w:firstLineChars="0"/>
        <w:rPr>
          <w:ins w:id="2059" w:author="Li Yang" w:date="2023-05-15T13:08:00Z"/>
          <w:sz w:val="21"/>
          <w:szCs w:val="21"/>
        </w:rPr>
      </w:pPr>
      <w:ins w:id="2060" w:author="Li Yang" w:date="2023-05-15T13:08:00Z">
        <w:r w:rsidRPr="008B3261">
          <w:rPr>
            <w:sz w:val="21"/>
            <w:szCs w:val="21"/>
          </w:rPr>
          <w:t>P</w:t>
        </w:r>
        <w:r w:rsidRPr="008B3261">
          <w:rPr>
            <w:rFonts w:hint="eastAsia"/>
            <w:sz w:val="21"/>
            <w:szCs w:val="21"/>
          </w:rPr>
          <w:t>reference</w:t>
        </w:r>
        <w:r w:rsidRPr="008B3261">
          <w:rPr>
            <w:rFonts w:hint="eastAsia"/>
            <w:sz w:val="21"/>
            <w:szCs w:val="21"/>
          </w:rPr>
          <w:t>：偏好字段</w:t>
        </w:r>
        <w:r>
          <w:rPr>
            <w:rFonts w:hint="eastAsia"/>
            <w:sz w:val="21"/>
            <w:szCs w:val="21"/>
          </w:rPr>
          <w:t>，中间节点查看、修改</w:t>
        </w:r>
      </w:ins>
    </w:p>
    <w:p w14:paraId="59720186" w14:textId="77777777" w:rsidR="00FF253A" w:rsidRDefault="00FF253A" w:rsidP="00FF253A">
      <w:pPr>
        <w:pStyle w:val="ab"/>
        <w:numPr>
          <w:ilvl w:val="0"/>
          <w:numId w:val="78"/>
        </w:numPr>
        <w:ind w:firstLineChars="0"/>
        <w:rPr>
          <w:ins w:id="2061" w:author="Li Yang" w:date="2023-05-15T13:08:00Z"/>
          <w:sz w:val="21"/>
          <w:szCs w:val="21"/>
        </w:rPr>
      </w:pPr>
      <w:ins w:id="2062" w:author="Li Yang" w:date="2023-05-15T13:08:00Z">
        <w:r w:rsidRPr="001D0B52">
          <w:rPr>
            <w:sz w:val="21"/>
            <w:szCs w:val="21"/>
          </w:rPr>
          <w:t>NeT_defined Fields</w:t>
        </w:r>
        <w:r>
          <w:rPr>
            <w:rFonts w:hint="eastAsia"/>
            <w:sz w:val="21"/>
            <w:szCs w:val="21"/>
          </w:rPr>
          <w:t>：</w:t>
        </w:r>
        <w:r w:rsidRPr="001D0B52">
          <w:rPr>
            <w:rFonts w:hint="eastAsia"/>
            <w:sz w:val="21"/>
            <w:szCs w:val="21"/>
          </w:rPr>
          <w:t>网络增强传输定义字段</w:t>
        </w:r>
        <w:r>
          <w:rPr>
            <w:rFonts w:hint="eastAsia"/>
            <w:sz w:val="21"/>
            <w:szCs w:val="21"/>
          </w:rPr>
          <w:t>（可选字段），中间节点查看、修改</w:t>
        </w:r>
      </w:ins>
    </w:p>
    <w:p w14:paraId="05B162C0" w14:textId="77777777" w:rsidR="00FF253A" w:rsidRPr="008B3261" w:rsidRDefault="00FF253A" w:rsidP="00FF253A">
      <w:pPr>
        <w:pStyle w:val="ab"/>
        <w:numPr>
          <w:ilvl w:val="0"/>
          <w:numId w:val="78"/>
        </w:numPr>
        <w:ind w:firstLineChars="0"/>
        <w:rPr>
          <w:ins w:id="2063" w:author="Li Yang" w:date="2023-05-15T13:08:00Z"/>
          <w:sz w:val="21"/>
          <w:szCs w:val="21"/>
        </w:rPr>
      </w:pPr>
      <w:ins w:id="2064" w:author="Li Yang" w:date="2023-05-15T13:08:00Z">
        <w:r w:rsidRPr="008B3261">
          <w:rPr>
            <w:sz w:val="21"/>
            <w:szCs w:val="21"/>
          </w:rPr>
          <w:t>R</w:t>
        </w:r>
        <w:r w:rsidRPr="008B3261">
          <w:rPr>
            <w:rFonts w:hint="eastAsia"/>
            <w:sz w:val="21"/>
            <w:szCs w:val="21"/>
          </w:rPr>
          <w:t>eliable</w:t>
        </w:r>
        <w:r w:rsidRPr="008B3261">
          <w:rPr>
            <w:sz w:val="21"/>
            <w:szCs w:val="21"/>
          </w:rPr>
          <w:t xml:space="preserve"> </w:t>
        </w:r>
        <w:r>
          <w:rPr>
            <w:sz w:val="21"/>
            <w:szCs w:val="21"/>
          </w:rPr>
          <w:t>R</w:t>
        </w:r>
        <w:r w:rsidRPr="008B3261">
          <w:rPr>
            <w:rFonts w:hint="eastAsia"/>
            <w:sz w:val="21"/>
            <w:szCs w:val="21"/>
          </w:rPr>
          <w:t>elated</w:t>
        </w:r>
        <w:r w:rsidRPr="008B3261">
          <w:rPr>
            <w:sz w:val="21"/>
            <w:szCs w:val="21"/>
          </w:rPr>
          <w:t xml:space="preserve"> </w:t>
        </w:r>
        <w:r>
          <w:rPr>
            <w:sz w:val="21"/>
            <w:szCs w:val="21"/>
          </w:rPr>
          <w:t>F</w:t>
        </w:r>
        <w:r w:rsidRPr="008B3261">
          <w:rPr>
            <w:rFonts w:hint="eastAsia"/>
            <w:sz w:val="21"/>
            <w:szCs w:val="21"/>
          </w:rPr>
          <w:t>ields</w:t>
        </w:r>
        <w:r w:rsidRPr="008B3261">
          <w:rPr>
            <w:rFonts w:hint="eastAsia"/>
            <w:sz w:val="21"/>
            <w:szCs w:val="21"/>
          </w:rPr>
          <w:t>：辅助可靠传输相关字段，若为非可靠传输不存在此字段</w:t>
        </w:r>
      </w:ins>
    </w:p>
    <w:p w14:paraId="012616E7" w14:textId="77777777" w:rsidR="00FF253A" w:rsidRPr="00D273CA" w:rsidRDefault="00FF253A" w:rsidP="00FF253A">
      <w:pPr>
        <w:pStyle w:val="ab"/>
        <w:numPr>
          <w:ilvl w:val="0"/>
          <w:numId w:val="78"/>
        </w:numPr>
        <w:spacing w:afterLines="50" w:after="156"/>
        <w:ind w:left="845" w:firstLineChars="0"/>
        <w:rPr>
          <w:ins w:id="2065" w:author="Li Yang" w:date="2023-05-15T13:08:00Z"/>
          <w:sz w:val="21"/>
          <w:szCs w:val="21"/>
        </w:rPr>
      </w:pPr>
      <w:ins w:id="2066" w:author="Li Yang" w:date="2023-05-15T13:08:00Z">
        <w:r>
          <w:rPr>
            <w:sz w:val="21"/>
            <w:szCs w:val="21"/>
          </w:rPr>
          <w:t>O</w:t>
        </w:r>
        <w:r w:rsidRPr="008B3261">
          <w:rPr>
            <w:rFonts w:hint="eastAsia"/>
            <w:sz w:val="21"/>
            <w:szCs w:val="21"/>
          </w:rPr>
          <w:t>ptional</w:t>
        </w:r>
        <w:r w:rsidRPr="008B3261">
          <w:rPr>
            <w:sz w:val="21"/>
            <w:szCs w:val="21"/>
          </w:rPr>
          <w:t xml:space="preserve"> </w:t>
        </w:r>
        <w:r>
          <w:rPr>
            <w:sz w:val="21"/>
            <w:szCs w:val="21"/>
          </w:rPr>
          <w:t>F</w:t>
        </w:r>
        <w:r w:rsidRPr="008B3261">
          <w:rPr>
            <w:rFonts w:hint="eastAsia"/>
            <w:sz w:val="21"/>
            <w:szCs w:val="21"/>
          </w:rPr>
          <w:t>ields</w:t>
        </w:r>
        <w:r w:rsidRPr="008B3261">
          <w:rPr>
            <w:rFonts w:hint="eastAsia"/>
            <w:sz w:val="21"/>
            <w:szCs w:val="21"/>
          </w:rPr>
          <w:t>：可选字段</w:t>
        </w:r>
      </w:ins>
    </w:p>
    <w:tbl>
      <w:tblPr>
        <w:tblStyle w:val="a3"/>
        <w:tblW w:w="14615" w:type="dxa"/>
        <w:jc w:val="center"/>
        <w:tblLook w:val="04A0" w:firstRow="1" w:lastRow="0" w:firstColumn="1" w:lastColumn="0" w:noHBand="0" w:noVBand="1"/>
        <w:tblPrChange w:id="2067" w:author="Li Yang" w:date="2023-05-15T13:09:00Z">
          <w:tblPr>
            <w:tblStyle w:val="a3"/>
            <w:tblW w:w="15304" w:type="dxa"/>
            <w:jc w:val="center"/>
            <w:tblLook w:val="04A0" w:firstRow="1" w:lastRow="0" w:firstColumn="1" w:lastColumn="0" w:noHBand="0" w:noVBand="1"/>
          </w:tblPr>
        </w:tblPrChange>
      </w:tblPr>
      <w:tblGrid>
        <w:gridCol w:w="1212"/>
        <w:gridCol w:w="1054"/>
        <w:gridCol w:w="4560"/>
        <w:gridCol w:w="3748"/>
        <w:gridCol w:w="4041"/>
        <w:tblGridChange w:id="2068">
          <w:tblGrid>
            <w:gridCol w:w="1270"/>
            <w:gridCol w:w="1054"/>
            <w:gridCol w:w="4795"/>
            <w:gridCol w:w="3945"/>
            <w:gridCol w:w="4240"/>
          </w:tblGrid>
        </w:tblGridChange>
      </w:tblGrid>
      <w:tr w:rsidR="00FF253A" w14:paraId="196A2930" w14:textId="77777777" w:rsidTr="000F4E83">
        <w:trPr>
          <w:trHeight w:val="191"/>
          <w:jc w:val="center"/>
          <w:ins w:id="2069" w:author="Li Yang" w:date="2023-05-15T13:08:00Z"/>
          <w:trPrChange w:id="2070" w:author="Li Yang" w:date="2023-05-15T13:09:00Z">
            <w:trPr>
              <w:trHeight w:val="199"/>
              <w:jc w:val="center"/>
            </w:trPr>
          </w:trPrChange>
        </w:trPr>
        <w:tc>
          <w:tcPr>
            <w:tcW w:w="2219" w:type="dxa"/>
            <w:gridSpan w:val="2"/>
            <w:tcPrChange w:id="2071" w:author="Li Yang" w:date="2023-05-15T13:09:00Z">
              <w:tcPr>
                <w:tcW w:w="2263" w:type="dxa"/>
                <w:gridSpan w:val="2"/>
              </w:tcPr>
            </w:tcPrChange>
          </w:tcPr>
          <w:p w14:paraId="2D494368" w14:textId="77777777" w:rsidR="00FF253A" w:rsidRPr="00944DB5" w:rsidRDefault="00FF253A" w:rsidP="0040509E">
            <w:pPr>
              <w:spacing w:line="230" w:lineRule="exact"/>
              <w:rPr>
                <w:ins w:id="2072" w:author="Li Yang" w:date="2023-05-15T13:08:00Z"/>
                <w:rFonts w:cs="Times New Roman"/>
                <w:color w:val="C00000"/>
                <w:szCs w:val="21"/>
              </w:rPr>
            </w:pPr>
          </w:p>
        </w:tc>
        <w:tc>
          <w:tcPr>
            <w:tcW w:w="4579" w:type="dxa"/>
            <w:tcPrChange w:id="2073" w:author="Li Yang" w:date="2023-05-15T13:09:00Z">
              <w:tcPr>
                <w:tcW w:w="4820" w:type="dxa"/>
              </w:tcPr>
            </w:tcPrChange>
          </w:tcPr>
          <w:p w14:paraId="6EABBC0E" w14:textId="77777777" w:rsidR="00FF253A" w:rsidRDefault="00FF253A" w:rsidP="0040509E">
            <w:pPr>
              <w:spacing w:line="230" w:lineRule="exact"/>
              <w:jc w:val="center"/>
              <w:rPr>
                <w:ins w:id="2074" w:author="Li Yang" w:date="2023-05-15T13:08:00Z"/>
                <w:rFonts w:cs="Times New Roman"/>
                <w:color w:val="C00000"/>
                <w:szCs w:val="21"/>
              </w:rPr>
            </w:pPr>
            <w:ins w:id="2075" w:author="Li Yang" w:date="2023-05-15T13:08:00Z">
              <w:r w:rsidRPr="00944DB5">
                <w:rPr>
                  <w:rFonts w:cs="Times New Roman"/>
                  <w:color w:val="C00000"/>
                  <w:szCs w:val="21"/>
                </w:rPr>
                <w:t>SEADP</w:t>
              </w:r>
            </w:ins>
          </w:p>
          <w:p w14:paraId="4D5A512B" w14:textId="77777777" w:rsidR="00FF253A" w:rsidRPr="00944DB5" w:rsidRDefault="00FF253A" w:rsidP="0040509E">
            <w:pPr>
              <w:spacing w:line="230" w:lineRule="exact"/>
              <w:jc w:val="center"/>
              <w:rPr>
                <w:ins w:id="2076" w:author="Li Yang" w:date="2023-05-15T13:08:00Z"/>
                <w:rFonts w:cs="Times New Roman"/>
                <w:color w:val="C00000"/>
                <w:szCs w:val="21"/>
              </w:rPr>
            </w:pPr>
            <w:ins w:id="2077" w:author="Li Yang" w:date="2023-05-15T13:08:00Z">
              <w:r w:rsidRPr="00944DB5">
                <w:rPr>
                  <w:rFonts w:cs="Times New Roman"/>
                  <w:color w:val="C00000"/>
                  <w:szCs w:val="21"/>
                </w:rPr>
                <w:t>(Public Header. Type=001 00000</w:t>
              </w:r>
              <w:r w:rsidRPr="00944DB5">
                <w:rPr>
                  <w:rFonts w:cs="Times New Roman" w:hint="eastAsia"/>
                  <w:color w:val="C00000"/>
                  <w:szCs w:val="21"/>
                </w:rPr>
                <w:t>)</w:t>
              </w:r>
            </w:ins>
          </w:p>
        </w:tc>
        <w:tc>
          <w:tcPr>
            <w:tcW w:w="3767" w:type="dxa"/>
            <w:tcPrChange w:id="2078" w:author="Li Yang" w:date="2023-05-15T13:09:00Z">
              <w:tcPr>
                <w:tcW w:w="3969" w:type="dxa"/>
              </w:tcPr>
            </w:tcPrChange>
          </w:tcPr>
          <w:p w14:paraId="1CE8CC65" w14:textId="77777777" w:rsidR="00FF253A" w:rsidRDefault="00FF253A" w:rsidP="0040509E">
            <w:pPr>
              <w:spacing w:line="230" w:lineRule="exact"/>
              <w:jc w:val="center"/>
              <w:rPr>
                <w:ins w:id="2079" w:author="Li Yang" w:date="2023-05-15T13:08:00Z"/>
                <w:rFonts w:cs="Times New Roman"/>
                <w:color w:val="C00000"/>
                <w:szCs w:val="21"/>
              </w:rPr>
            </w:pPr>
            <w:ins w:id="2080" w:author="Li Yang" w:date="2023-05-15T13:08:00Z">
              <w:r w:rsidRPr="00944DB5">
                <w:rPr>
                  <w:rFonts w:cs="Times New Roman"/>
                  <w:color w:val="C00000"/>
                  <w:szCs w:val="21"/>
                </w:rPr>
                <w:t>SEAUP</w:t>
              </w:r>
            </w:ins>
          </w:p>
          <w:p w14:paraId="29F5F624" w14:textId="77777777" w:rsidR="00FF253A" w:rsidRPr="00944DB5" w:rsidRDefault="00FF253A" w:rsidP="0040509E">
            <w:pPr>
              <w:spacing w:line="230" w:lineRule="exact"/>
              <w:jc w:val="center"/>
              <w:rPr>
                <w:ins w:id="2081" w:author="Li Yang" w:date="2023-05-15T13:08:00Z"/>
                <w:rFonts w:cs="Times New Roman"/>
                <w:color w:val="C00000"/>
                <w:szCs w:val="21"/>
              </w:rPr>
            </w:pPr>
            <w:ins w:id="2082" w:author="Li Yang" w:date="2023-05-15T13:08:00Z">
              <w:r w:rsidRPr="00944DB5">
                <w:rPr>
                  <w:rFonts w:cs="Times New Roman"/>
                  <w:color w:val="C00000"/>
                  <w:szCs w:val="21"/>
                </w:rPr>
                <w:t xml:space="preserve"> (Public Header. Type=010 00000)</w:t>
              </w:r>
            </w:ins>
          </w:p>
        </w:tc>
        <w:tc>
          <w:tcPr>
            <w:tcW w:w="4049" w:type="dxa"/>
            <w:tcPrChange w:id="2083" w:author="Li Yang" w:date="2023-05-15T13:09:00Z">
              <w:tcPr>
                <w:tcW w:w="4252" w:type="dxa"/>
              </w:tcPr>
            </w:tcPrChange>
          </w:tcPr>
          <w:p w14:paraId="5BF08670" w14:textId="77777777" w:rsidR="00FF253A" w:rsidRDefault="00FF253A" w:rsidP="0040509E">
            <w:pPr>
              <w:spacing w:line="230" w:lineRule="exact"/>
              <w:jc w:val="center"/>
              <w:rPr>
                <w:ins w:id="2084" w:author="Li Yang" w:date="2023-05-15T13:08:00Z"/>
                <w:rFonts w:cs="Times New Roman"/>
                <w:color w:val="C00000"/>
                <w:szCs w:val="21"/>
              </w:rPr>
            </w:pPr>
            <w:ins w:id="2085" w:author="Li Yang" w:date="2023-05-15T13:08:00Z">
              <w:r w:rsidRPr="00944DB5">
                <w:rPr>
                  <w:rFonts w:cs="Times New Roman"/>
                  <w:color w:val="C00000"/>
                  <w:szCs w:val="21"/>
                </w:rPr>
                <w:t>SEASP</w:t>
              </w:r>
            </w:ins>
          </w:p>
          <w:p w14:paraId="35625BD7" w14:textId="77777777" w:rsidR="00FF253A" w:rsidRPr="00944DB5" w:rsidRDefault="00FF253A" w:rsidP="0040509E">
            <w:pPr>
              <w:spacing w:line="230" w:lineRule="exact"/>
              <w:jc w:val="center"/>
              <w:rPr>
                <w:ins w:id="2086" w:author="Li Yang" w:date="2023-05-15T13:08:00Z"/>
                <w:rFonts w:cs="Times New Roman"/>
                <w:color w:val="C00000"/>
                <w:szCs w:val="21"/>
              </w:rPr>
            </w:pPr>
            <w:ins w:id="2087" w:author="Li Yang" w:date="2023-05-15T13:08:00Z">
              <w:r w:rsidRPr="00944DB5">
                <w:rPr>
                  <w:rFonts w:cs="Times New Roman"/>
                  <w:color w:val="C00000"/>
                  <w:szCs w:val="21"/>
                </w:rPr>
                <w:t xml:space="preserve"> (Public Header. Type=011 00000)</w:t>
              </w:r>
            </w:ins>
          </w:p>
        </w:tc>
      </w:tr>
      <w:tr w:rsidR="00FF253A" w14:paraId="473AECC1" w14:textId="77777777" w:rsidTr="000F4E83">
        <w:trPr>
          <w:trHeight w:val="34"/>
          <w:jc w:val="center"/>
          <w:ins w:id="2088" w:author="Li Yang" w:date="2023-05-15T13:08:00Z"/>
          <w:trPrChange w:id="2089" w:author="Li Yang" w:date="2023-05-15T13:09:00Z">
            <w:trPr>
              <w:trHeight w:val="36"/>
              <w:jc w:val="center"/>
            </w:trPr>
          </w:trPrChange>
        </w:trPr>
        <w:tc>
          <w:tcPr>
            <w:tcW w:w="1212" w:type="dxa"/>
            <w:vMerge w:val="restart"/>
            <w:tcPrChange w:id="2090" w:author="Li Yang" w:date="2023-05-15T13:09:00Z">
              <w:tcPr>
                <w:tcW w:w="1271" w:type="dxa"/>
                <w:vMerge w:val="restart"/>
              </w:tcPr>
            </w:tcPrChange>
          </w:tcPr>
          <w:p w14:paraId="18BAE75D" w14:textId="77777777" w:rsidR="00FF253A" w:rsidRDefault="00FF253A">
            <w:pPr>
              <w:spacing w:line="230" w:lineRule="exact"/>
              <w:jc w:val="left"/>
              <w:rPr>
                <w:ins w:id="2091" w:author="Li Yang" w:date="2023-05-15T13:08:00Z"/>
                <w:rFonts w:cs="Times New Roman"/>
                <w:color w:val="C00000"/>
                <w:szCs w:val="21"/>
              </w:rPr>
              <w:pPrChange w:id="2092" w:author="Li Yang" w:date="2023-05-15T13:09:00Z">
                <w:pPr>
                  <w:spacing w:line="230" w:lineRule="exact"/>
                </w:pPr>
              </w:pPrChange>
            </w:pPr>
            <w:ins w:id="2093" w:author="Li Yang" w:date="2023-05-15T13:08:00Z">
              <w:r>
                <w:rPr>
                  <w:rFonts w:cs="Times New Roman" w:hint="eastAsia"/>
                  <w:color w:val="C00000"/>
                  <w:szCs w:val="21"/>
                </w:rPr>
                <w:t>F</w:t>
              </w:r>
              <w:r>
                <w:rPr>
                  <w:rFonts w:cs="Times New Roman"/>
                  <w:color w:val="C00000"/>
                  <w:szCs w:val="21"/>
                </w:rPr>
                <w:t>lags</w:t>
              </w:r>
            </w:ins>
          </w:p>
          <w:p w14:paraId="554A94DB" w14:textId="77777777" w:rsidR="00FF253A" w:rsidRPr="00944DB5" w:rsidRDefault="00FF253A">
            <w:pPr>
              <w:spacing w:line="230" w:lineRule="exact"/>
              <w:jc w:val="left"/>
              <w:rPr>
                <w:ins w:id="2094" w:author="Li Yang" w:date="2023-05-15T13:08:00Z"/>
                <w:rFonts w:cs="Times New Roman"/>
                <w:color w:val="C00000"/>
                <w:szCs w:val="21"/>
              </w:rPr>
              <w:pPrChange w:id="2095" w:author="Li Yang" w:date="2023-05-15T13:09:00Z">
                <w:pPr>
                  <w:spacing w:line="230" w:lineRule="exact"/>
                </w:pPr>
              </w:pPrChange>
            </w:pPr>
            <w:ins w:id="2096" w:author="Li Yang" w:date="2023-05-15T13:08:00Z">
              <w:r>
                <w:rPr>
                  <w:rFonts w:cs="Times New Roman" w:hint="eastAsia"/>
                  <w:color w:val="C00000"/>
                  <w:szCs w:val="21"/>
                </w:rPr>
                <w:t>（</w:t>
              </w:r>
              <w:r>
                <w:rPr>
                  <w:rFonts w:cs="Times New Roman" w:hint="eastAsia"/>
                  <w:color w:val="C00000"/>
                  <w:szCs w:val="21"/>
                </w:rPr>
                <w:t>1byte</w:t>
              </w:r>
              <w:r>
                <w:rPr>
                  <w:rFonts w:cs="Times New Roman" w:hint="eastAsia"/>
                  <w:color w:val="C00000"/>
                  <w:szCs w:val="21"/>
                </w:rPr>
                <w:t>）</w:t>
              </w:r>
            </w:ins>
          </w:p>
        </w:tc>
        <w:tc>
          <w:tcPr>
            <w:tcW w:w="1006" w:type="dxa"/>
            <w:tcPrChange w:id="2097" w:author="Li Yang" w:date="2023-05-15T13:09:00Z">
              <w:tcPr>
                <w:tcW w:w="992" w:type="dxa"/>
              </w:tcPr>
            </w:tcPrChange>
          </w:tcPr>
          <w:p w14:paraId="293D66A2" w14:textId="77777777" w:rsidR="00FF253A" w:rsidRPr="00944DB5" w:rsidRDefault="00FF253A">
            <w:pPr>
              <w:spacing w:line="230" w:lineRule="exact"/>
              <w:jc w:val="left"/>
              <w:rPr>
                <w:ins w:id="2098" w:author="Li Yang" w:date="2023-05-15T13:08:00Z"/>
                <w:rFonts w:cs="Times New Roman"/>
                <w:color w:val="C00000"/>
                <w:szCs w:val="21"/>
              </w:rPr>
            </w:pPr>
            <w:ins w:id="2099" w:author="Li Yang" w:date="2023-05-15T13:08:00Z">
              <w:r>
                <w:rPr>
                  <w:rFonts w:cs="Times New Roman"/>
                  <w:color w:val="C00000"/>
                  <w:szCs w:val="21"/>
                </w:rPr>
                <w:t>b</w:t>
              </w:r>
              <w:r w:rsidRPr="00944DB5">
                <w:rPr>
                  <w:rFonts w:cs="Times New Roman"/>
                  <w:color w:val="C00000"/>
                  <w:szCs w:val="21"/>
                </w:rPr>
                <w:t>it</w:t>
              </w:r>
              <w:r>
                <w:rPr>
                  <w:rFonts w:cs="Times New Roman"/>
                  <w:color w:val="C00000"/>
                  <w:szCs w:val="21"/>
                </w:rPr>
                <w:t>7</w:t>
              </w:r>
              <w:r w:rsidRPr="00944DB5">
                <w:rPr>
                  <w:rFonts w:cs="Times New Roman"/>
                  <w:color w:val="C00000"/>
                  <w:szCs w:val="21"/>
                </w:rPr>
                <w:t>~</w:t>
              </w:r>
              <w:r>
                <w:rPr>
                  <w:rFonts w:cs="Times New Roman"/>
                  <w:color w:val="C00000"/>
                  <w:szCs w:val="21"/>
                </w:rPr>
                <w:t>b</w:t>
              </w:r>
              <w:r w:rsidRPr="00944DB5">
                <w:rPr>
                  <w:rFonts w:cs="Times New Roman"/>
                  <w:color w:val="C00000"/>
                  <w:szCs w:val="21"/>
                </w:rPr>
                <w:t>it</w:t>
              </w:r>
              <w:r>
                <w:rPr>
                  <w:rFonts w:cs="Times New Roman"/>
                  <w:color w:val="C00000"/>
                  <w:szCs w:val="21"/>
                </w:rPr>
                <w:t>6</w:t>
              </w:r>
            </w:ins>
          </w:p>
        </w:tc>
        <w:tc>
          <w:tcPr>
            <w:tcW w:w="12396" w:type="dxa"/>
            <w:gridSpan w:val="3"/>
            <w:vAlign w:val="center"/>
            <w:tcPrChange w:id="2100" w:author="Li Yang" w:date="2023-05-15T13:09:00Z">
              <w:tcPr>
                <w:tcW w:w="13041" w:type="dxa"/>
                <w:gridSpan w:val="3"/>
                <w:vAlign w:val="center"/>
              </w:tcPr>
            </w:tcPrChange>
          </w:tcPr>
          <w:p w14:paraId="33971CDC" w14:textId="77777777" w:rsidR="00FF253A" w:rsidRPr="003C6118" w:rsidRDefault="00FF253A" w:rsidP="0040509E">
            <w:pPr>
              <w:spacing w:line="230" w:lineRule="exact"/>
              <w:rPr>
                <w:ins w:id="2101" w:author="Li Yang" w:date="2023-05-15T13:08:00Z"/>
                <w:rFonts w:cs="Times New Roman"/>
                <w:color w:val="0070C0"/>
                <w:szCs w:val="21"/>
              </w:rPr>
            </w:pPr>
            <w:ins w:id="2102" w:author="Li Yang" w:date="2023-05-15T13:08:00Z">
              <w:r w:rsidRPr="003C6118">
                <w:rPr>
                  <w:rFonts w:cs="Times New Roman"/>
                  <w:color w:val="0070C0"/>
                  <w:szCs w:val="21"/>
                </w:rPr>
                <w:t>Preference</w:t>
              </w:r>
              <w:r w:rsidRPr="003C6118">
                <w:rPr>
                  <w:rFonts w:cs="Times New Roman" w:hint="eastAsia"/>
                  <w:color w:val="0070C0"/>
                  <w:szCs w:val="21"/>
                </w:rPr>
                <w:t>的长度，未来可用于</w:t>
              </w:r>
              <w:r w:rsidRPr="003C6118">
                <w:rPr>
                  <w:rFonts w:cs="Times New Roman" w:hint="eastAsia"/>
                  <w:color w:val="0070C0"/>
                  <w:szCs w:val="21"/>
                </w:rPr>
                <w:t>Preference</w:t>
              </w:r>
              <w:r w:rsidRPr="003C6118">
                <w:rPr>
                  <w:rFonts w:cs="Times New Roman" w:hint="eastAsia"/>
                  <w:color w:val="0070C0"/>
                  <w:szCs w:val="21"/>
                </w:rPr>
                <w:t>长度扩展，</w:t>
              </w:r>
              <w:r w:rsidRPr="003C6118">
                <w:rPr>
                  <w:rFonts w:cs="Times New Roman" w:hint="eastAsia"/>
                  <w:color w:val="0070C0"/>
                  <w:szCs w:val="21"/>
                </w:rPr>
                <w:t>00</w:t>
              </w:r>
              <w:r w:rsidRPr="003C6118">
                <w:rPr>
                  <w:rFonts w:cs="Times New Roman" w:hint="eastAsia"/>
                  <w:color w:val="0070C0"/>
                  <w:szCs w:val="21"/>
                </w:rPr>
                <w:t>：长度为</w:t>
              </w:r>
              <w:r w:rsidRPr="003C6118">
                <w:rPr>
                  <w:rFonts w:cs="Times New Roman" w:hint="eastAsia"/>
                  <w:color w:val="0070C0"/>
                  <w:szCs w:val="21"/>
                </w:rPr>
                <w:t>8bytes</w:t>
              </w:r>
              <w:r w:rsidRPr="003C6118">
                <w:rPr>
                  <w:rFonts w:cs="Times New Roman" w:hint="eastAsia"/>
                  <w:color w:val="0070C0"/>
                  <w:szCs w:val="21"/>
                </w:rPr>
                <w:t>（默认长度）</w:t>
              </w:r>
            </w:ins>
          </w:p>
        </w:tc>
      </w:tr>
      <w:tr w:rsidR="00FF253A" w14:paraId="04D7F724" w14:textId="77777777" w:rsidTr="000F4E83">
        <w:trPr>
          <w:trHeight w:val="34"/>
          <w:jc w:val="center"/>
          <w:ins w:id="2103" w:author="Li Yang" w:date="2023-05-15T13:08:00Z"/>
          <w:trPrChange w:id="2104" w:author="Li Yang" w:date="2023-05-15T13:09:00Z">
            <w:trPr>
              <w:trHeight w:val="36"/>
              <w:jc w:val="center"/>
            </w:trPr>
          </w:trPrChange>
        </w:trPr>
        <w:tc>
          <w:tcPr>
            <w:tcW w:w="1212" w:type="dxa"/>
            <w:vMerge/>
            <w:tcPrChange w:id="2105" w:author="Li Yang" w:date="2023-05-15T13:09:00Z">
              <w:tcPr>
                <w:tcW w:w="1271" w:type="dxa"/>
                <w:vMerge/>
              </w:tcPr>
            </w:tcPrChange>
          </w:tcPr>
          <w:p w14:paraId="3A9970DF" w14:textId="77777777" w:rsidR="00FF253A" w:rsidRPr="00944DB5" w:rsidRDefault="00FF253A">
            <w:pPr>
              <w:spacing w:line="230" w:lineRule="exact"/>
              <w:jc w:val="left"/>
              <w:rPr>
                <w:ins w:id="2106" w:author="Li Yang" w:date="2023-05-15T13:08:00Z"/>
                <w:rFonts w:cs="Times New Roman"/>
                <w:color w:val="C00000"/>
                <w:szCs w:val="21"/>
              </w:rPr>
              <w:pPrChange w:id="2107" w:author="Li Yang" w:date="2023-05-15T13:09:00Z">
                <w:pPr>
                  <w:spacing w:line="230" w:lineRule="exact"/>
                </w:pPr>
              </w:pPrChange>
            </w:pPr>
          </w:p>
        </w:tc>
        <w:tc>
          <w:tcPr>
            <w:tcW w:w="1006" w:type="dxa"/>
            <w:tcPrChange w:id="2108" w:author="Li Yang" w:date="2023-05-15T13:09:00Z">
              <w:tcPr>
                <w:tcW w:w="992" w:type="dxa"/>
              </w:tcPr>
            </w:tcPrChange>
          </w:tcPr>
          <w:p w14:paraId="2B8BDCCD" w14:textId="77777777" w:rsidR="00FF253A" w:rsidRPr="00944DB5" w:rsidRDefault="00FF253A">
            <w:pPr>
              <w:spacing w:line="230" w:lineRule="exact"/>
              <w:jc w:val="left"/>
              <w:rPr>
                <w:ins w:id="2109" w:author="Li Yang" w:date="2023-05-15T13:08:00Z"/>
                <w:rFonts w:cs="Times New Roman"/>
                <w:color w:val="C00000"/>
                <w:szCs w:val="21"/>
              </w:rPr>
            </w:pPr>
            <w:ins w:id="2110" w:author="Li Yang" w:date="2023-05-15T13:08:00Z">
              <w:r>
                <w:rPr>
                  <w:rFonts w:cs="Times New Roman"/>
                  <w:color w:val="C00000"/>
                  <w:szCs w:val="21"/>
                </w:rPr>
                <w:t>b</w:t>
              </w:r>
              <w:r w:rsidRPr="00944DB5">
                <w:rPr>
                  <w:rFonts w:cs="Times New Roman"/>
                  <w:color w:val="C00000"/>
                  <w:szCs w:val="21"/>
                </w:rPr>
                <w:t>it</w:t>
              </w:r>
              <w:r>
                <w:rPr>
                  <w:rFonts w:cs="Times New Roman"/>
                  <w:color w:val="C00000"/>
                  <w:szCs w:val="21"/>
                </w:rPr>
                <w:t>5</w:t>
              </w:r>
            </w:ins>
          </w:p>
        </w:tc>
        <w:tc>
          <w:tcPr>
            <w:tcW w:w="12396" w:type="dxa"/>
            <w:gridSpan w:val="3"/>
            <w:vAlign w:val="center"/>
            <w:tcPrChange w:id="2111" w:author="Li Yang" w:date="2023-05-15T13:09:00Z">
              <w:tcPr>
                <w:tcW w:w="13041" w:type="dxa"/>
                <w:gridSpan w:val="3"/>
                <w:vAlign w:val="center"/>
              </w:tcPr>
            </w:tcPrChange>
          </w:tcPr>
          <w:p w14:paraId="2FA26A62" w14:textId="77777777" w:rsidR="00FF253A" w:rsidRPr="003C6118" w:rsidRDefault="00FF253A" w:rsidP="0040509E">
            <w:pPr>
              <w:spacing w:line="230" w:lineRule="exact"/>
              <w:rPr>
                <w:ins w:id="2112" w:author="Li Yang" w:date="2023-05-15T13:08:00Z"/>
                <w:rFonts w:cs="Times New Roman"/>
                <w:color w:val="0070C0"/>
                <w:szCs w:val="21"/>
              </w:rPr>
            </w:pPr>
            <w:ins w:id="2113" w:author="Li Yang" w:date="2023-05-15T13:08:00Z">
              <w:r w:rsidRPr="003C6118">
                <w:rPr>
                  <w:rFonts w:cs="Times New Roman" w:hint="eastAsia"/>
                  <w:color w:val="0070C0"/>
                  <w:szCs w:val="21"/>
                </w:rPr>
                <w:t>是否存在</w:t>
              </w:r>
              <w:r w:rsidRPr="003C6118">
                <w:rPr>
                  <w:rFonts w:cs="Times New Roman"/>
                  <w:color w:val="0070C0"/>
                  <w:szCs w:val="21"/>
                </w:rPr>
                <w:t>NeT_defined Fields</w:t>
              </w:r>
              <w:r w:rsidRPr="003C6118">
                <w:rPr>
                  <w:rFonts w:cs="Times New Roman" w:hint="eastAsia"/>
                  <w:color w:val="0070C0"/>
                  <w:szCs w:val="21"/>
                </w:rPr>
                <w:t>，</w:t>
              </w:r>
              <w:r w:rsidRPr="003C6118">
                <w:rPr>
                  <w:rFonts w:cs="Times New Roman" w:hint="eastAsia"/>
                  <w:color w:val="0070C0"/>
                  <w:szCs w:val="21"/>
                </w:rPr>
                <w:t>0</w:t>
              </w:r>
              <w:r w:rsidRPr="003C6118">
                <w:rPr>
                  <w:rFonts w:cs="Times New Roman" w:hint="eastAsia"/>
                  <w:color w:val="0070C0"/>
                  <w:szCs w:val="21"/>
                </w:rPr>
                <w:t>：不存在；</w:t>
              </w:r>
              <w:r w:rsidRPr="003C6118">
                <w:rPr>
                  <w:rFonts w:cs="Times New Roman" w:hint="eastAsia"/>
                  <w:color w:val="0070C0"/>
                  <w:szCs w:val="21"/>
                </w:rPr>
                <w:t>1</w:t>
              </w:r>
              <w:r w:rsidRPr="003C6118">
                <w:rPr>
                  <w:rFonts w:cs="Times New Roman" w:hint="eastAsia"/>
                  <w:color w:val="0070C0"/>
                  <w:szCs w:val="21"/>
                </w:rPr>
                <w:t>：存在</w:t>
              </w:r>
            </w:ins>
          </w:p>
        </w:tc>
      </w:tr>
      <w:tr w:rsidR="00FF253A" w14:paraId="6793EC91" w14:textId="77777777" w:rsidTr="000F4E83">
        <w:trPr>
          <w:trHeight w:val="34"/>
          <w:jc w:val="center"/>
          <w:ins w:id="2114" w:author="Li Yang" w:date="2023-05-15T13:08:00Z"/>
          <w:trPrChange w:id="2115" w:author="Li Yang" w:date="2023-05-15T13:09:00Z">
            <w:trPr>
              <w:trHeight w:val="36"/>
              <w:jc w:val="center"/>
            </w:trPr>
          </w:trPrChange>
        </w:trPr>
        <w:tc>
          <w:tcPr>
            <w:tcW w:w="1212" w:type="dxa"/>
            <w:vMerge/>
            <w:tcPrChange w:id="2116" w:author="Li Yang" w:date="2023-05-15T13:09:00Z">
              <w:tcPr>
                <w:tcW w:w="1271" w:type="dxa"/>
                <w:vMerge/>
              </w:tcPr>
            </w:tcPrChange>
          </w:tcPr>
          <w:p w14:paraId="6C30C2C4" w14:textId="77777777" w:rsidR="00FF253A" w:rsidRPr="00944DB5" w:rsidRDefault="00FF253A">
            <w:pPr>
              <w:spacing w:line="230" w:lineRule="exact"/>
              <w:jc w:val="left"/>
              <w:rPr>
                <w:ins w:id="2117" w:author="Li Yang" w:date="2023-05-15T13:08:00Z"/>
                <w:rFonts w:cs="Times New Roman"/>
                <w:color w:val="C00000"/>
                <w:szCs w:val="21"/>
              </w:rPr>
              <w:pPrChange w:id="2118" w:author="Li Yang" w:date="2023-05-15T13:09:00Z">
                <w:pPr>
                  <w:spacing w:line="230" w:lineRule="exact"/>
                </w:pPr>
              </w:pPrChange>
            </w:pPr>
          </w:p>
        </w:tc>
        <w:tc>
          <w:tcPr>
            <w:tcW w:w="1006" w:type="dxa"/>
            <w:tcPrChange w:id="2119" w:author="Li Yang" w:date="2023-05-15T13:09:00Z">
              <w:tcPr>
                <w:tcW w:w="992" w:type="dxa"/>
              </w:tcPr>
            </w:tcPrChange>
          </w:tcPr>
          <w:p w14:paraId="25ACDD3B" w14:textId="77777777" w:rsidR="00FF253A" w:rsidRPr="00944DB5" w:rsidDel="00AD37EE" w:rsidRDefault="00FF253A">
            <w:pPr>
              <w:spacing w:line="230" w:lineRule="exact"/>
              <w:jc w:val="left"/>
              <w:rPr>
                <w:ins w:id="2120" w:author="Li Yang" w:date="2023-05-15T13:08:00Z"/>
                <w:rFonts w:cs="Times New Roman"/>
                <w:color w:val="C00000"/>
                <w:szCs w:val="21"/>
              </w:rPr>
            </w:pPr>
            <w:ins w:id="2121" w:author="Li Yang" w:date="2023-05-15T13:08:00Z">
              <w:r>
                <w:rPr>
                  <w:rFonts w:cs="Times New Roman"/>
                  <w:color w:val="C00000"/>
                  <w:szCs w:val="21"/>
                </w:rPr>
                <w:t>bit4</w:t>
              </w:r>
            </w:ins>
          </w:p>
        </w:tc>
        <w:tc>
          <w:tcPr>
            <w:tcW w:w="4579" w:type="dxa"/>
            <w:vAlign w:val="center"/>
            <w:tcPrChange w:id="2122" w:author="Li Yang" w:date="2023-05-15T13:09:00Z">
              <w:tcPr>
                <w:tcW w:w="4820" w:type="dxa"/>
                <w:vAlign w:val="center"/>
              </w:tcPr>
            </w:tcPrChange>
          </w:tcPr>
          <w:p w14:paraId="73AFD601" w14:textId="77777777" w:rsidR="00FF253A" w:rsidRPr="003C6118" w:rsidRDefault="00FF253A" w:rsidP="0040509E">
            <w:pPr>
              <w:spacing w:line="230" w:lineRule="exact"/>
              <w:rPr>
                <w:ins w:id="2123" w:author="Li Yang" w:date="2023-05-15T13:08:00Z"/>
                <w:rFonts w:cs="Times New Roman"/>
                <w:szCs w:val="21"/>
              </w:rPr>
            </w:pPr>
            <w:ins w:id="2124" w:author="Li Yang" w:date="2023-05-15T13:08:00Z">
              <w:r w:rsidRPr="003C6118">
                <w:rPr>
                  <w:rFonts w:cs="Times New Roman"/>
                  <w:szCs w:val="21"/>
                </w:rPr>
                <w:t>是否存在</w:t>
              </w:r>
              <w:r w:rsidRPr="003C6118">
                <w:rPr>
                  <w:rFonts w:cs="Times New Roman"/>
                  <w:szCs w:val="21"/>
                </w:rPr>
                <w:t>Chunk size</w:t>
              </w:r>
            </w:ins>
          </w:p>
        </w:tc>
        <w:tc>
          <w:tcPr>
            <w:tcW w:w="3767" w:type="dxa"/>
            <w:vMerge w:val="restart"/>
            <w:vAlign w:val="center"/>
            <w:tcPrChange w:id="2125" w:author="Li Yang" w:date="2023-05-15T13:09:00Z">
              <w:tcPr>
                <w:tcW w:w="3969" w:type="dxa"/>
                <w:vMerge w:val="restart"/>
                <w:vAlign w:val="center"/>
              </w:tcPr>
            </w:tcPrChange>
          </w:tcPr>
          <w:p w14:paraId="3BB1DFB2" w14:textId="77777777" w:rsidR="00FF253A" w:rsidRPr="003C6118" w:rsidRDefault="00FF253A" w:rsidP="0040509E">
            <w:pPr>
              <w:spacing w:line="230" w:lineRule="exact"/>
              <w:rPr>
                <w:ins w:id="2126" w:author="Li Yang" w:date="2023-05-15T13:08:00Z"/>
                <w:rFonts w:cs="Times New Roman"/>
                <w:szCs w:val="21"/>
              </w:rPr>
            </w:pPr>
            <w:ins w:id="2127" w:author="Li Yang" w:date="2023-05-15T13:08:00Z">
              <w:r w:rsidRPr="003C6118">
                <w:rPr>
                  <w:rFonts w:cs="Times New Roman" w:hint="eastAsia"/>
                  <w:szCs w:val="21"/>
                </w:rPr>
                <w:t>预留</w:t>
              </w:r>
            </w:ins>
          </w:p>
        </w:tc>
        <w:tc>
          <w:tcPr>
            <w:tcW w:w="4049" w:type="dxa"/>
            <w:vMerge w:val="restart"/>
            <w:vAlign w:val="center"/>
            <w:tcPrChange w:id="2128" w:author="Li Yang" w:date="2023-05-15T13:09:00Z">
              <w:tcPr>
                <w:tcW w:w="4252" w:type="dxa"/>
                <w:vMerge w:val="restart"/>
                <w:vAlign w:val="center"/>
              </w:tcPr>
            </w:tcPrChange>
          </w:tcPr>
          <w:p w14:paraId="31DF88E8" w14:textId="77777777" w:rsidR="00FF253A" w:rsidRPr="003C6118" w:rsidRDefault="00FF253A" w:rsidP="0040509E">
            <w:pPr>
              <w:spacing w:line="230" w:lineRule="exact"/>
              <w:rPr>
                <w:ins w:id="2129" w:author="Li Yang" w:date="2023-05-15T13:08:00Z"/>
                <w:rFonts w:cs="Times New Roman"/>
                <w:szCs w:val="21"/>
              </w:rPr>
            </w:pPr>
            <w:ins w:id="2130" w:author="Li Yang" w:date="2023-05-15T13:08:00Z">
              <w:r w:rsidRPr="003C6118">
                <w:rPr>
                  <w:rFonts w:cs="Times New Roman" w:hint="eastAsia"/>
                  <w:szCs w:val="21"/>
                </w:rPr>
                <w:t>预留</w:t>
              </w:r>
            </w:ins>
          </w:p>
        </w:tc>
      </w:tr>
      <w:tr w:rsidR="00FF253A" w14:paraId="7DB7DC99" w14:textId="77777777" w:rsidTr="000F4E83">
        <w:trPr>
          <w:trHeight w:val="34"/>
          <w:jc w:val="center"/>
          <w:ins w:id="2131" w:author="Li Yang" w:date="2023-05-15T13:08:00Z"/>
          <w:trPrChange w:id="2132" w:author="Li Yang" w:date="2023-05-15T13:09:00Z">
            <w:trPr>
              <w:trHeight w:val="36"/>
              <w:jc w:val="center"/>
            </w:trPr>
          </w:trPrChange>
        </w:trPr>
        <w:tc>
          <w:tcPr>
            <w:tcW w:w="1212" w:type="dxa"/>
            <w:vMerge/>
            <w:tcPrChange w:id="2133" w:author="Li Yang" w:date="2023-05-15T13:09:00Z">
              <w:tcPr>
                <w:tcW w:w="1271" w:type="dxa"/>
                <w:vMerge/>
              </w:tcPr>
            </w:tcPrChange>
          </w:tcPr>
          <w:p w14:paraId="30E77109" w14:textId="77777777" w:rsidR="00FF253A" w:rsidRPr="00944DB5" w:rsidRDefault="00FF253A">
            <w:pPr>
              <w:spacing w:line="230" w:lineRule="exact"/>
              <w:jc w:val="left"/>
              <w:rPr>
                <w:ins w:id="2134" w:author="Li Yang" w:date="2023-05-15T13:08:00Z"/>
                <w:rFonts w:cs="Times New Roman"/>
                <w:color w:val="C00000"/>
                <w:szCs w:val="21"/>
              </w:rPr>
              <w:pPrChange w:id="2135" w:author="Li Yang" w:date="2023-05-15T13:09:00Z">
                <w:pPr>
                  <w:spacing w:line="230" w:lineRule="exact"/>
                </w:pPr>
              </w:pPrChange>
            </w:pPr>
          </w:p>
        </w:tc>
        <w:tc>
          <w:tcPr>
            <w:tcW w:w="1006" w:type="dxa"/>
            <w:tcPrChange w:id="2136" w:author="Li Yang" w:date="2023-05-15T13:09:00Z">
              <w:tcPr>
                <w:tcW w:w="992" w:type="dxa"/>
              </w:tcPr>
            </w:tcPrChange>
          </w:tcPr>
          <w:p w14:paraId="39E83180" w14:textId="77777777" w:rsidR="00FF253A" w:rsidRDefault="00FF253A">
            <w:pPr>
              <w:spacing w:line="230" w:lineRule="exact"/>
              <w:jc w:val="left"/>
              <w:rPr>
                <w:ins w:id="2137" w:author="Li Yang" w:date="2023-05-15T13:08:00Z"/>
                <w:rFonts w:cs="Times New Roman"/>
                <w:color w:val="C00000"/>
                <w:szCs w:val="21"/>
              </w:rPr>
            </w:pPr>
            <w:ins w:id="2138" w:author="Li Yang" w:date="2023-05-15T13:08:00Z">
              <w:r>
                <w:rPr>
                  <w:rFonts w:cs="Times New Roman"/>
                  <w:color w:val="C00000"/>
                  <w:szCs w:val="21"/>
                </w:rPr>
                <w:t>bit3</w:t>
              </w:r>
            </w:ins>
          </w:p>
        </w:tc>
        <w:tc>
          <w:tcPr>
            <w:tcW w:w="4579" w:type="dxa"/>
            <w:vAlign w:val="center"/>
            <w:tcPrChange w:id="2139" w:author="Li Yang" w:date="2023-05-15T13:09:00Z">
              <w:tcPr>
                <w:tcW w:w="4820" w:type="dxa"/>
                <w:vAlign w:val="center"/>
              </w:tcPr>
            </w:tcPrChange>
          </w:tcPr>
          <w:p w14:paraId="1BBFBD11" w14:textId="77777777" w:rsidR="00FF253A" w:rsidRPr="003C6118" w:rsidRDefault="00FF253A" w:rsidP="0040509E">
            <w:pPr>
              <w:spacing w:line="230" w:lineRule="exact"/>
              <w:rPr>
                <w:ins w:id="2140" w:author="Li Yang" w:date="2023-05-15T13:08:00Z"/>
                <w:rFonts w:cs="Times New Roman"/>
                <w:szCs w:val="21"/>
              </w:rPr>
            </w:pPr>
            <w:ins w:id="2141" w:author="Li Yang" w:date="2023-05-15T13:08:00Z">
              <w:r w:rsidRPr="003C6118">
                <w:rPr>
                  <w:rFonts w:cs="Times New Roman" w:hint="eastAsia"/>
                  <w:szCs w:val="21"/>
                </w:rPr>
                <w:t>是否存在</w:t>
              </w:r>
              <w:r w:rsidRPr="003C6118">
                <w:rPr>
                  <w:rFonts w:cs="Times New Roman" w:hint="eastAsia"/>
                  <w:szCs w:val="21"/>
                </w:rPr>
                <w:t>Chunk checksum</w:t>
              </w:r>
            </w:ins>
          </w:p>
        </w:tc>
        <w:tc>
          <w:tcPr>
            <w:tcW w:w="3767" w:type="dxa"/>
            <w:vMerge/>
            <w:vAlign w:val="center"/>
            <w:tcPrChange w:id="2142" w:author="Li Yang" w:date="2023-05-15T13:09:00Z">
              <w:tcPr>
                <w:tcW w:w="3969" w:type="dxa"/>
                <w:vMerge/>
                <w:vAlign w:val="center"/>
              </w:tcPr>
            </w:tcPrChange>
          </w:tcPr>
          <w:p w14:paraId="25C4E62E" w14:textId="77777777" w:rsidR="00FF253A" w:rsidRPr="003C6118" w:rsidRDefault="00FF253A" w:rsidP="0040509E">
            <w:pPr>
              <w:spacing w:line="230" w:lineRule="exact"/>
              <w:rPr>
                <w:ins w:id="2143" w:author="Li Yang" w:date="2023-05-15T13:08:00Z"/>
                <w:rFonts w:cs="Times New Roman"/>
                <w:szCs w:val="21"/>
              </w:rPr>
            </w:pPr>
          </w:p>
        </w:tc>
        <w:tc>
          <w:tcPr>
            <w:tcW w:w="4049" w:type="dxa"/>
            <w:vMerge/>
            <w:vAlign w:val="center"/>
            <w:tcPrChange w:id="2144" w:author="Li Yang" w:date="2023-05-15T13:09:00Z">
              <w:tcPr>
                <w:tcW w:w="4252" w:type="dxa"/>
                <w:vMerge/>
                <w:vAlign w:val="center"/>
              </w:tcPr>
            </w:tcPrChange>
          </w:tcPr>
          <w:p w14:paraId="0DBF449C" w14:textId="77777777" w:rsidR="00FF253A" w:rsidRPr="003C6118" w:rsidRDefault="00FF253A" w:rsidP="0040509E">
            <w:pPr>
              <w:spacing w:line="230" w:lineRule="exact"/>
              <w:rPr>
                <w:ins w:id="2145" w:author="Li Yang" w:date="2023-05-15T13:08:00Z"/>
                <w:rFonts w:cs="Times New Roman"/>
                <w:szCs w:val="21"/>
              </w:rPr>
            </w:pPr>
          </w:p>
        </w:tc>
      </w:tr>
      <w:tr w:rsidR="00FF253A" w14:paraId="50E4357E" w14:textId="77777777" w:rsidTr="000F4E83">
        <w:trPr>
          <w:trHeight w:val="34"/>
          <w:jc w:val="center"/>
          <w:ins w:id="2146" w:author="Li Yang" w:date="2023-05-15T13:08:00Z"/>
          <w:trPrChange w:id="2147" w:author="Li Yang" w:date="2023-05-15T13:09:00Z">
            <w:trPr>
              <w:trHeight w:val="36"/>
              <w:jc w:val="center"/>
            </w:trPr>
          </w:trPrChange>
        </w:trPr>
        <w:tc>
          <w:tcPr>
            <w:tcW w:w="1212" w:type="dxa"/>
            <w:vMerge/>
            <w:tcPrChange w:id="2148" w:author="Li Yang" w:date="2023-05-15T13:09:00Z">
              <w:tcPr>
                <w:tcW w:w="1271" w:type="dxa"/>
                <w:vMerge/>
              </w:tcPr>
            </w:tcPrChange>
          </w:tcPr>
          <w:p w14:paraId="1196E82C" w14:textId="77777777" w:rsidR="00FF253A" w:rsidRPr="00944DB5" w:rsidRDefault="00FF253A">
            <w:pPr>
              <w:spacing w:line="230" w:lineRule="exact"/>
              <w:jc w:val="left"/>
              <w:rPr>
                <w:ins w:id="2149" w:author="Li Yang" w:date="2023-05-15T13:08:00Z"/>
                <w:rFonts w:cs="Times New Roman"/>
                <w:color w:val="C00000"/>
                <w:szCs w:val="21"/>
              </w:rPr>
              <w:pPrChange w:id="2150" w:author="Li Yang" w:date="2023-05-15T13:09:00Z">
                <w:pPr>
                  <w:spacing w:line="230" w:lineRule="exact"/>
                </w:pPr>
              </w:pPrChange>
            </w:pPr>
          </w:p>
        </w:tc>
        <w:tc>
          <w:tcPr>
            <w:tcW w:w="1006" w:type="dxa"/>
            <w:tcPrChange w:id="2151" w:author="Li Yang" w:date="2023-05-15T13:09:00Z">
              <w:tcPr>
                <w:tcW w:w="992" w:type="dxa"/>
              </w:tcPr>
            </w:tcPrChange>
          </w:tcPr>
          <w:p w14:paraId="6555ACEF" w14:textId="77777777" w:rsidR="00FF253A" w:rsidRPr="00944DB5" w:rsidRDefault="00FF253A">
            <w:pPr>
              <w:spacing w:line="230" w:lineRule="exact"/>
              <w:jc w:val="left"/>
              <w:rPr>
                <w:ins w:id="2152" w:author="Li Yang" w:date="2023-05-15T13:08:00Z"/>
                <w:rFonts w:cs="Times New Roman"/>
                <w:color w:val="C00000"/>
                <w:szCs w:val="21"/>
              </w:rPr>
            </w:pPr>
            <w:ins w:id="2153" w:author="Li Yang" w:date="2023-05-15T13:08:00Z">
              <w:r w:rsidRPr="00944DB5">
                <w:rPr>
                  <w:rFonts w:cs="Times New Roman"/>
                  <w:color w:val="C00000"/>
                  <w:szCs w:val="21"/>
                </w:rPr>
                <w:t>Bit2~Bit0</w:t>
              </w:r>
            </w:ins>
          </w:p>
        </w:tc>
        <w:tc>
          <w:tcPr>
            <w:tcW w:w="4579" w:type="dxa"/>
            <w:vAlign w:val="center"/>
            <w:tcPrChange w:id="2154" w:author="Li Yang" w:date="2023-05-15T13:09:00Z">
              <w:tcPr>
                <w:tcW w:w="4820" w:type="dxa"/>
                <w:vAlign w:val="center"/>
              </w:tcPr>
            </w:tcPrChange>
          </w:tcPr>
          <w:p w14:paraId="22D83B92" w14:textId="77777777" w:rsidR="00FF253A" w:rsidRPr="003C6118" w:rsidRDefault="00FF253A" w:rsidP="0040509E">
            <w:pPr>
              <w:spacing w:line="230" w:lineRule="exact"/>
              <w:rPr>
                <w:ins w:id="2155" w:author="Li Yang" w:date="2023-05-15T13:08:00Z"/>
                <w:rFonts w:cs="Times New Roman"/>
                <w:szCs w:val="21"/>
              </w:rPr>
            </w:pPr>
            <w:ins w:id="2156" w:author="Li Yang" w:date="2023-05-15T13:08:00Z">
              <w:r w:rsidRPr="003C6118">
                <w:rPr>
                  <w:rFonts w:cs="Times New Roman" w:hint="eastAsia"/>
                  <w:szCs w:val="21"/>
                </w:rPr>
                <w:t>预留</w:t>
              </w:r>
            </w:ins>
          </w:p>
        </w:tc>
        <w:tc>
          <w:tcPr>
            <w:tcW w:w="3767" w:type="dxa"/>
            <w:vMerge/>
            <w:vAlign w:val="center"/>
            <w:tcPrChange w:id="2157" w:author="Li Yang" w:date="2023-05-15T13:09:00Z">
              <w:tcPr>
                <w:tcW w:w="3969" w:type="dxa"/>
                <w:vMerge/>
                <w:vAlign w:val="center"/>
              </w:tcPr>
            </w:tcPrChange>
          </w:tcPr>
          <w:p w14:paraId="5C721559" w14:textId="77777777" w:rsidR="00FF253A" w:rsidRPr="003C6118" w:rsidRDefault="00FF253A" w:rsidP="0040509E">
            <w:pPr>
              <w:spacing w:line="230" w:lineRule="exact"/>
              <w:rPr>
                <w:ins w:id="2158" w:author="Li Yang" w:date="2023-05-15T13:08:00Z"/>
                <w:rFonts w:cs="Times New Roman"/>
                <w:szCs w:val="21"/>
              </w:rPr>
            </w:pPr>
          </w:p>
        </w:tc>
        <w:tc>
          <w:tcPr>
            <w:tcW w:w="4049" w:type="dxa"/>
            <w:vMerge/>
            <w:vAlign w:val="center"/>
            <w:tcPrChange w:id="2159" w:author="Li Yang" w:date="2023-05-15T13:09:00Z">
              <w:tcPr>
                <w:tcW w:w="4252" w:type="dxa"/>
                <w:vMerge/>
                <w:vAlign w:val="center"/>
              </w:tcPr>
            </w:tcPrChange>
          </w:tcPr>
          <w:p w14:paraId="1FA9D1D9" w14:textId="77777777" w:rsidR="00FF253A" w:rsidRPr="003C6118" w:rsidRDefault="00FF253A" w:rsidP="0040509E">
            <w:pPr>
              <w:spacing w:line="230" w:lineRule="exact"/>
              <w:rPr>
                <w:ins w:id="2160" w:author="Li Yang" w:date="2023-05-15T13:08:00Z"/>
                <w:rFonts w:cs="Times New Roman"/>
                <w:szCs w:val="21"/>
              </w:rPr>
            </w:pPr>
          </w:p>
        </w:tc>
      </w:tr>
      <w:tr w:rsidR="00FF253A" w14:paraId="4CF2F6EF" w14:textId="77777777" w:rsidTr="000F4E83">
        <w:trPr>
          <w:trHeight w:val="191"/>
          <w:jc w:val="center"/>
          <w:ins w:id="2161" w:author="Li Yang" w:date="2023-05-15T13:08:00Z"/>
          <w:trPrChange w:id="2162" w:author="Li Yang" w:date="2023-05-15T13:09:00Z">
            <w:trPr>
              <w:trHeight w:val="199"/>
              <w:jc w:val="center"/>
            </w:trPr>
          </w:trPrChange>
        </w:trPr>
        <w:tc>
          <w:tcPr>
            <w:tcW w:w="1212" w:type="dxa"/>
            <w:vMerge w:val="restart"/>
            <w:tcPrChange w:id="2163" w:author="Li Yang" w:date="2023-05-15T13:09:00Z">
              <w:tcPr>
                <w:tcW w:w="1271" w:type="dxa"/>
                <w:vMerge w:val="restart"/>
              </w:tcPr>
            </w:tcPrChange>
          </w:tcPr>
          <w:p w14:paraId="5DE4FD6F" w14:textId="77777777" w:rsidR="00FF253A" w:rsidRDefault="00FF253A">
            <w:pPr>
              <w:spacing w:line="230" w:lineRule="exact"/>
              <w:jc w:val="left"/>
              <w:rPr>
                <w:ins w:id="2164" w:author="Li Yang" w:date="2023-05-15T13:08:00Z"/>
                <w:rFonts w:cs="Times New Roman"/>
                <w:color w:val="C00000"/>
                <w:szCs w:val="21"/>
              </w:rPr>
              <w:pPrChange w:id="2165" w:author="Li Yang" w:date="2023-05-15T13:09:00Z">
                <w:pPr>
                  <w:spacing w:line="230" w:lineRule="exact"/>
                </w:pPr>
              </w:pPrChange>
            </w:pPr>
            <w:ins w:id="2166" w:author="Li Yang" w:date="2023-05-15T13:08:00Z">
              <w:r w:rsidRPr="00357EF8">
                <w:rPr>
                  <w:rFonts w:cs="Times New Roman"/>
                  <w:color w:val="C00000"/>
                  <w:szCs w:val="21"/>
                </w:rPr>
                <w:t>Preference</w:t>
              </w:r>
            </w:ins>
          </w:p>
          <w:p w14:paraId="34DB8349" w14:textId="77777777" w:rsidR="00FF253A" w:rsidRPr="00357EF8" w:rsidRDefault="00FF253A">
            <w:pPr>
              <w:spacing w:line="230" w:lineRule="exact"/>
              <w:jc w:val="left"/>
              <w:rPr>
                <w:ins w:id="2167" w:author="Li Yang" w:date="2023-05-15T13:08:00Z"/>
                <w:rFonts w:cs="Times New Roman"/>
                <w:color w:val="C00000"/>
                <w:szCs w:val="21"/>
              </w:rPr>
              <w:pPrChange w:id="2168" w:author="Li Yang" w:date="2023-05-15T13:09:00Z">
                <w:pPr>
                  <w:spacing w:line="230" w:lineRule="exact"/>
                </w:pPr>
              </w:pPrChange>
            </w:pPr>
            <w:ins w:id="2169" w:author="Li Yang" w:date="2023-05-15T13:08:00Z">
              <w:r>
                <w:rPr>
                  <w:rFonts w:cs="Times New Roman" w:hint="eastAsia"/>
                  <w:color w:val="C00000"/>
                  <w:szCs w:val="21"/>
                </w:rPr>
                <w:t>（</w:t>
              </w:r>
              <w:r>
                <w:rPr>
                  <w:rFonts w:cs="Times New Roman"/>
                  <w:color w:val="C00000"/>
                  <w:szCs w:val="21"/>
                </w:rPr>
                <w:t>8</w:t>
              </w:r>
              <w:r>
                <w:rPr>
                  <w:rFonts w:cs="Times New Roman" w:hint="eastAsia"/>
                  <w:color w:val="C00000"/>
                  <w:szCs w:val="21"/>
                </w:rPr>
                <w:t>byte</w:t>
              </w:r>
              <w:r>
                <w:rPr>
                  <w:rFonts w:cs="Times New Roman"/>
                  <w:color w:val="C00000"/>
                  <w:szCs w:val="21"/>
                </w:rPr>
                <w:t>s</w:t>
              </w:r>
              <w:r>
                <w:rPr>
                  <w:rFonts w:cs="Times New Roman" w:hint="eastAsia"/>
                  <w:color w:val="C00000"/>
                  <w:szCs w:val="21"/>
                </w:rPr>
                <w:t>）</w:t>
              </w:r>
            </w:ins>
          </w:p>
        </w:tc>
        <w:tc>
          <w:tcPr>
            <w:tcW w:w="1006" w:type="dxa"/>
            <w:tcPrChange w:id="2170" w:author="Li Yang" w:date="2023-05-15T13:09:00Z">
              <w:tcPr>
                <w:tcW w:w="992" w:type="dxa"/>
              </w:tcPr>
            </w:tcPrChange>
          </w:tcPr>
          <w:p w14:paraId="644859F0" w14:textId="77777777" w:rsidR="00FF253A" w:rsidRPr="00944DB5" w:rsidRDefault="00FF253A">
            <w:pPr>
              <w:spacing w:line="230" w:lineRule="exact"/>
              <w:jc w:val="left"/>
              <w:rPr>
                <w:ins w:id="2171" w:author="Li Yang" w:date="2023-05-15T13:08:00Z"/>
                <w:rFonts w:cs="Times New Roman"/>
                <w:color w:val="C00000"/>
                <w:szCs w:val="21"/>
              </w:rPr>
            </w:pPr>
            <w:ins w:id="2172" w:author="Li Yang" w:date="2023-05-15T13:08:00Z">
              <w:r w:rsidRPr="00944DB5">
                <w:rPr>
                  <w:rFonts w:cs="Times New Roman" w:hint="eastAsia"/>
                  <w:color w:val="C00000"/>
                  <w:szCs w:val="21"/>
                </w:rPr>
                <w:t>B</w:t>
              </w:r>
              <w:r w:rsidRPr="00944DB5">
                <w:rPr>
                  <w:rFonts w:cs="Times New Roman"/>
                  <w:color w:val="C00000"/>
                  <w:szCs w:val="21"/>
                </w:rPr>
                <w:t>yte7</w:t>
              </w:r>
            </w:ins>
          </w:p>
        </w:tc>
        <w:tc>
          <w:tcPr>
            <w:tcW w:w="12396" w:type="dxa"/>
            <w:gridSpan w:val="3"/>
            <w:vAlign w:val="center"/>
            <w:tcPrChange w:id="2173" w:author="Li Yang" w:date="2023-05-15T13:09:00Z">
              <w:tcPr>
                <w:tcW w:w="13041" w:type="dxa"/>
                <w:gridSpan w:val="3"/>
                <w:vAlign w:val="center"/>
              </w:tcPr>
            </w:tcPrChange>
          </w:tcPr>
          <w:p w14:paraId="46AF44E6" w14:textId="77777777" w:rsidR="00FF253A" w:rsidRPr="003C6118" w:rsidRDefault="00FF253A" w:rsidP="0040509E">
            <w:pPr>
              <w:spacing w:line="230" w:lineRule="exact"/>
              <w:rPr>
                <w:ins w:id="2174" w:author="Li Yang" w:date="2023-05-15T13:08:00Z"/>
                <w:rFonts w:cs="Times New Roman"/>
                <w:szCs w:val="21"/>
              </w:rPr>
            </w:pPr>
            <w:ins w:id="2175" w:author="Li Yang" w:date="2023-05-15T13:08:00Z">
              <w:r w:rsidRPr="003C6118">
                <w:rPr>
                  <w:rFonts w:cs="Times New Roman" w:hint="eastAsia"/>
                  <w:color w:val="0070C0"/>
                  <w:szCs w:val="21"/>
                </w:rPr>
                <w:t>传输优先级（</w:t>
              </w:r>
              <w:r w:rsidRPr="003C6118">
                <w:rPr>
                  <w:rFonts w:cs="Times New Roman"/>
                  <w:color w:val="0070C0"/>
                  <w:szCs w:val="21"/>
                </w:rPr>
                <w:t>TP</w:t>
              </w:r>
              <w:r w:rsidRPr="003C6118">
                <w:rPr>
                  <w:rFonts w:cs="Times New Roman" w:hint="eastAsia"/>
                  <w:color w:val="0070C0"/>
                  <w:szCs w:val="21"/>
                </w:rPr>
                <w:t>）</w:t>
              </w:r>
              <w:r>
                <w:rPr>
                  <w:rFonts w:cs="Times New Roman" w:hint="eastAsia"/>
                  <w:color w:val="0070C0"/>
                  <w:szCs w:val="21"/>
                </w:rPr>
                <w:t>，</w:t>
              </w:r>
              <w:r w:rsidRPr="00C773FA">
                <w:rPr>
                  <w:rFonts w:cs="Times New Roman" w:hint="eastAsia"/>
                  <w:szCs w:val="21"/>
                </w:rPr>
                <w:t>可</w:t>
              </w:r>
              <w:r w:rsidRPr="005A5687">
                <w:rPr>
                  <w:rFonts w:ascii="仿宋" w:hAnsi="仿宋" w:cstheme="minorHAnsi" w:hint="eastAsia"/>
                  <w:szCs w:val="21"/>
                </w:rPr>
                <w:t>映射为满足上述需求的一个</w:t>
              </w:r>
              <w:r w:rsidRPr="005A5687">
                <w:rPr>
                  <w:rFonts w:ascii="仿宋" w:hAnsi="仿宋" w:cstheme="minorHAnsi"/>
                  <w:szCs w:val="21"/>
                </w:rPr>
                <w:t>/</w:t>
              </w:r>
              <w:proofErr w:type="gramStart"/>
              <w:r w:rsidRPr="005A5687">
                <w:rPr>
                  <w:rFonts w:ascii="仿宋" w:hAnsi="仿宋" w:cstheme="minorHAnsi" w:hint="eastAsia"/>
                  <w:szCs w:val="21"/>
                </w:rPr>
                <w:t>组业务</w:t>
              </w:r>
              <w:proofErr w:type="gramEnd"/>
              <w:r w:rsidRPr="005A5687">
                <w:rPr>
                  <w:rFonts w:ascii="仿宋" w:hAnsi="仿宋" w:cstheme="minorHAnsi" w:hint="eastAsia"/>
                  <w:szCs w:val="21"/>
                </w:rPr>
                <w:t>逻辑拓扑（</w:t>
              </w:r>
              <w:r w:rsidRPr="005A5687">
                <w:rPr>
                  <w:rFonts w:ascii="仿宋" w:hAnsi="仿宋" w:cstheme="minorHAnsi" w:hint="eastAsia"/>
                  <w:szCs w:val="21"/>
                  <w:highlight w:val="yellow"/>
                </w:rPr>
                <w:t>业务标识</w:t>
              </w:r>
              <w:r w:rsidRPr="005A5687">
                <w:rPr>
                  <w:rFonts w:ascii="仿宋" w:hAnsi="仿宋" w:cstheme="minorHAnsi" w:hint="eastAsia"/>
                  <w:szCs w:val="21"/>
                </w:rPr>
                <w:t>）、及每个拓扑下路由策略和队列优先级（</w:t>
              </w:r>
              <w:r w:rsidRPr="005A5687">
                <w:rPr>
                  <w:rFonts w:ascii="仿宋" w:hAnsi="仿宋" w:cstheme="minorHAnsi" w:hint="eastAsia"/>
                  <w:szCs w:val="21"/>
                  <w:highlight w:val="yellow"/>
                </w:rPr>
                <w:t>优先级标识</w:t>
              </w:r>
              <w:r w:rsidRPr="005A5687">
                <w:rPr>
                  <w:rFonts w:ascii="仿宋" w:hAnsi="仿宋" w:cstheme="minorHAnsi" w:hint="eastAsia"/>
                  <w:szCs w:val="21"/>
                </w:rPr>
                <w:t>）</w:t>
              </w:r>
            </w:ins>
          </w:p>
        </w:tc>
      </w:tr>
      <w:tr w:rsidR="00FF253A" w14:paraId="11C4FAF1" w14:textId="77777777" w:rsidTr="000F4E83">
        <w:trPr>
          <w:trHeight w:val="191"/>
          <w:jc w:val="center"/>
          <w:ins w:id="2176" w:author="Li Yang" w:date="2023-05-15T13:08:00Z"/>
          <w:trPrChange w:id="2177" w:author="Li Yang" w:date="2023-05-15T13:09:00Z">
            <w:trPr>
              <w:trHeight w:val="199"/>
              <w:jc w:val="center"/>
            </w:trPr>
          </w:trPrChange>
        </w:trPr>
        <w:tc>
          <w:tcPr>
            <w:tcW w:w="1212" w:type="dxa"/>
            <w:vMerge/>
            <w:tcPrChange w:id="2178" w:author="Li Yang" w:date="2023-05-15T13:09:00Z">
              <w:tcPr>
                <w:tcW w:w="1271" w:type="dxa"/>
                <w:vMerge/>
              </w:tcPr>
            </w:tcPrChange>
          </w:tcPr>
          <w:p w14:paraId="1FF7FE53" w14:textId="77777777" w:rsidR="00FF253A" w:rsidRPr="00357EF8" w:rsidRDefault="00FF253A">
            <w:pPr>
              <w:spacing w:line="230" w:lineRule="exact"/>
              <w:jc w:val="left"/>
              <w:rPr>
                <w:ins w:id="2179" w:author="Li Yang" w:date="2023-05-15T13:08:00Z"/>
                <w:rFonts w:cs="Times New Roman"/>
                <w:color w:val="C00000"/>
                <w:szCs w:val="21"/>
              </w:rPr>
              <w:pPrChange w:id="2180" w:author="Li Yang" w:date="2023-05-15T13:09:00Z">
                <w:pPr>
                  <w:spacing w:line="230" w:lineRule="exact"/>
                </w:pPr>
              </w:pPrChange>
            </w:pPr>
          </w:p>
        </w:tc>
        <w:tc>
          <w:tcPr>
            <w:tcW w:w="1006" w:type="dxa"/>
            <w:tcPrChange w:id="2181" w:author="Li Yang" w:date="2023-05-15T13:09:00Z">
              <w:tcPr>
                <w:tcW w:w="992" w:type="dxa"/>
              </w:tcPr>
            </w:tcPrChange>
          </w:tcPr>
          <w:p w14:paraId="07E48548" w14:textId="77777777" w:rsidR="00FF253A" w:rsidRPr="00944DB5" w:rsidRDefault="00FF253A">
            <w:pPr>
              <w:spacing w:line="230" w:lineRule="exact"/>
              <w:jc w:val="left"/>
              <w:rPr>
                <w:ins w:id="2182" w:author="Li Yang" w:date="2023-05-15T13:08:00Z"/>
                <w:rFonts w:cs="Times New Roman"/>
                <w:color w:val="C00000"/>
                <w:szCs w:val="21"/>
              </w:rPr>
            </w:pPr>
            <w:ins w:id="2183" w:author="Li Yang" w:date="2023-05-15T13:08:00Z">
              <w:r w:rsidRPr="00944DB5">
                <w:rPr>
                  <w:rFonts w:cs="Times New Roman" w:hint="eastAsia"/>
                  <w:color w:val="C00000"/>
                  <w:szCs w:val="21"/>
                </w:rPr>
                <w:t>B</w:t>
              </w:r>
              <w:r w:rsidRPr="00944DB5">
                <w:rPr>
                  <w:rFonts w:cs="Times New Roman"/>
                  <w:color w:val="C00000"/>
                  <w:szCs w:val="21"/>
                </w:rPr>
                <w:t>yte</w:t>
              </w:r>
              <w:r>
                <w:rPr>
                  <w:rFonts w:cs="Times New Roman"/>
                  <w:color w:val="C00000"/>
                  <w:szCs w:val="21"/>
                </w:rPr>
                <w:t>6</w:t>
              </w:r>
            </w:ins>
          </w:p>
        </w:tc>
        <w:tc>
          <w:tcPr>
            <w:tcW w:w="12396" w:type="dxa"/>
            <w:gridSpan w:val="3"/>
            <w:vAlign w:val="center"/>
            <w:tcPrChange w:id="2184" w:author="Li Yang" w:date="2023-05-15T13:09:00Z">
              <w:tcPr>
                <w:tcW w:w="13041" w:type="dxa"/>
                <w:gridSpan w:val="3"/>
                <w:vAlign w:val="center"/>
              </w:tcPr>
            </w:tcPrChange>
          </w:tcPr>
          <w:p w14:paraId="64D9C770" w14:textId="77777777" w:rsidR="00FF253A" w:rsidRPr="003C6118" w:rsidRDefault="00FF253A" w:rsidP="0040509E">
            <w:pPr>
              <w:spacing w:line="230" w:lineRule="exact"/>
              <w:rPr>
                <w:ins w:id="2185" w:author="Li Yang" w:date="2023-05-15T13:08:00Z"/>
                <w:rFonts w:cs="Times New Roman"/>
                <w:color w:val="0070C0"/>
                <w:szCs w:val="21"/>
              </w:rPr>
            </w:pPr>
            <w:ins w:id="2186" w:author="Li Yang" w:date="2023-05-15T13:08:00Z">
              <w:r w:rsidRPr="003C6118">
                <w:rPr>
                  <w:rFonts w:cs="Times New Roman" w:hint="eastAsia"/>
                  <w:color w:val="0070C0"/>
                  <w:szCs w:val="21"/>
                </w:rPr>
                <w:t>网络增强传输标志（</w:t>
              </w:r>
              <w:r w:rsidRPr="003C6118">
                <w:rPr>
                  <w:rFonts w:cs="Times New Roman"/>
                  <w:color w:val="0070C0"/>
                  <w:szCs w:val="21"/>
                </w:rPr>
                <w:t>NeT Flag</w:t>
              </w:r>
              <w:r w:rsidRPr="003C6118">
                <w:rPr>
                  <w:rFonts w:cs="Times New Roman" w:hint="eastAsia"/>
                  <w:color w:val="0070C0"/>
                  <w:szCs w:val="21"/>
                </w:rPr>
                <w:t>）</w:t>
              </w:r>
              <w:r w:rsidRPr="00910C89">
                <w:rPr>
                  <w:rFonts w:cs="Times New Roman" w:hint="eastAsia"/>
                  <w:szCs w:val="21"/>
                </w:rPr>
                <w:t>，</w:t>
              </w:r>
              <w:r w:rsidRPr="00FF3F12">
                <w:rPr>
                  <w:rFonts w:ascii="仿宋" w:hAnsi="仿宋" w:cstheme="minorHAnsi" w:hint="eastAsia"/>
                  <w:szCs w:val="21"/>
                </w:rPr>
                <w:t>用于标识当前生效的网络传输增强机制</w:t>
              </w:r>
            </w:ins>
          </w:p>
        </w:tc>
      </w:tr>
      <w:tr w:rsidR="00FF253A" w14:paraId="1C8221F7" w14:textId="77777777" w:rsidTr="000F4E83">
        <w:trPr>
          <w:trHeight w:val="191"/>
          <w:jc w:val="center"/>
          <w:ins w:id="2187" w:author="Li Yang" w:date="2023-05-15T13:08:00Z"/>
          <w:trPrChange w:id="2188" w:author="Li Yang" w:date="2023-05-15T13:09:00Z">
            <w:trPr>
              <w:trHeight w:val="199"/>
              <w:jc w:val="center"/>
            </w:trPr>
          </w:trPrChange>
        </w:trPr>
        <w:tc>
          <w:tcPr>
            <w:tcW w:w="1212" w:type="dxa"/>
            <w:vMerge/>
            <w:tcPrChange w:id="2189" w:author="Li Yang" w:date="2023-05-15T13:09:00Z">
              <w:tcPr>
                <w:tcW w:w="1271" w:type="dxa"/>
                <w:vMerge/>
              </w:tcPr>
            </w:tcPrChange>
          </w:tcPr>
          <w:p w14:paraId="4CDBAE91" w14:textId="77777777" w:rsidR="00FF253A" w:rsidRPr="00357EF8" w:rsidRDefault="00FF253A">
            <w:pPr>
              <w:spacing w:line="230" w:lineRule="exact"/>
              <w:jc w:val="left"/>
              <w:rPr>
                <w:ins w:id="2190" w:author="Li Yang" w:date="2023-05-15T13:08:00Z"/>
                <w:rFonts w:cs="Times New Roman"/>
                <w:color w:val="C00000"/>
                <w:szCs w:val="21"/>
              </w:rPr>
              <w:pPrChange w:id="2191" w:author="Li Yang" w:date="2023-05-15T13:09:00Z">
                <w:pPr>
                  <w:spacing w:line="230" w:lineRule="exact"/>
                </w:pPr>
              </w:pPrChange>
            </w:pPr>
          </w:p>
        </w:tc>
        <w:tc>
          <w:tcPr>
            <w:tcW w:w="1006" w:type="dxa"/>
            <w:tcPrChange w:id="2192" w:author="Li Yang" w:date="2023-05-15T13:09:00Z">
              <w:tcPr>
                <w:tcW w:w="992" w:type="dxa"/>
              </w:tcPr>
            </w:tcPrChange>
          </w:tcPr>
          <w:p w14:paraId="22C4C14D" w14:textId="77777777" w:rsidR="00FF253A" w:rsidRPr="00944DB5" w:rsidRDefault="00FF253A">
            <w:pPr>
              <w:spacing w:line="230" w:lineRule="exact"/>
              <w:jc w:val="left"/>
              <w:rPr>
                <w:ins w:id="2193" w:author="Li Yang" w:date="2023-05-15T13:08:00Z"/>
                <w:rFonts w:cs="Times New Roman"/>
                <w:color w:val="C00000"/>
                <w:szCs w:val="21"/>
              </w:rPr>
            </w:pPr>
            <w:ins w:id="2194" w:author="Li Yang" w:date="2023-05-15T13:08:00Z">
              <w:r w:rsidRPr="00944DB5">
                <w:rPr>
                  <w:rFonts w:cs="Times New Roman" w:hint="eastAsia"/>
                  <w:color w:val="C00000"/>
                  <w:szCs w:val="21"/>
                </w:rPr>
                <w:t>B</w:t>
              </w:r>
              <w:r w:rsidRPr="00944DB5">
                <w:rPr>
                  <w:rFonts w:cs="Times New Roman"/>
                  <w:color w:val="C00000"/>
                  <w:szCs w:val="21"/>
                </w:rPr>
                <w:t>yte</w:t>
              </w:r>
              <w:r>
                <w:rPr>
                  <w:rFonts w:cs="Times New Roman"/>
                  <w:color w:val="C00000"/>
                  <w:szCs w:val="21"/>
                </w:rPr>
                <w:t>5</w:t>
              </w:r>
              <w:r w:rsidRPr="00944DB5">
                <w:rPr>
                  <w:rFonts w:cs="Times New Roman"/>
                  <w:color w:val="C00000"/>
                  <w:szCs w:val="21"/>
                </w:rPr>
                <w:t>~</w:t>
              </w:r>
              <w:r>
                <w:rPr>
                  <w:rFonts w:cs="Times New Roman"/>
                  <w:color w:val="C00000"/>
                  <w:szCs w:val="21"/>
                </w:rPr>
                <w:t>4</w:t>
              </w:r>
            </w:ins>
          </w:p>
        </w:tc>
        <w:tc>
          <w:tcPr>
            <w:tcW w:w="12396" w:type="dxa"/>
            <w:gridSpan w:val="3"/>
            <w:vAlign w:val="center"/>
            <w:tcPrChange w:id="2195" w:author="Li Yang" w:date="2023-05-15T13:09:00Z">
              <w:tcPr>
                <w:tcW w:w="13041" w:type="dxa"/>
                <w:gridSpan w:val="3"/>
                <w:vAlign w:val="center"/>
              </w:tcPr>
            </w:tcPrChange>
          </w:tcPr>
          <w:p w14:paraId="71386B88" w14:textId="77777777" w:rsidR="00FF253A" w:rsidRPr="003C6118" w:rsidRDefault="00FF253A" w:rsidP="0040509E">
            <w:pPr>
              <w:spacing w:line="230" w:lineRule="exact"/>
              <w:rPr>
                <w:ins w:id="2196" w:author="Li Yang" w:date="2023-05-15T13:08:00Z"/>
                <w:rFonts w:cs="Times New Roman"/>
                <w:color w:val="0070C0"/>
                <w:szCs w:val="21"/>
              </w:rPr>
            </w:pPr>
            <w:ins w:id="2197" w:author="Li Yang" w:date="2023-05-15T13:08:00Z">
              <w:r w:rsidRPr="003C6118">
                <w:rPr>
                  <w:rFonts w:cs="Times New Roman" w:hint="eastAsia"/>
                  <w:color w:val="0070C0"/>
                  <w:szCs w:val="21"/>
                </w:rPr>
                <w:t>网络增强传输参数（</w:t>
              </w:r>
              <w:r w:rsidRPr="003C6118">
                <w:rPr>
                  <w:rFonts w:cs="Times New Roman"/>
                  <w:color w:val="0070C0"/>
                  <w:szCs w:val="21"/>
                </w:rPr>
                <w:t>NeT Para</w:t>
              </w:r>
              <w:r w:rsidRPr="003C6118">
                <w:rPr>
                  <w:rFonts w:cs="Times New Roman" w:hint="eastAsia"/>
                  <w:color w:val="0070C0"/>
                  <w:szCs w:val="21"/>
                </w:rPr>
                <w:t>）</w:t>
              </w:r>
              <w:r w:rsidRPr="00910C89">
                <w:rPr>
                  <w:rFonts w:cs="Times New Roman" w:hint="eastAsia"/>
                  <w:szCs w:val="21"/>
                </w:rPr>
                <w:t>，</w:t>
              </w:r>
              <w:r w:rsidRPr="00FF3F12">
                <w:rPr>
                  <w:rFonts w:ascii="仿宋" w:hAnsi="仿宋" w:cstheme="minorHAnsi" w:hint="eastAsia"/>
                  <w:szCs w:val="21"/>
                </w:rPr>
                <w:t>用于</w:t>
              </w:r>
              <w:r w:rsidRPr="00FF3F12">
                <w:rPr>
                  <w:rFonts w:ascii="仿宋" w:hAnsi="仿宋"/>
                  <w:szCs w:val="21"/>
                </w:rPr>
                <w:t>携带高</w:t>
              </w:r>
              <w:proofErr w:type="gramStart"/>
              <w:r w:rsidRPr="00FF3F12">
                <w:rPr>
                  <w:rFonts w:ascii="仿宋" w:hAnsi="仿宋" w:hint="eastAsia"/>
                  <w:szCs w:val="21"/>
                </w:rPr>
                <w:t>可靠增强</w:t>
              </w:r>
              <w:proofErr w:type="gramEnd"/>
              <w:r w:rsidRPr="00FF3F12">
                <w:rPr>
                  <w:rFonts w:ascii="仿宋" w:hAnsi="仿宋" w:hint="eastAsia"/>
                  <w:szCs w:val="21"/>
                </w:rPr>
                <w:t>传输</w:t>
              </w:r>
              <w:r>
                <w:rPr>
                  <w:rFonts w:ascii="仿宋" w:hAnsi="仿宋" w:hint="eastAsia"/>
                  <w:szCs w:val="21"/>
                </w:rPr>
                <w:t>相关</w:t>
              </w:r>
              <w:r w:rsidRPr="00FF3F12">
                <w:rPr>
                  <w:rFonts w:ascii="仿宋" w:hAnsi="仿宋" w:hint="eastAsia"/>
                  <w:szCs w:val="21"/>
                </w:rPr>
                <w:t>参数</w:t>
              </w:r>
            </w:ins>
          </w:p>
        </w:tc>
      </w:tr>
      <w:tr w:rsidR="00FF253A" w14:paraId="05020804" w14:textId="77777777" w:rsidTr="000F4E83">
        <w:trPr>
          <w:trHeight w:val="191"/>
          <w:jc w:val="center"/>
          <w:ins w:id="2198" w:author="Li Yang" w:date="2023-05-15T13:08:00Z"/>
          <w:trPrChange w:id="2199" w:author="Li Yang" w:date="2023-05-15T13:09:00Z">
            <w:trPr>
              <w:trHeight w:val="199"/>
              <w:jc w:val="center"/>
            </w:trPr>
          </w:trPrChange>
        </w:trPr>
        <w:tc>
          <w:tcPr>
            <w:tcW w:w="1212" w:type="dxa"/>
            <w:vMerge/>
            <w:tcPrChange w:id="2200" w:author="Li Yang" w:date="2023-05-15T13:09:00Z">
              <w:tcPr>
                <w:tcW w:w="1271" w:type="dxa"/>
                <w:vMerge/>
              </w:tcPr>
            </w:tcPrChange>
          </w:tcPr>
          <w:p w14:paraId="475DC763" w14:textId="77777777" w:rsidR="00FF253A" w:rsidRPr="00357EF8" w:rsidRDefault="00FF253A">
            <w:pPr>
              <w:spacing w:line="230" w:lineRule="exact"/>
              <w:jc w:val="left"/>
              <w:rPr>
                <w:ins w:id="2201" w:author="Li Yang" w:date="2023-05-15T13:08:00Z"/>
                <w:rFonts w:cs="Times New Roman"/>
                <w:color w:val="C00000"/>
                <w:szCs w:val="21"/>
              </w:rPr>
              <w:pPrChange w:id="2202" w:author="Li Yang" w:date="2023-05-15T13:09:00Z">
                <w:pPr>
                  <w:spacing w:line="230" w:lineRule="exact"/>
                </w:pPr>
              </w:pPrChange>
            </w:pPr>
          </w:p>
        </w:tc>
        <w:tc>
          <w:tcPr>
            <w:tcW w:w="1006" w:type="dxa"/>
            <w:tcPrChange w:id="2203" w:author="Li Yang" w:date="2023-05-15T13:09:00Z">
              <w:tcPr>
                <w:tcW w:w="992" w:type="dxa"/>
              </w:tcPr>
            </w:tcPrChange>
          </w:tcPr>
          <w:p w14:paraId="73B705D1" w14:textId="77777777" w:rsidR="00FF253A" w:rsidRPr="00944DB5" w:rsidRDefault="00FF253A">
            <w:pPr>
              <w:spacing w:line="230" w:lineRule="exact"/>
              <w:jc w:val="left"/>
              <w:rPr>
                <w:ins w:id="2204" w:author="Li Yang" w:date="2023-05-15T13:08:00Z"/>
                <w:rFonts w:cs="Times New Roman"/>
                <w:color w:val="C00000"/>
                <w:szCs w:val="21"/>
              </w:rPr>
            </w:pPr>
            <w:ins w:id="2205" w:author="Li Yang" w:date="2023-05-15T13:08:00Z">
              <w:r w:rsidRPr="00944DB5">
                <w:rPr>
                  <w:rFonts w:cs="Times New Roman" w:hint="eastAsia"/>
                  <w:color w:val="C00000"/>
                  <w:szCs w:val="21"/>
                </w:rPr>
                <w:t>B</w:t>
              </w:r>
              <w:r w:rsidRPr="00944DB5">
                <w:rPr>
                  <w:rFonts w:cs="Times New Roman"/>
                  <w:color w:val="C00000"/>
                  <w:szCs w:val="21"/>
                </w:rPr>
                <w:t>yte</w:t>
              </w:r>
              <w:r>
                <w:rPr>
                  <w:rFonts w:cs="Times New Roman"/>
                  <w:color w:val="C00000"/>
                  <w:szCs w:val="21"/>
                </w:rPr>
                <w:t>3</w:t>
              </w:r>
            </w:ins>
          </w:p>
        </w:tc>
        <w:tc>
          <w:tcPr>
            <w:tcW w:w="4579" w:type="dxa"/>
            <w:vAlign w:val="center"/>
            <w:tcPrChange w:id="2206" w:author="Li Yang" w:date="2023-05-15T13:09:00Z">
              <w:tcPr>
                <w:tcW w:w="4820" w:type="dxa"/>
                <w:vAlign w:val="center"/>
              </w:tcPr>
            </w:tcPrChange>
          </w:tcPr>
          <w:p w14:paraId="4F670F7F" w14:textId="77777777" w:rsidR="00FF253A" w:rsidRPr="00822ABC" w:rsidRDefault="00FF253A" w:rsidP="0040509E">
            <w:pPr>
              <w:spacing w:line="230" w:lineRule="exact"/>
              <w:rPr>
                <w:ins w:id="2207" w:author="Li Yang" w:date="2023-05-15T13:08:00Z"/>
                <w:rFonts w:cs="Times New Roman"/>
                <w:szCs w:val="21"/>
              </w:rPr>
            </w:pPr>
            <w:ins w:id="2208" w:author="Li Yang" w:date="2023-05-15T13:08:00Z">
              <w:r w:rsidRPr="00822ABC">
                <w:rPr>
                  <w:rFonts w:cs="Times New Roman" w:hint="eastAsia"/>
                  <w:szCs w:val="21"/>
                </w:rPr>
                <w:t>存储意向（</w:t>
              </w:r>
              <w:r w:rsidRPr="00822ABC">
                <w:rPr>
                  <w:rFonts w:cs="Times New Roman" w:hint="eastAsia"/>
                  <w:szCs w:val="21"/>
                </w:rPr>
                <w:t>S</w:t>
              </w:r>
              <w:r w:rsidRPr="00822ABC">
                <w:rPr>
                  <w:rFonts w:cs="Times New Roman"/>
                  <w:szCs w:val="21"/>
                </w:rPr>
                <w:t>I</w:t>
              </w:r>
              <w:r w:rsidRPr="00822ABC">
                <w:rPr>
                  <w:rFonts w:cs="Times New Roman" w:hint="eastAsia"/>
                  <w:szCs w:val="21"/>
                </w:rPr>
                <w:t>）</w:t>
              </w:r>
            </w:ins>
          </w:p>
        </w:tc>
        <w:tc>
          <w:tcPr>
            <w:tcW w:w="3767" w:type="dxa"/>
            <w:vAlign w:val="center"/>
            <w:tcPrChange w:id="2209" w:author="Li Yang" w:date="2023-05-15T13:09:00Z">
              <w:tcPr>
                <w:tcW w:w="3969" w:type="dxa"/>
                <w:vAlign w:val="center"/>
              </w:tcPr>
            </w:tcPrChange>
          </w:tcPr>
          <w:p w14:paraId="3FCA5C9E" w14:textId="77777777" w:rsidR="00FF253A" w:rsidRPr="003C6118" w:rsidRDefault="00FF253A" w:rsidP="0040509E">
            <w:pPr>
              <w:spacing w:line="230" w:lineRule="exact"/>
              <w:rPr>
                <w:ins w:id="2210" w:author="Li Yang" w:date="2023-05-15T13:08:00Z"/>
                <w:rFonts w:cs="Times New Roman"/>
                <w:szCs w:val="21"/>
              </w:rPr>
            </w:pPr>
            <w:ins w:id="2211" w:author="Li Yang" w:date="2023-05-15T13:08:00Z">
              <w:r w:rsidRPr="003C6118">
                <w:rPr>
                  <w:rFonts w:cs="Times New Roman" w:hint="eastAsia"/>
                  <w:szCs w:val="21"/>
                </w:rPr>
                <w:t>传输意向（</w:t>
              </w:r>
              <w:r w:rsidRPr="003C6118">
                <w:rPr>
                  <w:rFonts w:cs="Times New Roman" w:hint="eastAsia"/>
                  <w:szCs w:val="21"/>
                </w:rPr>
                <w:t>T</w:t>
              </w:r>
              <w:r w:rsidRPr="003C6118">
                <w:rPr>
                  <w:rFonts w:cs="Times New Roman"/>
                  <w:szCs w:val="21"/>
                </w:rPr>
                <w:t>I</w:t>
              </w:r>
              <w:r w:rsidRPr="003C6118">
                <w:rPr>
                  <w:rFonts w:cs="Times New Roman" w:hint="eastAsia"/>
                  <w:szCs w:val="21"/>
                </w:rPr>
                <w:t>）</w:t>
              </w:r>
            </w:ins>
          </w:p>
        </w:tc>
        <w:tc>
          <w:tcPr>
            <w:tcW w:w="4049" w:type="dxa"/>
            <w:vAlign w:val="center"/>
            <w:tcPrChange w:id="2212" w:author="Li Yang" w:date="2023-05-15T13:09:00Z">
              <w:tcPr>
                <w:tcW w:w="4252" w:type="dxa"/>
                <w:vAlign w:val="center"/>
              </w:tcPr>
            </w:tcPrChange>
          </w:tcPr>
          <w:p w14:paraId="514FFF4D" w14:textId="77777777" w:rsidR="00FF253A" w:rsidRPr="003C6118" w:rsidRDefault="00FF253A" w:rsidP="0040509E">
            <w:pPr>
              <w:spacing w:line="230" w:lineRule="exact"/>
              <w:rPr>
                <w:ins w:id="2213" w:author="Li Yang" w:date="2023-05-15T13:08:00Z"/>
                <w:rFonts w:cs="Times New Roman"/>
                <w:szCs w:val="21"/>
              </w:rPr>
            </w:pPr>
            <w:ins w:id="2214" w:author="Li Yang" w:date="2023-05-15T13:08:00Z">
              <w:r w:rsidRPr="003C6118">
                <w:rPr>
                  <w:rFonts w:cs="Times New Roman" w:hint="eastAsia"/>
                  <w:szCs w:val="21"/>
                </w:rPr>
                <w:t>传输意向（</w:t>
              </w:r>
              <w:r w:rsidRPr="003C6118">
                <w:rPr>
                  <w:rFonts w:cs="Times New Roman" w:hint="eastAsia"/>
                  <w:szCs w:val="21"/>
                </w:rPr>
                <w:t>T</w:t>
              </w:r>
              <w:r w:rsidRPr="003C6118">
                <w:rPr>
                  <w:rFonts w:cs="Times New Roman"/>
                  <w:szCs w:val="21"/>
                </w:rPr>
                <w:t>I</w:t>
              </w:r>
              <w:r w:rsidRPr="003C6118">
                <w:rPr>
                  <w:rFonts w:cs="Times New Roman" w:hint="eastAsia"/>
                  <w:szCs w:val="21"/>
                </w:rPr>
                <w:t>）</w:t>
              </w:r>
            </w:ins>
          </w:p>
        </w:tc>
      </w:tr>
      <w:tr w:rsidR="00FF253A" w14:paraId="33C7046A" w14:textId="77777777" w:rsidTr="000F4E83">
        <w:trPr>
          <w:trHeight w:val="191"/>
          <w:jc w:val="center"/>
          <w:ins w:id="2215" w:author="Li Yang" w:date="2023-05-15T13:08:00Z"/>
          <w:trPrChange w:id="2216" w:author="Li Yang" w:date="2023-05-15T13:09:00Z">
            <w:trPr>
              <w:trHeight w:val="199"/>
              <w:jc w:val="center"/>
            </w:trPr>
          </w:trPrChange>
        </w:trPr>
        <w:tc>
          <w:tcPr>
            <w:tcW w:w="1212" w:type="dxa"/>
            <w:vMerge/>
            <w:tcPrChange w:id="2217" w:author="Li Yang" w:date="2023-05-15T13:09:00Z">
              <w:tcPr>
                <w:tcW w:w="1271" w:type="dxa"/>
                <w:vMerge/>
              </w:tcPr>
            </w:tcPrChange>
          </w:tcPr>
          <w:p w14:paraId="39FA292A" w14:textId="77777777" w:rsidR="00FF253A" w:rsidRPr="00357EF8" w:rsidRDefault="00FF253A">
            <w:pPr>
              <w:spacing w:line="230" w:lineRule="exact"/>
              <w:jc w:val="left"/>
              <w:rPr>
                <w:ins w:id="2218" w:author="Li Yang" w:date="2023-05-15T13:08:00Z"/>
                <w:rFonts w:cs="Times New Roman"/>
                <w:color w:val="C00000"/>
                <w:szCs w:val="21"/>
              </w:rPr>
              <w:pPrChange w:id="2219" w:author="Li Yang" w:date="2023-05-15T13:09:00Z">
                <w:pPr>
                  <w:spacing w:line="230" w:lineRule="exact"/>
                </w:pPr>
              </w:pPrChange>
            </w:pPr>
          </w:p>
        </w:tc>
        <w:tc>
          <w:tcPr>
            <w:tcW w:w="1006" w:type="dxa"/>
            <w:tcPrChange w:id="2220" w:author="Li Yang" w:date="2023-05-15T13:09:00Z">
              <w:tcPr>
                <w:tcW w:w="992" w:type="dxa"/>
              </w:tcPr>
            </w:tcPrChange>
          </w:tcPr>
          <w:p w14:paraId="4D0A1470" w14:textId="77777777" w:rsidR="00FF253A" w:rsidRPr="00944DB5" w:rsidRDefault="00FF253A">
            <w:pPr>
              <w:spacing w:line="230" w:lineRule="exact"/>
              <w:jc w:val="left"/>
              <w:rPr>
                <w:ins w:id="2221" w:author="Li Yang" w:date="2023-05-15T13:08:00Z"/>
                <w:rFonts w:cs="Times New Roman"/>
                <w:color w:val="C00000"/>
                <w:szCs w:val="21"/>
              </w:rPr>
            </w:pPr>
            <w:ins w:id="2222" w:author="Li Yang" w:date="2023-05-15T13:08:00Z">
              <w:r w:rsidRPr="00944DB5">
                <w:rPr>
                  <w:rFonts w:cs="Times New Roman" w:hint="eastAsia"/>
                  <w:color w:val="C00000"/>
                  <w:szCs w:val="21"/>
                </w:rPr>
                <w:t>B</w:t>
              </w:r>
              <w:r w:rsidRPr="00944DB5">
                <w:rPr>
                  <w:rFonts w:cs="Times New Roman"/>
                  <w:color w:val="C00000"/>
                  <w:szCs w:val="21"/>
                </w:rPr>
                <w:t>yte2~0</w:t>
              </w:r>
            </w:ins>
          </w:p>
        </w:tc>
        <w:tc>
          <w:tcPr>
            <w:tcW w:w="12396" w:type="dxa"/>
            <w:gridSpan w:val="3"/>
            <w:vAlign w:val="center"/>
            <w:tcPrChange w:id="2223" w:author="Li Yang" w:date="2023-05-15T13:09:00Z">
              <w:tcPr>
                <w:tcW w:w="13041" w:type="dxa"/>
                <w:gridSpan w:val="3"/>
                <w:vAlign w:val="center"/>
              </w:tcPr>
            </w:tcPrChange>
          </w:tcPr>
          <w:p w14:paraId="16BEE0E9" w14:textId="77777777" w:rsidR="00FF253A" w:rsidRPr="00822ABC" w:rsidRDefault="00FF253A" w:rsidP="0040509E">
            <w:pPr>
              <w:spacing w:line="230" w:lineRule="exact"/>
              <w:rPr>
                <w:ins w:id="2224" w:author="Li Yang" w:date="2023-05-15T13:08:00Z"/>
                <w:rFonts w:cs="Times New Roman"/>
                <w:szCs w:val="21"/>
              </w:rPr>
            </w:pPr>
            <w:ins w:id="2225" w:author="Li Yang" w:date="2023-05-15T13:08:00Z">
              <w:r w:rsidRPr="00822ABC">
                <w:rPr>
                  <w:rFonts w:cs="Times New Roman" w:hint="eastAsia"/>
                  <w:szCs w:val="21"/>
                </w:rPr>
                <w:t>预留</w:t>
              </w:r>
              <w:r>
                <w:rPr>
                  <w:rFonts w:cs="Times New Roman" w:hint="eastAsia"/>
                  <w:szCs w:val="21"/>
                </w:rPr>
                <w:t>，用于</w:t>
              </w:r>
              <w:r w:rsidRPr="00FF3F12">
                <w:rPr>
                  <w:rFonts w:ascii="仿宋" w:hAnsi="仿宋" w:cs="Times New Roman" w:hint="eastAsia"/>
                  <w:szCs w:val="21"/>
                </w:rPr>
                <w:t>支持</w:t>
              </w:r>
              <w:r>
                <w:rPr>
                  <w:rFonts w:ascii="仿宋" w:hAnsi="仿宋" w:cs="Times New Roman" w:hint="eastAsia"/>
                  <w:szCs w:val="21"/>
                </w:rPr>
                <w:t>存储、传输、</w:t>
              </w:r>
              <w:proofErr w:type="gramStart"/>
              <w:r w:rsidRPr="00FF3F12">
                <w:rPr>
                  <w:rFonts w:ascii="仿宋" w:hAnsi="仿宋" w:cs="Times New Roman" w:hint="eastAsia"/>
                  <w:szCs w:val="21"/>
                </w:rPr>
                <w:t>算力服务</w:t>
              </w:r>
              <w:proofErr w:type="gramEnd"/>
              <w:r w:rsidRPr="00FF3F12">
                <w:rPr>
                  <w:rFonts w:ascii="仿宋" w:hAnsi="仿宋" w:cs="Times New Roman" w:hint="eastAsia"/>
                  <w:szCs w:val="21"/>
                </w:rPr>
                <w:t>等偏好设置，</w:t>
              </w:r>
              <w:r w:rsidRPr="00FF3F12">
                <w:rPr>
                  <w:rFonts w:ascii="仿宋" w:hAnsi="仿宋" w:hint="eastAsia"/>
                  <w:szCs w:val="21"/>
                </w:rPr>
                <w:t>现阶段置</w:t>
              </w:r>
              <w:r w:rsidRPr="00FF3F12">
                <w:rPr>
                  <w:rFonts w:ascii="仿宋" w:hAnsi="仿宋"/>
                  <w:szCs w:val="21"/>
                </w:rPr>
                <w:t>0</w:t>
              </w:r>
            </w:ins>
          </w:p>
        </w:tc>
      </w:tr>
      <w:tr w:rsidR="00FF253A" w14:paraId="2FF42BDC" w14:textId="77777777" w:rsidTr="000F4E83">
        <w:trPr>
          <w:trHeight w:val="191"/>
          <w:jc w:val="center"/>
          <w:ins w:id="2226" w:author="Li Yang" w:date="2023-05-15T13:08:00Z"/>
          <w:trPrChange w:id="2227" w:author="Li Yang" w:date="2023-05-15T13:09:00Z">
            <w:trPr>
              <w:trHeight w:val="199"/>
              <w:jc w:val="center"/>
            </w:trPr>
          </w:trPrChange>
        </w:trPr>
        <w:tc>
          <w:tcPr>
            <w:tcW w:w="2219" w:type="dxa"/>
            <w:gridSpan w:val="2"/>
            <w:tcPrChange w:id="2228" w:author="Li Yang" w:date="2023-05-15T13:09:00Z">
              <w:tcPr>
                <w:tcW w:w="2263" w:type="dxa"/>
                <w:gridSpan w:val="2"/>
              </w:tcPr>
            </w:tcPrChange>
          </w:tcPr>
          <w:p w14:paraId="75013211" w14:textId="77777777" w:rsidR="00FF253A" w:rsidRDefault="00FF253A">
            <w:pPr>
              <w:spacing w:line="230" w:lineRule="exact"/>
              <w:jc w:val="left"/>
              <w:rPr>
                <w:ins w:id="2229" w:author="Li Yang" w:date="2023-05-15T13:08:00Z"/>
                <w:rFonts w:cs="Times New Roman"/>
                <w:color w:val="C00000"/>
                <w:szCs w:val="21"/>
              </w:rPr>
              <w:pPrChange w:id="2230" w:author="Li Yang" w:date="2023-05-15T13:09:00Z">
                <w:pPr>
                  <w:spacing w:line="230" w:lineRule="exact"/>
                </w:pPr>
              </w:pPrChange>
            </w:pPr>
            <w:ins w:id="2231" w:author="Li Yang" w:date="2023-05-15T13:08:00Z">
              <w:r w:rsidRPr="00357EF8">
                <w:rPr>
                  <w:rFonts w:cs="Times New Roman" w:hint="eastAsia"/>
                  <w:color w:val="C00000"/>
                  <w:szCs w:val="21"/>
                </w:rPr>
                <w:t>N</w:t>
              </w:r>
              <w:r w:rsidRPr="00357EF8">
                <w:rPr>
                  <w:rFonts w:cs="Times New Roman"/>
                  <w:color w:val="C00000"/>
                  <w:szCs w:val="21"/>
                </w:rPr>
                <w:t>eT_defined Fields</w:t>
              </w:r>
            </w:ins>
          </w:p>
          <w:p w14:paraId="49EAB507" w14:textId="77777777" w:rsidR="00FF253A" w:rsidRPr="00357EF8" w:rsidRDefault="00FF253A">
            <w:pPr>
              <w:spacing w:line="230" w:lineRule="exact"/>
              <w:jc w:val="left"/>
              <w:rPr>
                <w:ins w:id="2232" w:author="Li Yang" w:date="2023-05-15T13:08:00Z"/>
                <w:rFonts w:cs="Times New Roman"/>
                <w:color w:val="C00000"/>
                <w:szCs w:val="21"/>
              </w:rPr>
              <w:pPrChange w:id="2233" w:author="Li Yang" w:date="2023-05-15T13:09:00Z">
                <w:pPr>
                  <w:spacing w:line="230" w:lineRule="exact"/>
                </w:pPr>
              </w:pPrChange>
            </w:pPr>
            <w:ins w:id="2234" w:author="Li Yang" w:date="2023-05-15T13:08:00Z">
              <w:r>
                <w:rPr>
                  <w:rFonts w:cs="Times New Roman" w:hint="eastAsia"/>
                  <w:color w:val="C00000"/>
                  <w:szCs w:val="21"/>
                </w:rPr>
                <w:t>（可选，</w:t>
              </w:r>
              <w:r>
                <w:rPr>
                  <w:rFonts w:cs="Times New Roman"/>
                  <w:color w:val="C00000"/>
                  <w:szCs w:val="21"/>
                </w:rPr>
                <w:t>22</w:t>
              </w:r>
              <w:r>
                <w:rPr>
                  <w:rFonts w:cs="Times New Roman" w:hint="eastAsia"/>
                  <w:color w:val="C00000"/>
                  <w:szCs w:val="21"/>
                </w:rPr>
                <w:t>byte</w:t>
              </w:r>
              <w:r>
                <w:rPr>
                  <w:rFonts w:cs="Times New Roman"/>
                  <w:color w:val="C00000"/>
                  <w:szCs w:val="21"/>
                </w:rPr>
                <w:t>s</w:t>
              </w:r>
              <w:r>
                <w:rPr>
                  <w:rFonts w:cs="Times New Roman" w:hint="eastAsia"/>
                  <w:color w:val="C00000"/>
                  <w:szCs w:val="21"/>
                </w:rPr>
                <w:t>）</w:t>
              </w:r>
            </w:ins>
          </w:p>
        </w:tc>
        <w:tc>
          <w:tcPr>
            <w:tcW w:w="12396" w:type="dxa"/>
            <w:gridSpan w:val="3"/>
            <w:vAlign w:val="center"/>
            <w:tcPrChange w:id="2235" w:author="Li Yang" w:date="2023-05-15T13:09:00Z">
              <w:tcPr>
                <w:tcW w:w="13041" w:type="dxa"/>
                <w:gridSpan w:val="3"/>
                <w:vAlign w:val="center"/>
              </w:tcPr>
            </w:tcPrChange>
          </w:tcPr>
          <w:p w14:paraId="4C2FBB50" w14:textId="77777777" w:rsidR="00FF253A" w:rsidRPr="003C6118" w:rsidRDefault="00FF253A" w:rsidP="0040509E">
            <w:pPr>
              <w:spacing w:line="230" w:lineRule="exact"/>
              <w:rPr>
                <w:ins w:id="2236" w:author="Li Yang" w:date="2023-05-15T13:08:00Z"/>
                <w:rFonts w:cs="Times New Roman"/>
                <w:color w:val="0070C0"/>
                <w:szCs w:val="21"/>
              </w:rPr>
            </w:pPr>
            <w:ins w:id="2237" w:author="Li Yang" w:date="2023-05-15T13:08:00Z">
              <w:r w:rsidRPr="003C6118">
                <w:rPr>
                  <w:rFonts w:cs="Times New Roman" w:hint="eastAsia"/>
                  <w:color w:val="0070C0"/>
                  <w:szCs w:val="21"/>
                </w:rPr>
                <w:t>网络增强传输定义字段，可选字段，变长，现阶段定义如下：</w:t>
              </w:r>
            </w:ins>
          </w:p>
          <w:p w14:paraId="5E31C9DF" w14:textId="309980A8" w:rsidR="00FF253A" w:rsidRPr="00632FEC" w:rsidRDefault="00FF253A" w:rsidP="00FF253A">
            <w:pPr>
              <w:pStyle w:val="ab"/>
              <w:numPr>
                <w:ilvl w:val="0"/>
                <w:numId w:val="59"/>
              </w:numPr>
              <w:spacing w:line="240" w:lineRule="exact"/>
              <w:ind w:firstLineChars="0"/>
              <w:rPr>
                <w:ins w:id="2238" w:author="Li Yang" w:date="2023-05-15T13:08:00Z"/>
                <w:rFonts w:ascii="仿宋" w:hAnsi="仿宋" w:cstheme="minorHAnsi"/>
                <w:sz w:val="21"/>
                <w:szCs w:val="21"/>
                <w:highlight w:val="cyan"/>
              </w:rPr>
            </w:pPr>
            <w:ins w:id="2239" w:author="Li Yang" w:date="2023-05-15T13:08:00Z">
              <w:r w:rsidRPr="00632FEC">
                <w:rPr>
                  <w:rFonts w:ascii="仿宋" w:hAnsi="仿宋" w:cstheme="minorHAnsi" w:hint="eastAsia"/>
                  <w:sz w:val="18"/>
                  <w:szCs w:val="21"/>
                  <w:highlight w:val="cyan"/>
                </w:rPr>
                <w:t>高可靠传输流标识（RFID）：</w:t>
              </w:r>
            </w:ins>
            <w:r w:rsidR="00632FEC">
              <w:rPr>
                <w:rFonts w:ascii="仿宋" w:hAnsi="仿宋" w:cstheme="minorHAnsi"/>
                <w:sz w:val="18"/>
                <w:szCs w:val="21"/>
                <w:highlight w:val="cyan"/>
              </w:rPr>
              <w:t>4</w:t>
            </w:r>
            <w:ins w:id="2240" w:author="Li Yang" w:date="2023-05-15T13:08:00Z">
              <w:r w:rsidRPr="00632FEC">
                <w:rPr>
                  <w:rFonts w:ascii="仿宋" w:hAnsi="仿宋" w:cstheme="minorHAnsi" w:hint="eastAsia"/>
                  <w:sz w:val="18"/>
                  <w:szCs w:val="21"/>
                  <w:highlight w:val="cyan"/>
                </w:rPr>
                <w:t>bytes，用于携带高</w:t>
              </w:r>
              <w:proofErr w:type="gramStart"/>
              <w:r w:rsidRPr="00632FEC">
                <w:rPr>
                  <w:rFonts w:ascii="仿宋" w:hAnsi="仿宋" w:cstheme="minorHAnsi" w:hint="eastAsia"/>
                  <w:sz w:val="18"/>
                  <w:szCs w:val="21"/>
                  <w:highlight w:val="cyan"/>
                </w:rPr>
                <w:t>可靠增强</w:t>
              </w:r>
              <w:proofErr w:type="gramEnd"/>
              <w:r w:rsidRPr="00632FEC">
                <w:rPr>
                  <w:rFonts w:ascii="仿宋" w:hAnsi="仿宋" w:cstheme="minorHAnsi" w:hint="eastAsia"/>
                  <w:sz w:val="18"/>
                  <w:szCs w:val="21"/>
                  <w:highlight w:val="cyan"/>
                </w:rPr>
                <w:t>传输的流标识，现阶段由发送方I</w:t>
              </w:r>
              <w:r w:rsidRPr="00632FEC">
                <w:rPr>
                  <w:rFonts w:ascii="仿宋" w:hAnsi="仿宋" w:cstheme="minorHAnsi"/>
                  <w:sz w:val="18"/>
                  <w:szCs w:val="21"/>
                  <w:highlight w:val="cyan"/>
                </w:rPr>
                <w:t>P</w:t>
              </w:r>
              <w:r w:rsidRPr="00632FEC">
                <w:rPr>
                  <w:rFonts w:ascii="仿宋" w:hAnsi="仿宋" w:cstheme="minorHAnsi" w:hint="eastAsia"/>
                  <w:sz w:val="18"/>
                  <w:szCs w:val="21"/>
                  <w:highlight w:val="cyan"/>
                </w:rPr>
                <w:t>和接收方I</w:t>
              </w:r>
              <w:r w:rsidRPr="00632FEC">
                <w:rPr>
                  <w:rFonts w:ascii="仿宋" w:hAnsi="仿宋" w:cstheme="minorHAnsi"/>
                  <w:sz w:val="18"/>
                  <w:szCs w:val="21"/>
                  <w:highlight w:val="cyan"/>
                </w:rPr>
                <w:t>P</w:t>
              </w:r>
              <w:r w:rsidRPr="00632FEC">
                <w:rPr>
                  <w:rFonts w:ascii="仿宋" w:hAnsi="仿宋" w:cstheme="minorHAnsi" w:hint="eastAsia"/>
                  <w:sz w:val="18"/>
                  <w:szCs w:val="21"/>
                  <w:highlight w:val="cyan"/>
                </w:rPr>
                <w:t>哈希得到</w:t>
              </w:r>
            </w:ins>
            <w:r w:rsidR="00632FEC">
              <w:rPr>
                <w:rFonts w:ascii="仿宋" w:hAnsi="仿宋" w:cstheme="minorHAnsi" w:hint="eastAsia"/>
                <w:sz w:val="18"/>
                <w:szCs w:val="21"/>
                <w:highlight w:val="cyan"/>
              </w:rPr>
              <w:t>【待讨论】</w:t>
            </w:r>
          </w:p>
          <w:p w14:paraId="371A59BD" w14:textId="77777777" w:rsidR="00FF253A" w:rsidRPr="003C6118" w:rsidRDefault="00FF253A" w:rsidP="00FF253A">
            <w:pPr>
              <w:pStyle w:val="ab"/>
              <w:numPr>
                <w:ilvl w:val="0"/>
                <w:numId w:val="59"/>
              </w:numPr>
              <w:spacing w:line="240" w:lineRule="exact"/>
              <w:ind w:firstLineChars="0"/>
              <w:rPr>
                <w:ins w:id="2241" w:author="Li Yang" w:date="2023-05-15T13:08:00Z"/>
                <w:rFonts w:ascii="仿宋" w:hAnsi="仿宋" w:cstheme="minorHAnsi"/>
                <w:sz w:val="21"/>
                <w:szCs w:val="21"/>
              </w:rPr>
            </w:pPr>
            <w:ins w:id="2242" w:author="Li Yang" w:date="2023-05-15T13:08:00Z">
              <w:r w:rsidRPr="003C6118">
                <w:rPr>
                  <w:rFonts w:ascii="仿宋" w:hAnsi="仿宋" w:cstheme="minorHAnsi" w:hint="eastAsia"/>
                  <w:sz w:val="18"/>
                  <w:szCs w:val="21"/>
                </w:rPr>
                <w:t>高可靠传输发送方地址（</w:t>
              </w:r>
              <w:r w:rsidRPr="003C6118">
                <w:rPr>
                  <w:rFonts w:ascii="仿宋" w:hAnsi="仿宋" w:cstheme="minorHAnsi"/>
                  <w:sz w:val="18"/>
                  <w:szCs w:val="21"/>
                </w:rPr>
                <w:t>RSIP</w:t>
              </w:r>
              <w:r w:rsidRPr="003C6118">
                <w:rPr>
                  <w:rFonts w:ascii="仿宋" w:hAnsi="仿宋" w:cstheme="minorHAnsi" w:hint="eastAsia"/>
                  <w:sz w:val="18"/>
                  <w:szCs w:val="21"/>
                </w:rPr>
                <w:t>）：</w:t>
              </w:r>
              <w:r w:rsidRPr="003C6118">
                <w:rPr>
                  <w:rFonts w:ascii="仿宋" w:hAnsi="仿宋" w:cstheme="minorHAnsi"/>
                  <w:sz w:val="18"/>
                  <w:szCs w:val="21"/>
                </w:rPr>
                <w:t>16bytes，</w:t>
              </w:r>
              <w:r w:rsidRPr="003C6118">
                <w:rPr>
                  <w:rFonts w:ascii="仿宋" w:hAnsi="仿宋" w:cstheme="minorHAnsi" w:hint="eastAsia"/>
                  <w:sz w:val="18"/>
                  <w:szCs w:val="21"/>
                </w:rPr>
                <w:t>用于携带高</w:t>
              </w:r>
              <w:proofErr w:type="gramStart"/>
              <w:r w:rsidRPr="003C6118">
                <w:rPr>
                  <w:rFonts w:ascii="仿宋" w:hAnsi="仿宋" w:cstheme="minorHAnsi" w:hint="eastAsia"/>
                  <w:sz w:val="18"/>
                  <w:szCs w:val="21"/>
                </w:rPr>
                <w:t>可靠增强</w:t>
              </w:r>
              <w:proofErr w:type="gramEnd"/>
              <w:r w:rsidRPr="003C6118">
                <w:rPr>
                  <w:rFonts w:ascii="仿宋" w:hAnsi="仿宋" w:cstheme="minorHAnsi" w:hint="eastAsia"/>
                  <w:sz w:val="18"/>
                  <w:szCs w:val="21"/>
                </w:rPr>
                <w:t>传输的发送方网络节点的</w:t>
              </w:r>
              <w:r w:rsidRPr="003C6118">
                <w:rPr>
                  <w:rFonts w:ascii="仿宋" w:hAnsi="仿宋" w:cstheme="minorHAnsi"/>
                  <w:sz w:val="18"/>
                  <w:szCs w:val="21"/>
                </w:rPr>
                <w:t>IP</w:t>
              </w:r>
              <w:r w:rsidRPr="003C6118">
                <w:rPr>
                  <w:rFonts w:ascii="仿宋" w:hAnsi="仿宋" w:cstheme="minorHAnsi" w:hint="eastAsia"/>
                  <w:sz w:val="18"/>
                  <w:szCs w:val="21"/>
                </w:rPr>
                <w:t>。</w:t>
              </w:r>
            </w:ins>
          </w:p>
          <w:p w14:paraId="08F16674" w14:textId="77777777" w:rsidR="00FF253A" w:rsidRPr="003C6118" w:rsidRDefault="00FF253A" w:rsidP="00FF253A">
            <w:pPr>
              <w:pStyle w:val="ab"/>
              <w:numPr>
                <w:ilvl w:val="0"/>
                <w:numId w:val="59"/>
              </w:numPr>
              <w:spacing w:line="240" w:lineRule="exact"/>
              <w:ind w:firstLineChars="0"/>
              <w:rPr>
                <w:ins w:id="2243" w:author="Li Yang" w:date="2023-05-15T13:08:00Z"/>
                <w:rFonts w:ascii="仿宋" w:hAnsi="仿宋" w:cstheme="minorHAnsi"/>
                <w:sz w:val="18"/>
                <w:szCs w:val="21"/>
              </w:rPr>
            </w:pPr>
            <w:ins w:id="2244" w:author="Li Yang" w:date="2023-05-15T13:08:00Z">
              <w:r w:rsidRPr="003C6118">
                <w:rPr>
                  <w:rFonts w:ascii="仿宋" w:hAnsi="仿宋" w:cstheme="minorHAnsi" w:hint="eastAsia"/>
                  <w:sz w:val="18"/>
                  <w:szCs w:val="21"/>
                </w:rPr>
                <w:t>高</w:t>
              </w:r>
              <w:proofErr w:type="gramStart"/>
              <w:r w:rsidRPr="003C6118">
                <w:rPr>
                  <w:rFonts w:ascii="仿宋" w:hAnsi="仿宋" w:cstheme="minorHAnsi" w:hint="eastAsia"/>
                  <w:sz w:val="18"/>
                  <w:szCs w:val="21"/>
                </w:rPr>
                <w:t>可靠增强</w:t>
              </w:r>
              <w:proofErr w:type="gramEnd"/>
              <w:r w:rsidRPr="003C6118">
                <w:rPr>
                  <w:rFonts w:ascii="仿宋" w:hAnsi="仿宋" w:cstheme="minorHAnsi" w:hint="eastAsia"/>
                  <w:sz w:val="18"/>
                  <w:szCs w:val="21"/>
                </w:rPr>
                <w:t>传输包序号（</w:t>
              </w:r>
              <w:r w:rsidRPr="003C6118">
                <w:rPr>
                  <w:rFonts w:ascii="仿宋" w:hAnsi="仿宋" w:cstheme="minorHAnsi"/>
                  <w:sz w:val="18"/>
                  <w:szCs w:val="21"/>
                </w:rPr>
                <w:t>RPN</w:t>
              </w:r>
              <w:r w:rsidRPr="003C6118">
                <w:rPr>
                  <w:rFonts w:ascii="仿宋" w:hAnsi="仿宋" w:cstheme="minorHAnsi" w:hint="eastAsia"/>
                  <w:sz w:val="18"/>
                  <w:szCs w:val="21"/>
                </w:rPr>
                <w:t>）：</w:t>
              </w:r>
              <w:r w:rsidRPr="003C6118">
                <w:rPr>
                  <w:rFonts w:ascii="仿宋" w:hAnsi="仿宋" w:cstheme="minorHAnsi"/>
                  <w:sz w:val="18"/>
                  <w:szCs w:val="21"/>
                </w:rPr>
                <w:t>4bytes，</w:t>
              </w:r>
              <w:r w:rsidRPr="003C6118">
                <w:rPr>
                  <w:rFonts w:ascii="仿宋" w:hAnsi="仿宋" w:cstheme="minorHAnsi" w:hint="eastAsia"/>
                  <w:sz w:val="18"/>
                  <w:szCs w:val="21"/>
                </w:rPr>
                <w:t>用于携带高</w:t>
              </w:r>
              <w:proofErr w:type="gramStart"/>
              <w:r w:rsidRPr="003C6118">
                <w:rPr>
                  <w:rFonts w:ascii="仿宋" w:hAnsi="仿宋" w:cstheme="minorHAnsi" w:hint="eastAsia"/>
                  <w:sz w:val="18"/>
                  <w:szCs w:val="21"/>
                </w:rPr>
                <w:t>可靠增强</w:t>
              </w:r>
              <w:proofErr w:type="gramEnd"/>
              <w:r w:rsidRPr="003C6118">
                <w:rPr>
                  <w:rFonts w:ascii="仿宋" w:hAnsi="仿宋" w:cstheme="minorHAnsi" w:hint="eastAsia"/>
                  <w:sz w:val="18"/>
                  <w:szCs w:val="21"/>
                </w:rPr>
                <w:t>传输机制数据包的序号，取值范围是：</w:t>
              </w:r>
              <w:r w:rsidRPr="003C6118">
                <w:rPr>
                  <w:rFonts w:ascii="仿宋" w:hAnsi="仿宋" w:cstheme="minorHAnsi"/>
                  <w:sz w:val="18"/>
                  <w:szCs w:val="21"/>
                </w:rPr>
                <w:t>0~2</w:t>
              </w:r>
              <w:r w:rsidRPr="003C6118">
                <w:rPr>
                  <w:rFonts w:ascii="仿宋" w:hAnsi="仿宋" w:cstheme="minorHAnsi"/>
                  <w:sz w:val="18"/>
                  <w:szCs w:val="21"/>
                  <w:vertAlign w:val="superscript"/>
                </w:rPr>
                <w:t>32</w:t>
              </w:r>
              <w:r w:rsidRPr="003C6118">
                <w:rPr>
                  <w:rFonts w:ascii="仿宋" w:hAnsi="仿宋" w:cstheme="minorHAnsi"/>
                  <w:sz w:val="18"/>
                  <w:szCs w:val="21"/>
                </w:rPr>
                <w:t>-1</w:t>
              </w:r>
            </w:ins>
          </w:p>
        </w:tc>
      </w:tr>
      <w:tr w:rsidR="00FF253A" w14:paraId="7DB128FB" w14:textId="77777777" w:rsidTr="000F4E83">
        <w:trPr>
          <w:trHeight w:val="62"/>
          <w:jc w:val="center"/>
          <w:ins w:id="2245" w:author="Li Yang" w:date="2023-05-15T13:08:00Z"/>
          <w:trPrChange w:id="2246" w:author="Li Yang" w:date="2023-05-15T13:09:00Z">
            <w:trPr>
              <w:trHeight w:val="65"/>
              <w:jc w:val="center"/>
            </w:trPr>
          </w:trPrChange>
        </w:trPr>
        <w:tc>
          <w:tcPr>
            <w:tcW w:w="2219" w:type="dxa"/>
            <w:gridSpan w:val="2"/>
            <w:vAlign w:val="center"/>
            <w:tcPrChange w:id="2247" w:author="Li Yang" w:date="2023-05-15T13:09:00Z">
              <w:tcPr>
                <w:tcW w:w="2263" w:type="dxa"/>
                <w:gridSpan w:val="2"/>
                <w:vAlign w:val="center"/>
              </w:tcPr>
            </w:tcPrChange>
          </w:tcPr>
          <w:p w14:paraId="454367D8" w14:textId="77777777" w:rsidR="00FF253A" w:rsidRPr="00944DB5" w:rsidRDefault="00FF253A">
            <w:pPr>
              <w:spacing w:line="230" w:lineRule="exact"/>
              <w:jc w:val="left"/>
              <w:rPr>
                <w:ins w:id="2248" w:author="Li Yang" w:date="2023-05-15T13:08:00Z"/>
                <w:rFonts w:cs="Times New Roman"/>
                <w:color w:val="C00000"/>
                <w:szCs w:val="21"/>
              </w:rPr>
              <w:pPrChange w:id="2249" w:author="Li Yang" w:date="2023-05-15T13:09:00Z">
                <w:pPr>
                  <w:spacing w:line="230" w:lineRule="exact"/>
                </w:pPr>
              </w:pPrChange>
            </w:pPr>
            <w:ins w:id="2250" w:author="Li Yang" w:date="2023-05-15T13:08:00Z">
              <w:r w:rsidRPr="00944DB5">
                <w:rPr>
                  <w:rFonts w:cs="Times New Roman"/>
                  <w:color w:val="C00000"/>
                  <w:szCs w:val="21"/>
                </w:rPr>
                <w:t>Reliable Related Fields</w:t>
              </w:r>
            </w:ins>
          </w:p>
        </w:tc>
        <w:tc>
          <w:tcPr>
            <w:tcW w:w="4579" w:type="dxa"/>
            <w:vAlign w:val="center"/>
            <w:tcPrChange w:id="2251" w:author="Li Yang" w:date="2023-05-15T13:09:00Z">
              <w:tcPr>
                <w:tcW w:w="4820" w:type="dxa"/>
                <w:vAlign w:val="center"/>
              </w:tcPr>
            </w:tcPrChange>
          </w:tcPr>
          <w:p w14:paraId="45F3A9E7" w14:textId="77777777" w:rsidR="00FF253A" w:rsidRPr="00944DB5" w:rsidRDefault="00FF253A" w:rsidP="0040509E">
            <w:pPr>
              <w:spacing w:line="230" w:lineRule="exact"/>
              <w:rPr>
                <w:ins w:id="2252" w:author="Li Yang" w:date="2023-05-15T13:08:00Z"/>
                <w:rFonts w:cs="Times New Roman"/>
                <w:szCs w:val="21"/>
              </w:rPr>
            </w:pPr>
            <w:ins w:id="2253" w:author="Li Yang" w:date="2023-05-15T13:08:00Z">
              <w:r w:rsidRPr="00944DB5">
                <w:rPr>
                  <w:rFonts w:cs="Times New Roman"/>
                  <w:szCs w:val="21"/>
                </w:rPr>
                <w:t>Offset</w:t>
              </w:r>
              <w:r w:rsidRPr="00944DB5">
                <w:rPr>
                  <w:rFonts w:cs="Times New Roman" w:hint="eastAsia"/>
                  <w:szCs w:val="21"/>
                </w:rPr>
                <w:t>（</w:t>
              </w:r>
              <w:r w:rsidRPr="00944DB5">
                <w:rPr>
                  <w:rFonts w:cs="Times New Roman" w:hint="eastAsia"/>
                  <w:szCs w:val="21"/>
                </w:rPr>
                <w:t>4</w:t>
              </w:r>
              <w:r w:rsidRPr="00944DB5">
                <w:rPr>
                  <w:rFonts w:cs="Times New Roman"/>
                  <w:szCs w:val="21"/>
                </w:rPr>
                <w:t>b</w:t>
              </w:r>
              <w:r w:rsidRPr="00944DB5">
                <w:rPr>
                  <w:rFonts w:cs="Times New Roman" w:hint="eastAsia"/>
                  <w:szCs w:val="21"/>
                </w:rPr>
                <w:t>ytes</w:t>
              </w:r>
              <w:r w:rsidRPr="00944DB5">
                <w:rPr>
                  <w:rFonts w:cs="Times New Roman" w:hint="eastAsia"/>
                  <w:szCs w:val="21"/>
                </w:rPr>
                <w:t>）</w:t>
              </w:r>
            </w:ins>
          </w:p>
          <w:p w14:paraId="2FC9D3FE" w14:textId="77777777" w:rsidR="00FF253A" w:rsidRPr="00944DB5" w:rsidRDefault="00FF253A" w:rsidP="0040509E">
            <w:pPr>
              <w:spacing w:line="230" w:lineRule="exact"/>
              <w:rPr>
                <w:ins w:id="2254" w:author="Li Yang" w:date="2023-05-15T13:08:00Z"/>
                <w:rFonts w:cs="Times New Roman"/>
                <w:szCs w:val="21"/>
              </w:rPr>
            </w:pPr>
            <w:ins w:id="2255" w:author="Li Yang" w:date="2023-05-15T13:08:00Z">
              <w:r w:rsidRPr="00944DB5">
                <w:rPr>
                  <w:rFonts w:cs="Times New Roman"/>
                  <w:szCs w:val="21"/>
                </w:rPr>
                <w:t>Length</w:t>
              </w:r>
              <w:r w:rsidRPr="00944DB5">
                <w:rPr>
                  <w:rFonts w:cs="Times New Roman" w:hint="eastAsia"/>
                  <w:szCs w:val="21"/>
                </w:rPr>
                <w:t>（</w:t>
              </w:r>
              <w:r w:rsidRPr="00944DB5">
                <w:rPr>
                  <w:rFonts w:cs="Times New Roman" w:hint="eastAsia"/>
                  <w:szCs w:val="21"/>
                </w:rPr>
                <w:t>4</w:t>
              </w:r>
              <w:r w:rsidRPr="00944DB5">
                <w:rPr>
                  <w:rFonts w:cs="Times New Roman"/>
                  <w:szCs w:val="21"/>
                </w:rPr>
                <w:t>b</w:t>
              </w:r>
              <w:r w:rsidRPr="00944DB5">
                <w:rPr>
                  <w:rFonts w:cs="Times New Roman" w:hint="eastAsia"/>
                  <w:szCs w:val="21"/>
                </w:rPr>
                <w:t>ytes</w:t>
              </w:r>
              <w:r w:rsidRPr="00944DB5">
                <w:rPr>
                  <w:rFonts w:cs="Times New Roman" w:hint="eastAsia"/>
                  <w:szCs w:val="21"/>
                </w:rPr>
                <w:t>）</w:t>
              </w:r>
            </w:ins>
          </w:p>
        </w:tc>
        <w:tc>
          <w:tcPr>
            <w:tcW w:w="3767" w:type="dxa"/>
            <w:vAlign w:val="center"/>
            <w:tcPrChange w:id="2256" w:author="Li Yang" w:date="2023-05-15T13:09:00Z">
              <w:tcPr>
                <w:tcW w:w="3969" w:type="dxa"/>
                <w:vAlign w:val="center"/>
              </w:tcPr>
            </w:tcPrChange>
          </w:tcPr>
          <w:p w14:paraId="6CD67F47" w14:textId="77777777" w:rsidR="00FF253A" w:rsidRPr="00944DB5" w:rsidRDefault="00FF253A" w:rsidP="0040509E">
            <w:pPr>
              <w:spacing w:line="230" w:lineRule="exact"/>
              <w:rPr>
                <w:ins w:id="2257" w:author="Li Yang" w:date="2023-05-15T13:08:00Z"/>
                <w:rFonts w:cs="Times New Roman"/>
                <w:szCs w:val="21"/>
              </w:rPr>
            </w:pPr>
            <w:ins w:id="2258" w:author="Li Yang" w:date="2023-05-15T13:08:00Z">
              <w:r w:rsidRPr="00944DB5">
                <w:rPr>
                  <w:rFonts w:cs="Times New Roman"/>
                  <w:szCs w:val="21"/>
                </w:rPr>
                <w:t>无</w:t>
              </w:r>
              <w:bookmarkStart w:id="2259" w:name="_GoBack"/>
              <w:bookmarkEnd w:id="2259"/>
            </w:ins>
          </w:p>
        </w:tc>
        <w:tc>
          <w:tcPr>
            <w:tcW w:w="4049" w:type="dxa"/>
            <w:vAlign w:val="center"/>
            <w:tcPrChange w:id="2260" w:author="Li Yang" w:date="2023-05-15T13:09:00Z">
              <w:tcPr>
                <w:tcW w:w="4252" w:type="dxa"/>
                <w:vAlign w:val="center"/>
              </w:tcPr>
            </w:tcPrChange>
          </w:tcPr>
          <w:p w14:paraId="7BDDB5FC" w14:textId="77777777" w:rsidR="00FF253A" w:rsidRPr="00944DB5" w:rsidRDefault="00FF253A" w:rsidP="0040509E">
            <w:pPr>
              <w:spacing w:line="230" w:lineRule="exact"/>
              <w:rPr>
                <w:ins w:id="2261" w:author="Li Yang" w:date="2023-05-15T13:08:00Z"/>
                <w:rFonts w:cs="Times New Roman"/>
                <w:szCs w:val="21"/>
              </w:rPr>
            </w:pPr>
            <w:ins w:id="2262" w:author="Li Yang" w:date="2023-05-15T13:08:00Z">
              <w:r w:rsidRPr="00944DB5">
                <w:rPr>
                  <w:rFonts w:cs="Times New Roman"/>
                  <w:szCs w:val="21"/>
                </w:rPr>
                <w:t>Offset</w:t>
              </w:r>
              <w:r w:rsidRPr="00944DB5">
                <w:rPr>
                  <w:rFonts w:cs="Times New Roman" w:hint="eastAsia"/>
                  <w:szCs w:val="21"/>
                </w:rPr>
                <w:t>（变长</w:t>
              </w:r>
              <w:r>
                <w:rPr>
                  <w:rFonts w:cs="Times New Roman" w:hint="eastAsia"/>
                  <w:szCs w:val="21"/>
                </w:rPr>
                <w:t>，</w:t>
              </w:r>
              <w:r w:rsidRPr="00FF3F12">
                <w:rPr>
                  <w:rFonts w:ascii="仿宋" w:hAnsi="仿宋"/>
                  <w:szCs w:val="21"/>
                </w:rPr>
                <w:t>1</w:t>
              </w:r>
              <w:r>
                <w:rPr>
                  <w:rFonts w:ascii="仿宋" w:hAnsi="仿宋" w:hint="eastAsia"/>
                  <w:szCs w:val="21"/>
                </w:rPr>
                <w:t>/</w:t>
              </w:r>
              <w:r w:rsidRPr="00FF3F12">
                <w:rPr>
                  <w:rFonts w:ascii="仿宋" w:hAnsi="仿宋"/>
                  <w:szCs w:val="21"/>
                </w:rPr>
                <w:t>2</w:t>
              </w:r>
              <w:r>
                <w:rPr>
                  <w:rFonts w:ascii="仿宋" w:hAnsi="仿宋"/>
                  <w:szCs w:val="21"/>
                </w:rPr>
                <w:t>/</w:t>
              </w:r>
              <w:r w:rsidRPr="00FF3F12">
                <w:rPr>
                  <w:rFonts w:ascii="仿宋" w:hAnsi="仿宋"/>
                  <w:szCs w:val="21"/>
                </w:rPr>
                <w:t>4</w:t>
              </w:r>
              <w:r>
                <w:rPr>
                  <w:rFonts w:ascii="仿宋" w:hAnsi="仿宋"/>
                  <w:szCs w:val="21"/>
                </w:rPr>
                <w:t>/</w:t>
              </w:r>
              <w:r w:rsidRPr="00FF3F12">
                <w:rPr>
                  <w:rFonts w:ascii="仿宋" w:hAnsi="仿宋"/>
                  <w:szCs w:val="21"/>
                </w:rPr>
                <w:t>8</w:t>
              </w:r>
              <w:r>
                <w:rPr>
                  <w:rFonts w:ascii="仿宋" w:hAnsi="仿宋" w:hint="eastAsia"/>
                  <w:szCs w:val="21"/>
                </w:rPr>
                <w:t>bytes</w:t>
              </w:r>
              <w:r w:rsidRPr="00944DB5">
                <w:rPr>
                  <w:rFonts w:cs="Times New Roman" w:hint="eastAsia"/>
                  <w:szCs w:val="21"/>
                </w:rPr>
                <w:t>）</w:t>
              </w:r>
            </w:ins>
          </w:p>
          <w:p w14:paraId="039B73AB" w14:textId="77777777" w:rsidR="00FF253A" w:rsidRPr="00944DB5" w:rsidRDefault="00FF253A" w:rsidP="0040509E">
            <w:pPr>
              <w:spacing w:line="230" w:lineRule="exact"/>
              <w:rPr>
                <w:ins w:id="2263" w:author="Li Yang" w:date="2023-05-15T13:08:00Z"/>
                <w:rFonts w:cs="Times New Roman"/>
                <w:szCs w:val="21"/>
              </w:rPr>
            </w:pPr>
            <w:ins w:id="2264" w:author="Li Yang" w:date="2023-05-15T13:08:00Z">
              <w:r w:rsidRPr="00944DB5">
                <w:rPr>
                  <w:rFonts w:cs="Times New Roman"/>
                  <w:szCs w:val="21"/>
                </w:rPr>
                <w:t>Length</w:t>
              </w:r>
              <w:r w:rsidRPr="00944DB5">
                <w:rPr>
                  <w:rFonts w:cs="Times New Roman" w:hint="eastAsia"/>
                  <w:szCs w:val="21"/>
                </w:rPr>
                <w:t>（变长</w:t>
              </w:r>
              <w:r>
                <w:rPr>
                  <w:rFonts w:cs="Times New Roman" w:hint="eastAsia"/>
                  <w:szCs w:val="21"/>
                </w:rPr>
                <w:t>，</w:t>
              </w:r>
              <w:r w:rsidRPr="00FF3F12">
                <w:rPr>
                  <w:rFonts w:ascii="仿宋" w:hAnsi="仿宋"/>
                  <w:szCs w:val="21"/>
                </w:rPr>
                <w:t>1</w:t>
              </w:r>
              <w:r>
                <w:rPr>
                  <w:rFonts w:ascii="仿宋" w:hAnsi="仿宋"/>
                  <w:szCs w:val="21"/>
                </w:rPr>
                <w:t>/</w:t>
              </w:r>
              <w:r w:rsidRPr="00FF3F12">
                <w:rPr>
                  <w:rFonts w:ascii="仿宋" w:hAnsi="仿宋"/>
                  <w:szCs w:val="21"/>
                </w:rPr>
                <w:t>2</w:t>
              </w:r>
              <w:r>
                <w:rPr>
                  <w:rFonts w:ascii="仿宋" w:hAnsi="仿宋"/>
                  <w:szCs w:val="21"/>
                </w:rPr>
                <w:t>/</w:t>
              </w:r>
              <w:r w:rsidRPr="00FF3F12">
                <w:rPr>
                  <w:rFonts w:ascii="仿宋" w:hAnsi="仿宋"/>
                  <w:szCs w:val="21"/>
                </w:rPr>
                <w:t>4</w:t>
              </w:r>
              <w:r>
                <w:rPr>
                  <w:rFonts w:ascii="仿宋" w:hAnsi="仿宋"/>
                  <w:szCs w:val="21"/>
                </w:rPr>
                <w:t>/</w:t>
              </w:r>
              <w:r w:rsidRPr="00FF3F12">
                <w:rPr>
                  <w:rFonts w:ascii="仿宋" w:hAnsi="仿宋"/>
                  <w:szCs w:val="21"/>
                </w:rPr>
                <w:t>8</w:t>
              </w:r>
              <w:r>
                <w:rPr>
                  <w:rFonts w:ascii="仿宋" w:hAnsi="仿宋" w:hint="eastAsia"/>
                  <w:szCs w:val="21"/>
                </w:rPr>
                <w:t>bytes</w:t>
              </w:r>
              <w:r w:rsidRPr="00944DB5">
                <w:rPr>
                  <w:rFonts w:cs="Times New Roman" w:hint="eastAsia"/>
                  <w:szCs w:val="21"/>
                </w:rPr>
                <w:t>）</w:t>
              </w:r>
            </w:ins>
          </w:p>
        </w:tc>
      </w:tr>
      <w:tr w:rsidR="00FF253A" w14:paraId="7209BD94" w14:textId="77777777" w:rsidTr="000F4E83">
        <w:trPr>
          <w:trHeight w:val="60"/>
          <w:jc w:val="center"/>
          <w:ins w:id="2265" w:author="Li Yang" w:date="2023-05-15T13:08:00Z"/>
          <w:trPrChange w:id="2266" w:author="Li Yang" w:date="2023-05-15T13:09:00Z">
            <w:trPr>
              <w:trHeight w:val="63"/>
              <w:jc w:val="center"/>
            </w:trPr>
          </w:trPrChange>
        </w:trPr>
        <w:tc>
          <w:tcPr>
            <w:tcW w:w="2219" w:type="dxa"/>
            <w:gridSpan w:val="2"/>
            <w:vAlign w:val="center"/>
            <w:tcPrChange w:id="2267" w:author="Li Yang" w:date="2023-05-15T13:09:00Z">
              <w:tcPr>
                <w:tcW w:w="2263" w:type="dxa"/>
                <w:gridSpan w:val="2"/>
                <w:vAlign w:val="center"/>
              </w:tcPr>
            </w:tcPrChange>
          </w:tcPr>
          <w:p w14:paraId="107E186D" w14:textId="77777777" w:rsidR="00FF253A" w:rsidRPr="00944DB5" w:rsidRDefault="00FF253A">
            <w:pPr>
              <w:spacing w:line="230" w:lineRule="exact"/>
              <w:jc w:val="left"/>
              <w:rPr>
                <w:ins w:id="2268" w:author="Li Yang" w:date="2023-05-15T13:08:00Z"/>
                <w:rFonts w:cs="Times New Roman"/>
                <w:color w:val="C00000"/>
                <w:szCs w:val="21"/>
              </w:rPr>
              <w:pPrChange w:id="2269" w:author="Li Yang" w:date="2023-05-15T13:09:00Z">
                <w:pPr>
                  <w:spacing w:line="230" w:lineRule="exact"/>
                </w:pPr>
              </w:pPrChange>
            </w:pPr>
            <w:ins w:id="2270" w:author="Li Yang" w:date="2023-05-15T13:08:00Z">
              <w:r w:rsidRPr="00944DB5">
                <w:rPr>
                  <w:rFonts w:cs="Times New Roman"/>
                  <w:color w:val="C00000"/>
                  <w:szCs w:val="21"/>
                </w:rPr>
                <w:t>Optional Fields</w:t>
              </w:r>
            </w:ins>
          </w:p>
        </w:tc>
        <w:tc>
          <w:tcPr>
            <w:tcW w:w="4579" w:type="dxa"/>
            <w:vAlign w:val="center"/>
            <w:tcPrChange w:id="2271" w:author="Li Yang" w:date="2023-05-15T13:09:00Z">
              <w:tcPr>
                <w:tcW w:w="4820" w:type="dxa"/>
                <w:vAlign w:val="center"/>
              </w:tcPr>
            </w:tcPrChange>
          </w:tcPr>
          <w:p w14:paraId="507BCF29" w14:textId="77777777" w:rsidR="00FF253A" w:rsidRPr="00944DB5" w:rsidRDefault="00FF253A" w:rsidP="0040509E">
            <w:pPr>
              <w:spacing w:line="230" w:lineRule="exact"/>
              <w:rPr>
                <w:ins w:id="2272" w:author="Li Yang" w:date="2023-05-15T13:08:00Z"/>
                <w:rFonts w:cs="Times New Roman"/>
                <w:szCs w:val="21"/>
              </w:rPr>
            </w:pPr>
            <w:ins w:id="2273" w:author="Li Yang" w:date="2023-05-15T13:08:00Z">
              <w:r w:rsidRPr="00944DB5">
                <w:rPr>
                  <w:rFonts w:cs="Times New Roman" w:hint="eastAsia"/>
                  <w:szCs w:val="21"/>
                </w:rPr>
                <w:t>C</w:t>
              </w:r>
              <w:r w:rsidRPr="00944DB5">
                <w:rPr>
                  <w:rFonts w:cs="Times New Roman"/>
                  <w:szCs w:val="21"/>
                </w:rPr>
                <w:t>hunk Size</w:t>
              </w:r>
              <w:r w:rsidRPr="00944DB5">
                <w:rPr>
                  <w:rFonts w:cs="Times New Roman" w:hint="eastAsia"/>
                  <w:szCs w:val="21"/>
                </w:rPr>
                <w:t>（</w:t>
              </w:r>
              <w:r w:rsidRPr="00944DB5">
                <w:rPr>
                  <w:rFonts w:cs="Times New Roman" w:hint="eastAsia"/>
                  <w:szCs w:val="21"/>
                </w:rPr>
                <w:t>4</w:t>
              </w:r>
              <w:r w:rsidRPr="00944DB5">
                <w:rPr>
                  <w:rFonts w:cs="Times New Roman"/>
                  <w:szCs w:val="21"/>
                </w:rPr>
                <w:t>b</w:t>
              </w:r>
              <w:r w:rsidRPr="00944DB5">
                <w:rPr>
                  <w:rFonts w:cs="Times New Roman" w:hint="eastAsia"/>
                  <w:szCs w:val="21"/>
                </w:rPr>
                <w:t>ytes</w:t>
              </w:r>
              <w:r w:rsidRPr="00944DB5">
                <w:rPr>
                  <w:rFonts w:cs="Times New Roman" w:hint="eastAsia"/>
                  <w:szCs w:val="21"/>
                </w:rPr>
                <w:t>）</w:t>
              </w:r>
            </w:ins>
          </w:p>
          <w:p w14:paraId="38C72F43" w14:textId="77777777" w:rsidR="00FF253A" w:rsidRPr="00944DB5" w:rsidRDefault="00FF253A" w:rsidP="0040509E">
            <w:pPr>
              <w:spacing w:line="230" w:lineRule="exact"/>
              <w:rPr>
                <w:ins w:id="2274" w:author="Li Yang" w:date="2023-05-15T13:08:00Z"/>
                <w:rFonts w:cs="Times New Roman"/>
                <w:szCs w:val="21"/>
              </w:rPr>
            </w:pPr>
            <w:ins w:id="2275" w:author="Li Yang" w:date="2023-05-15T13:08:00Z">
              <w:r w:rsidRPr="00944DB5">
                <w:rPr>
                  <w:rFonts w:cs="Times New Roman" w:hint="eastAsia"/>
                  <w:szCs w:val="21"/>
                </w:rPr>
                <w:t>Chunk</w:t>
              </w:r>
              <w:r w:rsidRPr="00944DB5">
                <w:rPr>
                  <w:rFonts w:cs="Times New Roman"/>
                  <w:szCs w:val="21"/>
                </w:rPr>
                <w:t xml:space="preserve"> Checksum</w:t>
              </w:r>
              <w:r w:rsidRPr="00944DB5">
                <w:rPr>
                  <w:rFonts w:cs="Times New Roman" w:hint="eastAsia"/>
                  <w:szCs w:val="21"/>
                </w:rPr>
                <w:t>（</w:t>
              </w:r>
              <w:r w:rsidRPr="00944DB5">
                <w:rPr>
                  <w:rFonts w:cs="Times New Roman" w:hint="eastAsia"/>
                  <w:szCs w:val="21"/>
                </w:rPr>
                <w:t>4</w:t>
              </w:r>
              <w:r w:rsidRPr="00944DB5">
                <w:rPr>
                  <w:rFonts w:cs="Times New Roman"/>
                  <w:szCs w:val="21"/>
                </w:rPr>
                <w:t>b</w:t>
              </w:r>
              <w:r w:rsidRPr="00944DB5">
                <w:rPr>
                  <w:rFonts w:cs="Times New Roman" w:hint="eastAsia"/>
                  <w:szCs w:val="21"/>
                </w:rPr>
                <w:t>ytes</w:t>
              </w:r>
              <w:r w:rsidRPr="00944DB5">
                <w:rPr>
                  <w:rFonts w:cs="Times New Roman" w:hint="eastAsia"/>
                  <w:szCs w:val="21"/>
                </w:rPr>
                <w:t>）</w:t>
              </w:r>
            </w:ins>
          </w:p>
        </w:tc>
        <w:tc>
          <w:tcPr>
            <w:tcW w:w="3767" w:type="dxa"/>
            <w:vAlign w:val="center"/>
            <w:tcPrChange w:id="2276" w:author="Li Yang" w:date="2023-05-15T13:09:00Z">
              <w:tcPr>
                <w:tcW w:w="3969" w:type="dxa"/>
                <w:vAlign w:val="center"/>
              </w:tcPr>
            </w:tcPrChange>
          </w:tcPr>
          <w:p w14:paraId="4C6CEF3C" w14:textId="77777777" w:rsidR="00FF253A" w:rsidRPr="00944DB5" w:rsidRDefault="00FF253A" w:rsidP="0040509E">
            <w:pPr>
              <w:spacing w:line="230" w:lineRule="exact"/>
              <w:rPr>
                <w:ins w:id="2277" w:author="Li Yang" w:date="2023-05-15T13:08:00Z"/>
                <w:rFonts w:cs="Times New Roman"/>
                <w:szCs w:val="21"/>
              </w:rPr>
            </w:pPr>
            <w:ins w:id="2278" w:author="Li Yang" w:date="2023-05-15T13:08:00Z">
              <w:r w:rsidRPr="00944DB5">
                <w:rPr>
                  <w:rFonts w:cs="Times New Roman"/>
                  <w:szCs w:val="21"/>
                </w:rPr>
                <w:t>无</w:t>
              </w:r>
            </w:ins>
          </w:p>
        </w:tc>
        <w:tc>
          <w:tcPr>
            <w:tcW w:w="4049" w:type="dxa"/>
            <w:vAlign w:val="center"/>
            <w:tcPrChange w:id="2279" w:author="Li Yang" w:date="2023-05-15T13:09:00Z">
              <w:tcPr>
                <w:tcW w:w="4252" w:type="dxa"/>
                <w:vAlign w:val="center"/>
              </w:tcPr>
            </w:tcPrChange>
          </w:tcPr>
          <w:p w14:paraId="0A22BF18" w14:textId="77777777" w:rsidR="00FF253A" w:rsidRPr="00944DB5" w:rsidRDefault="00FF253A" w:rsidP="0040509E">
            <w:pPr>
              <w:spacing w:line="230" w:lineRule="exact"/>
              <w:rPr>
                <w:ins w:id="2280" w:author="Li Yang" w:date="2023-05-15T13:08:00Z"/>
                <w:rFonts w:cs="Times New Roman"/>
                <w:szCs w:val="21"/>
              </w:rPr>
            </w:pPr>
            <w:ins w:id="2281" w:author="Li Yang" w:date="2023-05-15T13:08:00Z">
              <w:r>
                <w:rPr>
                  <w:rFonts w:cs="Times New Roman" w:hint="eastAsia"/>
                  <w:szCs w:val="21"/>
                </w:rPr>
                <w:t>无</w:t>
              </w:r>
            </w:ins>
          </w:p>
        </w:tc>
      </w:tr>
      <w:tr w:rsidR="00FF253A" w14:paraId="587C4A9D" w14:textId="77777777" w:rsidTr="000F4E83">
        <w:trPr>
          <w:trHeight w:val="60"/>
          <w:jc w:val="center"/>
          <w:ins w:id="2282" w:author="Li Yang" w:date="2023-05-15T13:08:00Z"/>
          <w:trPrChange w:id="2283" w:author="Li Yang" w:date="2023-05-15T13:09:00Z">
            <w:trPr>
              <w:trHeight w:val="63"/>
              <w:jc w:val="center"/>
            </w:trPr>
          </w:trPrChange>
        </w:trPr>
        <w:tc>
          <w:tcPr>
            <w:tcW w:w="2219" w:type="dxa"/>
            <w:gridSpan w:val="2"/>
            <w:vAlign w:val="center"/>
            <w:tcPrChange w:id="2284" w:author="Li Yang" w:date="2023-05-15T13:09:00Z">
              <w:tcPr>
                <w:tcW w:w="2263" w:type="dxa"/>
                <w:gridSpan w:val="2"/>
                <w:vAlign w:val="center"/>
              </w:tcPr>
            </w:tcPrChange>
          </w:tcPr>
          <w:p w14:paraId="7ABACA01" w14:textId="77777777" w:rsidR="00FF253A" w:rsidRPr="003C6118" w:rsidRDefault="00FF253A">
            <w:pPr>
              <w:spacing w:line="230" w:lineRule="exact"/>
              <w:jc w:val="left"/>
              <w:rPr>
                <w:ins w:id="2285" w:author="Li Yang" w:date="2023-05-15T13:08:00Z"/>
                <w:rFonts w:cs="Times New Roman"/>
                <w:b/>
                <w:color w:val="C00000"/>
                <w:szCs w:val="21"/>
              </w:rPr>
              <w:pPrChange w:id="2286" w:author="Li Yang" w:date="2023-05-15T13:09:00Z">
                <w:pPr>
                  <w:spacing w:line="230" w:lineRule="exact"/>
                </w:pPr>
              </w:pPrChange>
            </w:pPr>
            <w:ins w:id="2287" w:author="Li Yang" w:date="2023-05-15T13:08:00Z">
              <w:r w:rsidRPr="003C6118">
                <w:rPr>
                  <w:rFonts w:cs="Times New Roman" w:hint="eastAsia"/>
                  <w:b/>
                  <w:color w:val="C00000"/>
                  <w:szCs w:val="21"/>
                </w:rPr>
                <w:t>首部总长度</w:t>
              </w:r>
            </w:ins>
          </w:p>
        </w:tc>
        <w:tc>
          <w:tcPr>
            <w:tcW w:w="4579" w:type="dxa"/>
            <w:vAlign w:val="center"/>
            <w:tcPrChange w:id="2288" w:author="Li Yang" w:date="2023-05-15T13:09:00Z">
              <w:tcPr>
                <w:tcW w:w="4820" w:type="dxa"/>
                <w:vAlign w:val="center"/>
              </w:tcPr>
            </w:tcPrChange>
          </w:tcPr>
          <w:p w14:paraId="6AE47049" w14:textId="77777777" w:rsidR="00FF253A" w:rsidRPr="00944DB5" w:rsidRDefault="00FF253A" w:rsidP="0040509E">
            <w:pPr>
              <w:spacing w:line="230" w:lineRule="exact"/>
              <w:rPr>
                <w:ins w:id="2289" w:author="Li Yang" w:date="2023-05-15T13:08:00Z"/>
                <w:rFonts w:cs="Times New Roman"/>
                <w:szCs w:val="21"/>
              </w:rPr>
            </w:pPr>
            <w:ins w:id="2290" w:author="Li Yang" w:date="2023-05-15T13:08:00Z">
              <w:r w:rsidRPr="000A6F83">
                <w:rPr>
                  <w:rFonts w:cs="Times New Roman"/>
                  <w:szCs w:val="21"/>
                  <w:highlight w:val="yellow"/>
                </w:rPr>
                <w:t>27bytes</w:t>
              </w:r>
              <w:r>
                <w:rPr>
                  <w:rFonts w:cs="Times New Roman"/>
                  <w:szCs w:val="21"/>
                </w:rPr>
                <w:t>/49bytes/</w:t>
              </w:r>
              <w:r w:rsidRPr="000A6F83">
                <w:rPr>
                  <w:rFonts w:cs="Times New Roman"/>
                  <w:szCs w:val="21"/>
                  <w:highlight w:val="yellow"/>
                </w:rPr>
                <w:t>57bytes</w:t>
              </w:r>
            </w:ins>
          </w:p>
        </w:tc>
        <w:tc>
          <w:tcPr>
            <w:tcW w:w="3767" w:type="dxa"/>
            <w:vAlign w:val="center"/>
            <w:tcPrChange w:id="2291" w:author="Li Yang" w:date="2023-05-15T13:09:00Z">
              <w:tcPr>
                <w:tcW w:w="3969" w:type="dxa"/>
                <w:vAlign w:val="center"/>
              </w:tcPr>
            </w:tcPrChange>
          </w:tcPr>
          <w:p w14:paraId="58B49E53" w14:textId="77777777" w:rsidR="00FF253A" w:rsidRPr="00944DB5" w:rsidRDefault="00FF253A" w:rsidP="0040509E">
            <w:pPr>
              <w:spacing w:line="230" w:lineRule="exact"/>
              <w:rPr>
                <w:ins w:id="2292" w:author="Li Yang" w:date="2023-05-15T13:08:00Z"/>
                <w:rFonts w:cs="Times New Roman"/>
                <w:szCs w:val="21"/>
              </w:rPr>
            </w:pPr>
            <w:ins w:id="2293" w:author="Li Yang" w:date="2023-05-15T13:08:00Z">
              <w:r w:rsidRPr="000A6F83">
                <w:rPr>
                  <w:rFonts w:cs="Times New Roman"/>
                  <w:szCs w:val="21"/>
                  <w:highlight w:val="yellow"/>
                </w:rPr>
                <w:t>19bytes/41bytes</w:t>
              </w:r>
            </w:ins>
          </w:p>
        </w:tc>
        <w:tc>
          <w:tcPr>
            <w:tcW w:w="4049" w:type="dxa"/>
            <w:vAlign w:val="center"/>
            <w:tcPrChange w:id="2294" w:author="Li Yang" w:date="2023-05-15T13:09:00Z">
              <w:tcPr>
                <w:tcW w:w="4252" w:type="dxa"/>
                <w:vAlign w:val="center"/>
              </w:tcPr>
            </w:tcPrChange>
          </w:tcPr>
          <w:p w14:paraId="242AAF18" w14:textId="77777777" w:rsidR="00FF253A" w:rsidRDefault="00FF253A" w:rsidP="0040509E">
            <w:pPr>
              <w:spacing w:line="230" w:lineRule="exact"/>
              <w:rPr>
                <w:ins w:id="2295" w:author="Li Yang" w:date="2023-05-15T13:08:00Z"/>
                <w:rFonts w:cs="Times New Roman"/>
                <w:szCs w:val="21"/>
              </w:rPr>
            </w:pPr>
            <w:ins w:id="2296" w:author="Li Yang" w:date="2023-05-15T13:08:00Z">
              <w:r w:rsidRPr="000A6F83">
                <w:rPr>
                  <w:rFonts w:cs="Times New Roman" w:hint="eastAsia"/>
                  <w:szCs w:val="21"/>
                  <w:highlight w:val="yellow"/>
                </w:rPr>
                <w:t>2</w:t>
              </w:r>
              <w:r w:rsidRPr="000A6F83">
                <w:rPr>
                  <w:rFonts w:cs="Times New Roman"/>
                  <w:szCs w:val="21"/>
                  <w:highlight w:val="yellow"/>
                </w:rPr>
                <w:t>1bytes</w:t>
              </w:r>
              <w:r>
                <w:rPr>
                  <w:rFonts w:cs="Times New Roman" w:hint="eastAsia"/>
                  <w:szCs w:val="21"/>
                </w:rPr>
                <w:t>/2</w:t>
              </w:r>
              <w:r>
                <w:rPr>
                  <w:rFonts w:cs="Times New Roman"/>
                  <w:szCs w:val="21"/>
                </w:rPr>
                <w:t>3</w:t>
              </w:r>
              <w:r>
                <w:rPr>
                  <w:rFonts w:cs="Times New Roman" w:hint="eastAsia"/>
                  <w:szCs w:val="21"/>
                </w:rPr>
                <w:t>bytes/2</w:t>
              </w:r>
              <w:r>
                <w:rPr>
                  <w:rFonts w:cs="Times New Roman"/>
                  <w:szCs w:val="21"/>
                </w:rPr>
                <w:t>7</w:t>
              </w:r>
              <w:r>
                <w:rPr>
                  <w:rFonts w:cs="Times New Roman" w:hint="eastAsia"/>
                  <w:szCs w:val="21"/>
                </w:rPr>
                <w:t>bytes/3</w:t>
              </w:r>
              <w:r>
                <w:rPr>
                  <w:rFonts w:cs="Times New Roman"/>
                  <w:szCs w:val="21"/>
                </w:rPr>
                <w:t>5</w:t>
              </w:r>
              <w:r>
                <w:rPr>
                  <w:rFonts w:cs="Times New Roman" w:hint="eastAsia"/>
                  <w:szCs w:val="21"/>
                </w:rPr>
                <w:t>bytes</w:t>
              </w:r>
            </w:ins>
          </w:p>
          <w:p w14:paraId="148BF680" w14:textId="77777777" w:rsidR="00FF253A" w:rsidRDefault="00FF253A" w:rsidP="0040509E">
            <w:pPr>
              <w:spacing w:line="230" w:lineRule="exact"/>
              <w:rPr>
                <w:ins w:id="2297" w:author="Li Yang" w:date="2023-05-15T13:08:00Z"/>
                <w:rFonts w:cs="Times New Roman"/>
                <w:szCs w:val="21"/>
              </w:rPr>
            </w:pPr>
            <w:ins w:id="2298" w:author="Li Yang" w:date="2023-05-15T13:08:00Z">
              <w:r>
                <w:rPr>
                  <w:rFonts w:cs="Times New Roman" w:hint="eastAsia"/>
                  <w:szCs w:val="21"/>
                </w:rPr>
                <w:t>4</w:t>
              </w:r>
              <w:r>
                <w:rPr>
                  <w:rFonts w:cs="Times New Roman"/>
                  <w:szCs w:val="21"/>
                </w:rPr>
                <w:t>3bytes</w:t>
              </w:r>
              <w:r>
                <w:rPr>
                  <w:rFonts w:cs="Times New Roman" w:hint="eastAsia"/>
                  <w:szCs w:val="21"/>
                </w:rPr>
                <w:t>/4</w:t>
              </w:r>
              <w:r>
                <w:rPr>
                  <w:rFonts w:cs="Times New Roman"/>
                  <w:szCs w:val="21"/>
                </w:rPr>
                <w:t>5</w:t>
              </w:r>
              <w:r>
                <w:rPr>
                  <w:rFonts w:cs="Times New Roman" w:hint="eastAsia"/>
                  <w:szCs w:val="21"/>
                </w:rPr>
                <w:t>bytes/4</w:t>
              </w:r>
              <w:r>
                <w:rPr>
                  <w:rFonts w:cs="Times New Roman"/>
                  <w:szCs w:val="21"/>
                </w:rPr>
                <w:t>9</w:t>
              </w:r>
              <w:r>
                <w:rPr>
                  <w:rFonts w:cs="Times New Roman" w:hint="eastAsia"/>
                  <w:szCs w:val="21"/>
                </w:rPr>
                <w:t>bytes</w:t>
              </w:r>
              <w:r>
                <w:rPr>
                  <w:rFonts w:cs="Times New Roman"/>
                  <w:szCs w:val="21"/>
                </w:rPr>
                <w:t>/</w:t>
              </w:r>
              <w:r w:rsidRPr="000A6F83">
                <w:rPr>
                  <w:rFonts w:cs="Times New Roman"/>
                  <w:szCs w:val="21"/>
                  <w:highlight w:val="yellow"/>
                </w:rPr>
                <w:t>57bytes</w:t>
              </w:r>
            </w:ins>
          </w:p>
        </w:tc>
      </w:tr>
    </w:tbl>
    <w:p w14:paraId="533316A3" w14:textId="77777777" w:rsidR="00FF253A" w:rsidRDefault="00FF253A" w:rsidP="00FF253A">
      <w:pPr>
        <w:rPr>
          <w:ins w:id="2299" w:author="Li Yang" w:date="2023-05-15T13:08:00Z"/>
        </w:rPr>
      </w:pPr>
      <w:ins w:id="2300" w:author="Li Yang" w:date="2023-05-15T13:08:00Z">
        <w:r>
          <w:rPr>
            <w:rFonts w:hint="eastAsia"/>
          </w:rPr>
          <w:lastRenderedPageBreak/>
          <w:t>传输层偏好定义</w:t>
        </w:r>
      </w:ins>
    </w:p>
    <w:p w14:paraId="69F84846" w14:textId="5EFF87E6" w:rsidR="00FF253A" w:rsidRDefault="00FF253A" w:rsidP="00FF253A">
      <w:pPr>
        <w:jc w:val="left"/>
        <w:rPr>
          <w:ins w:id="2301" w:author="Li Yang" w:date="2023-05-15T13:08:00Z"/>
        </w:rPr>
      </w:pPr>
      <w:ins w:id="2302" w:author="Li Yang" w:date="2023-05-15T13:08:00Z">
        <w:r>
          <w:rPr>
            <w:rStyle w:val="af3"/>
          </w:rPr>
          <w:commentReference w:id="2303"/>
        </w:r>
      </w:ins>
      <w:ins w:id="2304" w:author="Li Yang" w:date="2023-05-15T13:08:00Z">
        <w:r w:rsidR="000F4E83">
          <w:object w:dxaOrig="8461" w:dyaOrig="3201" w14:anchorId="0C37B263">
            <v:shape id="_x0000_i1085" type="#_x0000_t75" style="width:548.5pt;height:207.5pt" o:ole="">
              <v:imagedata r:id="rId114" o:title=""/>
            </v:shape>
            <o:OLEObject Type="Embed" ProgID="Visio.Drawing.15" ShapeID="_x0000_i1085" DrawAspect="Content" ObjectID="_1745846828" r:id="rId115"/>
          </w:object>
        </w:r>
      </w:ins>
    </w:p>
    <w:p w14:paraId="74F99632" w14:textId="1DB66677" w:rsidR="00FF253A" w:rsidRDefault="00FF253A" w:rsidP="00FF253A">
      <w:pPr>
        <w:jc w:val="left"/>
        <w:rPr>
          <w:ins w:id="2305" w:author="Li Yang" w:date="2023-05-15T13:08:00Z"/>
        </w:rPr>
      </w:pPr>
      <w:ins w:id="2306" w:author="Li Yang" w:date="2023-05-15T13:08:00Z">
        <w:r>
          <w:rPr>
            <w:rFonts w:hint="eastAsia"/>
          </w:rPr>
          <w:t>S</w:t>
        </w:r>
        <w:r>
          <w:t>EASP/SEAUP</w:t>
        </w:r>
        <w:r>
          <w:rPr>
            <w:rFonts w:hint="eastAsia"/>
          </w:rPr>
          <w:t>使用</w:t>
        </w:r>
        <w:r w:rsidRPr="000F4E83">
          <w:rPr>
            <w:rFonts w:hint="eastAsia"/>
            <w:b/>
            <w:rPrChange w:id="2307" w:author="Li Yang" w:date="2023-05-15T13:12:00Z">
              <w:rPr>
                <w:rFonts w:hint="eastAsia"/>
              </w:rPr>
            </w:rPrChange>
          </w:rPr>
          <w:t>传输意向</w:t>
        </w:r>
      </w:ins>
      <w:ins w:id="2308" w:author="Li Yang" w:date="2023-05-15T13:12:00Z">
        <w:r w:rsidR="000F4E83" w:rsidRPr="000F4E83">
          <w:rPr>
            <w:rFonts w:hint="eastAsia"/>
            <w:b/>
            <w:rPrChange w:id="2309" w:author="Li Yang" w:date="2023-05-15T13:12:00Z">
              <w:rPr>
                <w:rFonts w:hint="eastAsia"/>
              </w:rPr>
            </w:rPrChange>
          </w:rPr>
          <w:t>（</w:t>
        </w:r>
        <w:r w:rsidR="000F4E83" w:rsidRPr="000F4E83">
          <w:rPr>
            <w:b/>
            <w:rPrChange w:id="2310" w:author="Li Yang" w:date="2023-05-15T13:12:00Z">
              <w:rPr/>
            </w:rPrChange>
          </w:rPr>
          <w:t>TI</w:t>
        </w:r>
        <w:r w:rsidR="000F4E83" w:rsidRPr="000F4E83">
          <w:rPr>
            <w:rFonts w:hint="eastAsia"/>
            <w:b/>
            <w:rPrChange w:id="2311" w:author="Li Yang" w:date="2023-05-15T13:12:00Z">
              <w:rPr>
                <w:rFonts w:hint="eastAsia"/>
              </w:rPr>
            </w:rPrChange>
          </w:rPr>
          <w:t>）</w:t>
        </w:r>
      </w:ins>
      <w:ins w:id="2312" w:author="Li Yang" w:date="2023-05-15T13:08:00Z">
        <w:r>
          <w:rPr>
            <w:rFonts w:hint="eastAsia"/>
          </w:rPr>
          <w:t>，具体定义如下：</w:t>
        </w:r>
      </w:ins>
    </w:p>
    <w:tbl>
      <w:tblPr>
        <w:tblStyle w:val="a3"/>
        <w:tblW w:w="10490" w:type="dxa"/>
        <w:tblInd w:w="-5" w:type="dxa"/>
        <w:tblLook w:val="04A0" w:firstRow="1" w:lastRow="0" w:firstColumn="1" w:lastColumn="0" w:noHBand="0" w:noVBand="1"/>
        <w:tblPrChange w:id="2313" w:author="Li Yang" w:date="2023-05-15T13:12:00Z">
          <w:tblPr>
            <w:tblStyle w:val="a3"/>
            <w:tblW w:w="15168" w:type="dxa"/>
            <w:tblInd w:w="-5" w:type="dxa"/>
            <w:tblLook w:val="04A0" w:firstRow="1" w:lastRow="0" w:firstColumn="1" w:lastColumn="0" w:noHBand="0" w:noVBand="1"/>
          </w:tblPr>
        </w:tblPrChange>
      </w:tblPr>
      <w:tblGrid>
        <w:gridCol w:w="2127"/>
        <w:gridCol w:w="1134"/>
        <w:gridCol w:w="7229"/>
        <w:tblGridChange w:id="2314">
          <w:tblGrid>
            <w:gridCol w:w="2127"/>
            <w:gridCol w:w="1842"/>
            <w:gridCol w:w="11199"/>
          </w:tblGrid>
        </w:tblGridChange>
      </w:tblGrid>
      <w:tr w:rsidR="00FF253A" w:rsidRPr="00FF3F12" w14:paraId="719B6817" w14:textId="77777777" w:rsidTr="000F4E83">
        <w:trPr>
          <w:trHeight w:val="137"/>
          <w:ins w:id="2315" w:author="Li Yang" w:date="2023-05-15T13:08:00Z"/>
          <w:trPrChange w:id="2316" w:author="Li Yang" w:date="2023-05-15T13:12:00Z">
            <w:trPr>
              <w:trHeight w:val="137"/>
            </w:trPr>
          </w:trPrChange>
        </w:trPr>
        <w:tc>
          <w:tcPr>
            <w:tcW w:w="2127" w:type="dxa"/>
            <w:tcPrChange w:id="2317" w:author="Li Yang" w:date="2023-05-15T13:12:00Z">
              <w:tcPr>
                <w:tcW w:w="2127" w:type="dxa"/>
              </w:tcPr>
            </w:tcPrChange>
          </w:tcPr>
          <w:p w14:paraId="2603E42B" w14:textId="77777777" w:rsidR="00FF253A" w:rsidRPr="00FF3F12" w:rsidRDefault="00FF253A" w:rsidP="0040509E">
            <w:pPr>
              <w:jc w:val="left"/>
              <w:rPr>
                <w:ins w:id="2318" w:author="Li Yang" w:date="2023-05-15T13:08:00Z"/>
                <w:rFonts w:ascii="仿宋" w:hAnsi="仿宋" w:cs="Times New Roman"/>
                <w:b/>
                <w:szCs w:val="21"/>
              </w:rPr>
            </w:pPr>
            <w:ins w:id="2319" w:author="Li Yang" w:date="2023-05-15T13:08:00Z">
              <w:r>
                <w:rPr>
                  <w:rFonts w:ascii="仿宋" w:hAnsi="仿宋" w:cs="Times New Roman" w:hint="eastAsia"/>
                  <w:b/>
                  <w:szCs w:val="21"/>
                </w:rPr>
                <w:t>传输意向</w:t>
              </w:r>
            </w:ins>
          </w:p>
        </w:tc>
        <w:tc>
          <w:tcPr>
            <w:tcW w:w="1134" w:type="dxa"/>
            <w:tcPrChange w:id="2320" w:author="Li Yang" w:date="2023-05-15T13:12:00Z">
              <w:tcPr>
                <w:tcW w:w="1842" w:type="dxa"/>
              </w:tcPr>
            </w:tcPrChange>
          </w:tcPr>
          <w:p w14:paraId="7E54FD97" w14:textId="77777777" w:rsidR="00FF253A" w:rsidRPr="00FF3F12" w:rsidRDefault="00FF253A" w:rsidP="0040509E">
            <w:pPr>
              <w:jc w:val="left"/>
              <w:rPr>
                <w:ins w:id="2321" w:author="Li Yang" w:date="2023-05-15T13:08:00Z"/>
                <w:rFonts w:ascii="仿宋" w:hAnsi="仿宋" w:cs="Times New Roman"/>
                <w:b/>
                <w:szCs w:val="21"/>
              </w:rPr>
            </w:pPr>
            <w:ins w:id="2322" w:author="Li Yang" w:date="2023-05-15T13:08:00Z">
              <w:r w:rsidRPr="00FF3F12">
                <w:rPr>
                  <w:rFonts w:ascii="仿宋" w:hAnsi="仿宋" w:cs="Times New Roman" w:hint="eastAsia"/>
                  <w:b/>
                  <w:szCs w:val="21"/>
                </w:rPr>
                <w:t>含义</w:t>
              </w:r>
            </w:ins>
          </w:p>
        </w:tc>
        <w:tc>
          <w:tcPr>
            <w:tcW w:w="7229" w:type="dxa"/>
            <w:tcPrChange w:id="2323" w:author="Li Yang" w:date="2023-05-15T13:12:00Z">
              <w:tcPr>
                <w:tcW w:w="11199" w:type="dxa"/>
              </w:tcPr>
            </w:tcPrChange>
          </w:tcPr>
          <w:p w14:paraId="1D917DFF" w14:textId="77777777" w:rsidR="00FF253A" w:rsidRPr="00FF3F12" w:rsidRDefault="00FF253A" w:rsidP="0040509E">
            <w:pPr>
              <w:jc w:val="left"/>
              <w:rPr>
                <w:ins w:id="2324" w:author="Li Yang" w:date="2023-05-15T13:08:00Z"/>
                <w:rFonts w:ascii="仿宋" w:hAnsi="仿宋" w:cs="Times New Roman"/>
                <w:b/>
                <w:szCs w:val="21"/>
              </w:rPr>
            </w:pPr>
            <w:ins w:id="2325" w:author="Li Yang" w:date="2023-05-15T13:08:00Z">
              <w:r w:rsidRPr="00FF3F12">
                <w:rPr>
                  <w:rFonts w:ascii="仿宋" w:hAnsi="仿宋" w:cs="Times New Roman" w:hint="eastAsia"/>
                  <w:b/>
                  <w:szCs w:val="21"/>
                </w:rPr>
                <w:t>取值</w:t>
              </w:r>
            </w:ins>
          </w:p>
        </w:tc>
      </w:tr>
      <w:tr w:rsidR="00FF253A" w:rsidRPr="00FF3F12" w14:paraId="1A9F6AF4" w14:textId="77777777" w:rsidTr="000F4E83">
        <w:trPr>
          <w:trHeight w:val="140"/>
          <w:ins w:id="2326" w:author="Li Yang" w:date="2023-05-15T13:08:00Z"/>
          <w:trPrChange w:id="2327" w:author="Li Yang" w:date="2023-05-15T13:12:00Z">
            <w:trPr>
              <w:trHeight w:val="140"/>
            </w:trPr>
          </w:trPrChange>
        </w:trPr>
        <w:tc>
          <w:tcPr>
            <w:tcW w:w="2127" w:type="dxa"/>
            <w:tcPrChange w:id="2328" w:author="Li Yang" w:date="2023-05-15T13:12:00Z">
              <w:tcPr>
                <w:tcW w:w="2127" w:type="dxa"/>
              </w:tcPr>
            </w:tcPrChange>
          </w:tcPr>
          <w:p w14:paraId="71F52CFE" w14:textId="77777777" w:rsidR="00FF253A" w:rsidRPr="00FF3F12" w:rsidRDefault="00FF253A" w:rsidP="0040509E">
            <w:pPr>
              <w:jc w:val="left"/>
              <w:rPr>
                <w:ins w:id="2329" w:author="Li Yang" w:date="2023-05-15T13:08:00Z"/>
                <w:rFonts w:ascii="仿宋" w:hAnsi="仿宋" w:cs="Times New Roman"/>
                <w:szCs w:val="21"/>
              </w:rPr>
            </w:pPr>
            <w:ins w:id="2330" w:author="Li Yang" w:date="2023-05-15T13:08:00Z">
              <w:r>
                <w:rPr>
                  <w:rFonts w:ascii="仿宋" w:hAnsi="仿宋" w:cs="Times New Roman"/>
                  <w:szCs w:val="21"/>
                </w:rPr>
                <w:t>bit7</w:t>
              </w:r>
              <w:r w:rsidRPr="00FF3F12">
                <w:rPr>
                  <w:rFonts w:ascii="仿宋" w:hAnsi="仿宋" w:cs="Times New Roman"/>
                  <w:szCs w:val="21"/>
                </w:rPr>
                <w:t>-bit</w:t>
              </w:r>
              <w:r>
                <w:rPr>
                  <w:rFonts w:ascii="仿宋" w:hAnsi="仿宋" w:cs="Times New Roman"/>
                  <w:szCs w:val="21"/>
                </w:rPr>
                <w:t>5</w:t>
              </w:r>
              <w:r w:rsidRPr="00FF3F12">
                <w:rPr>
                  <w:rFonts w:ascii="仿宋" w:hAnsi="仿宋" w:cstheme="minorHAnsi" w:hint="eastAsia"/>
                  <w:szCs w:val="21"/>
                </w:rPr>
                <w:t>（</w:t>
              </w:r>
              <w:r w:rsidRPr="00FF3F12">
                <w:rPr>
                  <w:rFonts w:ascii="仿宋" w:hAnsi="仿宋" w:cstheme="minorHAnsi"/>
                  <w:szCs w:val="21"/>
                </w:rPr>
                <w:t>3bits）</w:t>
              </w:r>
            </w:ins>
          </w:p>
        </w:tc>
        <w:tc>
          <w:tcPr>
            <w:tcW w:w="1134" w:type="dxa"/>
            <w:tcPrChange w:id="2331" w:author="Li Yang" w:date="2023-05-15T13:12:00Z">
              <w:tcPr>
                <w:tcW w:w="1842" w:type="dxa"/>
              </w:tcPr>
            </w:tcPrChange>
          </w:tcPr>
          <w:p w14:paraId="70E271A6" w14:textId="30D41E51" w:rsidR="000F4E83" w:rsidRDefault="00FF253A" w:rsidP="0040509E">
            <w:pPr>
              <w:jc w:val="left"/>
              <w:rPr>
                <w:ins w:id="2332" w:author="Li Yang" w:date="2023-05-15T13:11:00Z"/>
                <w:rFonts w:ascii="仿宋" w:hAnsi="仿宋" w:cstheme="minorHAnsi"/>
                <w:szCs w:val="21"/>
              </w:rPr>
            </w:pPr>
            <w:ins w:id="2333" w:author="Li Yang" w:date="2023-05-15T13:08:00Z">
              <w:r w:rsidRPr="00FF3F12">
                <w:rPr>
                  <w:rFonts w:ascii="仿宋" w:hAnsi="仿宋" w:cstheme="minorHAnsi" w:hint="eastAsia"/>
                  <w:szCs w:val="21"/>
                </w:rPr>
                <w:t>位置</w:t>
              </w:r>
            </w:ins>
          </w:p>
          <w:p w14:paraId="65CC092D" w14:textId="549BDF84" w:rsidR="00FF253A" w:rsidRPr="00FF3F12" w:rsidRDefault="00FF253A" w:rsidP="0040509E">
            <w:pPr>
              <w:jc w:val="left"/>
              <w:rPr>
                <w:ins w:id="2334" w:author="Li Yang" w:date="2023-05-15T13:08:00Z"/>
                <w:rFonts w:ascii="仿宋" w:hAnsi="仿宋" w:cs="Times New Roman"/>
                <w:szCs w:val="21"/>
              </w:rPr>
            </w:pPr>
            <w:ins w:id="2335" w:author="Li Yang" w:date="2023-05-15T13:08:00Z">
              <w:r w:rsidRPr="00FF3F12">
                <w:rPr>
                  <w:rFonts w:ascii="仿宋" w:hAnsi="仿宋" w:cstheme="minorHAnsi"/>
                  <w:szCs w:val="21"/>
                </w:rPr>
                <w:t>Location</w:t>
              </w:r>
            </w:ins>
          </w:p>
        </w:tc>
        <w:tc>
          <w:tcPr>
            <w:tcW w:w="7229" w:type="dxa"/>
            <w:tcPrChange w:id="2336" w:author="Li Yang" w:date="2023-05-15T13:12:00Z">
              <w:tcPr>
                <w:tcW w:w="11199" w:type="dxa"/>
              </w:tcPr>
            </w:tcPrChange>
          </w:tcPr>
          <w:p w14:paraId="5F88FBC1" w14:textId="77777777" w:rsidR="00FF253A" w:rsidRPr="00FF3F12" w:rsidRDefault="00FF253A" w:rsidP="0040509E">
            <w:pPr>
              <w:jc w:val="left"/>
              <w:rPr>
                <w:ins w:id="2337" w:author="Li Yang" w:date="2023-05-15T13:08:00Z"/>
                <w:rFonts w:ascii="仿宋" w:hAnsi="仿宋" w:cs="Times New Roman"/>
                <w:szCs w:val="21"/>
              </w:rPr>
            </w:pPr>
            <w:ins w:id="2338" w:author="Li Yang" w:date="2023-05-15T13:08:00Z">
              <w:r w:rsidRPr="00FF3F12">
                <w:rPr>
                  <w:rFonts w:ascii="仿宋" w:hAnsi="仿宋" w:cs="Times New Roman" w:hint="eastAsia"/>
                  <w:szCs w:val="21"/>
                </w:rPr>
                <w:t>标识传输过程中选择中间节点的位置偏好</w:t>
              </w:r>
            </w:ins>
          </w:p>
          <w:p w14:paraId="252F1759" w14:textId="77777777" w:rsidR="00FF253A" w:rsidRPr="00FF3F12" w:rsidRDefault="00FF253A" w:rsidP="0040509E">
            <w:pPr>
              <w:jc w:val="left"/>
              <w:rPr>
                <w:ins w:id="2339" w:author="Li Yang" w:date="2023-05-15T13:08:00Z"/>
                <w:rFonts w:ascii="仿宋" w:hAnsi="仿宋" w:cs="Times New Roman"/>
                <w:szCs w:val="21"/>
              </w:rPr>
            </w:pPr>
            <w:ins w:id="2340" w:author="Li Yang" w:date="2023-05-15T13:08:00Z">
              <w:r w:rsidRPr="00FF3F12">
                <w:rPr>
                  <w:rFonts w:ascii="仿宋" w:hAnsi="仿宋" w:cs="Times New Roman"/>
                  <w:szCs w:val="21"/>
                </w:rPr>
                <w:t>0：默认</w:t>
              </w:r>
              <w:r>
                <w:rPr>
                  <w:rFonts w:ascii="仿宋" w:hAnsi="仿宋" w:cs="Times New Roman" w:hint="eastAsia"/>
                  <w:szCs w:val="21"/>
                </w:rPr>
                <w:t>；</w:t>
              </w:r>
              <w:r w:rsidRPr="00FF3F12">
                <w:rPr>
                  <w:rFonts w:ascii="仿宋" w:hAnsi="仿宋" w:cs="Times New Roman"/>
                  <w:szCs w:val="21"/>
                </w:rPr>
                <w:t>1：发端附近</w:t>
              </w:r>
              <w:r>
                <w:rPr>
                  <w:rFonts w:ascii="仿宋" w:hAnsi="仿宋" w:cs="Times New Roman" w:hint="eastAsia"/>
                  <w:szCs w:val="21"/>
                </w:rPr>
                <w:t>；</w:t>
              </w:r>
              <w:r w:rsidRPr="00FF3F12">
                <w:rPr>
                  <w:rFonts w:ascii="仿宋" w:hAnsi="仿宋" w:cs="Times New Roman"/>
                  <w:szCs w:val="21"/>
                </w:rPr>
                <w:t>2：</w:t>
              </w:r>
              <w:proofErr w:type="gramStart"/>
              <w:r w:rsidRPr="00FF3F12">
                <w:rPr>
                  <w:rFonts w:ascii="仿宋" w:hAnsi="仿宋" w:cs="Times New Roman" w:hint="eastAsia"/>
                  <w:szCs w:val="21"/>
                </w:rPr>
                <w:t>收端附近</w:t>
              </w:r>
              <w:proofErr w:type="gramEnd"/>
              <w:r w:rsidRPr="00FF3F12">
                <w:rPr>
                  <w:rFonts w:ascii="仿宋" w:hAnsi="仿宋" w:cs="Times New Roman"/>
                  <w:szCs w:val="21"/>
                </w:rPr>
                <w:t xml:space="preserve"> </w:t>
              </w:r>
            </w:ins>
          </w:p>
        </w:tc>
      </w:tr>
      <w:tr w:rsidR="00FF253A" w:rsidRPr="00FF3F12" w14:paraId="43B104BB" w14:textId="77777777" w:rsidTr="000F4E83">
        <w:trPr>
          <w:trHeight w:val="137"/>
          <w:ins w:id="2341" w:author="Li Yang" w:date="2023-05-15T13:08:00Z"/>
          <w:trPrChange w:id="2342" w:author="Li Yang" w:date="2023-05-15T13:12:00Z">
            <w:trPr>
              <w:trHeight w:val="137"/>
            </w:trPr>
          </w:trPrChange>
        </w:trPr>
        <w:tc>
          <w:tcPr>
            <w:tcW w:w="2127" w:type="dxa"/>
            <w:tcPrChange w:id="2343" w:author="Li Yang" w:date="2023-05-15T13:12:00Z">
              <w:tcPr>
                <w:tcW w:w="2127" w:type="dxa"/>
              </w:tcPr>
            </w:tcPrChange>
          </w:tcPr>
          <w:p w14:paraId="70D6E044" w14:textId="77777777" w:rsidR="00FF253A" w:rsidRPr="00FF3F12" w:rsidRDefault="00FF253A" w:rsidP="0040509E">
            <w:pPr>
              <w:jc w:val="left"/>
              <w:rPr>
                <w:ins w:id="2344" w:author="Li Yang" w:date="2023-05-15T13:08:00Z"/>
                <w:rFonts w:ascii="仿宋" w:hAnsi="仿宋" w:cs="Times New Roman"/>
                <w:szCs w:val="21"/>
              </w:rPr>
            </w:pPr>
            <w:ins w:id="2345" w:author="Li Yang" w:date="2023-05-15T13:08:00Z">
              <w:r>
                <w:rPr>
                  <w:rFonts w:ascii="仿宋" w:hAnsi="仿宋" w:cs="Times New Roman"/>
                  <w:szCs w:val="21"/>
                </w:rPr>
                <w:t>bit4</w:t>
              </w:r>
              <w:r w:rsidRPr="00FF3F12">
                <w:rPr>
                  <w:rFonts w:ascii="仿宋" w:hAnsi="仿宋" w:cs="Times New Roman"/>
                  <w:szCs w:val="21"/>
                </w:rPr>
                <w:t>-bit</w:t>
              </w:r>
              <w:r>
                <w:rPr>
                  <w:rFonts w:ascii="仿宋" w:hAnsi="仿宋" w:cs="Times New Roman"/>
                  <w:szCs w:val="21"/>
                </w:rPr>
                <w:t>2</w:t>
              </w:r>
              <w:r w:rsidRPr="00FF3F12">
                <w:rPr>
                  <w:rFonts w:ascii="仿宋" w:hAnsi="仿宋" w:cstheme="minorHAnsi" w:hint="eastAsia"/>
                  <w:szCs w:val="21"/>
                </w:rPr>
                <w:t>（</w:t>
              </w:r>
              <w:r w:rsidRPr="00FF3F12">
                <w:rPr>
                  <w:rFonts w:ascii="仿宋" w:hAnsi="仿宋" w:cstheme="minorHAnsi"/>
                  <w:szCs w:val="21"/>
                </w:rPr>
                <w:t>3bits）</w:t>
              </w:r>
            </w:ins>
          </w:p>
        </w:tc>
        <w:tc>
          <w:tcPr>
            <w:tcW w:w="1134" w:type="dxa"/>
            <w:tcPrChange w:id="2346" w:author="Li Yang" w:date="2023-05-15T13:12:00Z">
              <w:tcPr>
                <w:tcW w:w="1842" w:type="dxa"/>
              </w:tcPr>
            </w:tcPrChange>
          </w:tcPr>
          <w:p w14:paraId="35B661D6" w14:textId="34FE82BB" w:rsidR="000F4E83" w:rsidRDefault="00FF253A" w:rsidP="0040509E">
            <w:pPr>
              <w:jc w:val="left"/>
              <w:rPr>
                <w:ins w:id="2347" w:author="Li Yang" w:date="2023-05-15T13:11:00Z"/>
                <w:rFonts w:ascii="仿宋" w:hAnsi="仿宋" w:cstheme="minorHAnsi"/>
                <w:szCs w:val="21"/>
              </w:rPr>
            </w:pPr>
            <w:ins w:id="2348" w:author="Li Yang" w:date="2023-05-15T13:08:00Z">
              <w:r w:rsidRPr="00FF3F12">
                <w:rPr>
                  <w:rFonts w:ascii="仿宋" w:hAnsi="仿宋" w:cstheme="minorHAnsi" w:hint="eastAsia"/>
                  <w:szCs w:val="21"/>
                </w:rPr>
                <w:t>范围</w:t>
              </w:r>
            </w:ins>
          </w:p>
          <w:p w14:paraId="7E66716F" w14:textId="3A2EEFE8" w:rsidR="00FF253A" w:rsidRPr="00FF3F12" w:rsidRDefault="00FF253A" w:rsidP="0040509E">
            <w:pPr>
              <w:jc w:val="left"/>
              <w:rPr>
                <w:ins w:id="2349" w:author="Li Yang" w:date="2023-05-15T13:08:00Z"/>
                <w:rFonts w:ascii="仿宋" w:hAnsi="仿宋" w:cs="Times New Roman"/>
                <w:szCs w:val="21"/>
              </w:rPr>
            </w:pPr>
            <w:ins w:id="2350" w:author="Li Yang" w:date="2023-05-15T13:08:00Z">
              <w:r w:rsidRPr="00FF3F12">
                <w:rPr>
                  <w:rFonts w:ascii="仿宋" w:hAnsi="仿宋" w:cstheme="minorHAnsi"/>
                  <w:szCs w:val="21"/>
                </w:rPr>
                <w:t>Range</w:t>
              </w:r>
            </w:ins>
          </w:p>
        </w:tc>
        <w:tc>
          <w:tcPr>
            <w:tcW w:w="7229" w:type="dxa"/>
            <w:tcPrChange w:id="2351" w:author="Li Yang" w:date="2023-05-15T13:12:00Z">
              <w:tcPr>
                <w:tcW w:w="11199" w:type="dxa"/>
              </w:tcPr>
            </w:tcPrChange>
          </w:tcPr>
          <w:p w14:paraId="3B1A9C58" w14:textId="77777777" w:rsidR="00FF253A" w:rsidRPr="00FF3F12" w:rsidRDefault="00FF253A" w:rsidP="0040509E">
            <w:pPr>
              <w:jc w:val="left"/>
              <w:rPr>
                <w:ins w:id="2352" w:author="Li Yang" w:date="2023-05-15T13:08:00Z"/>
                <w:rFonts w:ascii="仿宋" w:hAnsi="仿宋" w:cs="Times New Roman"/>
                <w:szCs w:val="21"/>
              </w:rPr>
            </w:pPr>
            <w:ins w:id="2353" w:author="Li Yang" w:date="2023-05-15T13:08:00Z">
              <w:r w:rsidRPr="00FF3F12">
                <w:rPr>
                  <w:rFonts w:ascii="仿宋" w:hAnsi="仿宋" w:cs="Times New Roman" w:hint="eastAsia"/>
                  <w:szCs w:val="21"/>
                </w:rPr>
                <w:t>标识传输过程中选择中间节点集的范围偏好</w:t>
              </w:r>
            </w:ins>
          </w:p>
          <w:p w14:paraId="06ECC0E7" w14:textId="77777777" w:rsidR="00FF253A" w:rsidRPr="00FF3F12" w:rsidRDefault="00FF253A" w:rsidP="0040509E">
            <w:pPr>
              <w:jc w:val="left"/>
              <w:rPr>
                <w:ins w:id="2354" w:author="Li Yang" w:date="2023-05-15T13:08:00Z"/>
                <w:rFonts w:ascii="仿宋" w:hAnsi="仿宋" w:cs="Times New Roman"/>
                <w:szCs w:val="21"/>
              </w:rPr>
            </w:pPr>
            <w:ins w:id="2355" w:author="Li Yang" w:date="2023-05-15T13:08:00Z">
              <w:r w:rsidRPr="00FF3F12">
                <w:rPr>
                  <w:rFonts w:ascii="仿宋" w:hAnsi="仿宋" w:cs="Times New Roman"/>
                  <w:szCs w:val="21"/>
                </w:rPr>
                <w:t>0：全局解析域</w:t>
              </w:r>
              <w:r>
                <w:rPr>
                  <w:rFonts w:ascii="仿宋" w:hAnsi="仿宋" w:cs="Times New Roman" w:hint="eastAsia"/>
                  <w:szCs w:val="21"/>
                </w:rPr>
                <w:t>；</w:t>
              </w:r>
              <w:r w:rsidRPr="00FF3F12">
                <w:rPr>
                  <w:rFonts w:ascii="仿宋" w:hAnsi="仿宋" w:cs="Times New Roman"/>
                  <w:szCs w:val="21"/>
                </w:rPr>
                <w:t>1：C1</w:t>
              </w:r>
              <w:r w:rsidRPr="00FF3F12">
                <w:rPr>
                  <w:rFonts w:ascii="仿宋" w:hAnsi="仿宋" w:cs="Times New Roman" w:hint="eastAsia"/>
                  <w:szCs w:val="21"/>
                </w:rPr>
                <w:t>解析域</w:t>
              </w:r>
              <w:r>
                <w:rPr>
                  <w:rFonts w:ascii="仿宋" w:hAnsi="仿宋" w:cs="Times New Roman" w:hint="eastAsia"/>
                  <w:szCs w:val="21"/>
                </w:rPr>
                <w:t>；</w:t>
              </w:r>
              <w:r w:rsidRPr="00FF3F12">
                <w:rPr>
                  <w:rFonts w:ascii="仿宋" w:hAnsi="仿宋" w:cs="Times New Roman"/>
                  <w:szCs w:val="21"/>
                </w:rPr>
                <w:t>2：C2</w:t>
              </w:r>
              <w:r w:rsidRPr="00FF3F12">
                <w:rPr>
                  <w:rFonts w:ascii="仿宋" w:hAnsi="仿宋" w:cs="Times New Roman" w:hint="eastAsia"/>
                  <w:szCs w:val="21"/>
                </w:rPr>
                <w:t>解析域</w:t>
              </w:r>
              <w:r>
                <w:rPr>
                  <w:rFonts w:ascii="仿宋" w:hAnsi="仿宋" w:cs="Times New Roman" w:hint="eastAsia"/>
                  <w:szCs w:val="21"/>
                </w:rPr>
                <w:t>；</w:t>
              </w:r>
              <w:r w:rsidRPr="00FF3F12">
                <w:rPr>
                  <w:rFonts w:ascii="仿宋" w:hAnsi="仿宋" w:cs="Times New Roman"/>
                  <w:szCs w:val="21"/>
                </w:rPr>
                <w:t>3：C3</w:t>
              </w:r>
              <w:r w:rsidRPr="00FF3F12">
                <w:rPr>
                  <w:rFonts w:ascii="仿宋" w:hAnsi="仿宋" w:cs="Times New Roman" w:hint="eastAsia"/>
                  <w:szCs w:val="21"/>
                </w:rPr>
                <w:t>解析域</w:t>
              </w:r>
            </w:ins>
          </w:p>
        </w:tc>
      </w:tr>
      <w:tr w:rsidR="00FF253A" w:rsidRPr="00FF3F12" w14:paraId="18D4F7CC" w14:textId="77777777" w:rsidTr="000F4E83">
        <w:trPr>
          <w:trHeight w:val="137"/>
          <w:ins w:id="2356" w:author="Li Yang" w:date="2023-05-15T13:08:00Z"/>
          <w:trPrChange w:id="2357" w:author="Li Yang" w:date="2023-05-15T13:12:00Z">
            <w:trPr>
              <w:trHeight w:val="137"/>
            </w:trPr>
          </w:trPrChange>
        </w:trPr>
        <w:tc>
          <w:tcPr>
            <w:tcW w:w="2127" w:type="dxa"/>
            <w:tcPrChange w:id="2358" w:author="Li Yang" w:date="2023-05-15T13:12:00Z">
              <w:tcPr>
                <w:tcW w:w="2127" w:type="dxa"/>
              </w:tcPr>
            </w:tcPrChange>
          </w:tcPr>
          <w:p w14:paraId="790F5737" w14:textId="77777777" w:rsidR="00FF253A" w:rsidRDefault="00FF253A" w:rsidP="0040509E">
            <w:pPr>
              <w:jc w:val="left"/>
              <w:rPr>
                <w:ins w:id="2359" w:author="Li Yang" w:date="2023-05-15T13:08:00Z"/>
                <w:rFonts w:ascii="仿宋" w:hAnsi="仿宋" w:cs="Times New Roman"/>
                <w:szCs w:val="21"/>
              </w:rPr>
            </w:pPr>
            <w:ins w:id="2360" w:author="Li Yang" w:date="2023-05-15T13:08:00Z">
              <w:r>
                <w:rPr>
                  <w:rFonts w:ascii="仿宋" w:hAnsi="仿宋" w:cs="Times New Roman"/>
                  <w:szCs w:val="21"/>
                </w:rPr>
                <w:t>bit1</w:t>
              </w:r>
              <w:r w:rsidRPr="00FF3F12">
                <w:rPr>
                  <w:rFonts w:ascii="仿宋" w:hAnsi="仿宋" w:cs="Times New Roman"/>
                  <w:szCs w:val="21"/>
                </w:rPr>
                <w:t>-bit</w:t>
              </w:r>
              <w:r>
                <w:rPr>
                  <w:rFonts w:ascii="仿宋" w:hAnsi="仿宋" w:cs="Times New Roman"/>
                  <w:szCs w:val="21"/>
                </w:rPr>
                <w:t>0</w:t>
              </w:r>
              <w:r w:rsidRPr="00FF3F12">
                <w:rPr>
                  <w:rFonts w:ascii="仿宋" w:hAnsi="仿宋" w:cstheme="minorHAnsi" w:hint="eastAsia"/>
                  <w:szCs w:val="21"/>
                </w:rPr>
                <w:t>（</w:t>
              </w:r>
              <w:r>
                <w:rPr>
                  <w:rFonts w:ascii="仿宋" w:hAnsi="仿宋" w:cstheme="minorHAnsi"/>
                  <w:szCs w:val="21"/>
                </w:rPr>
                <w:t>2</w:t>
              </w:r>
              <w:r w:rsidRPr="00FF3F12">
                <w:rPr>
                  <w:rFonts w:ascii="仿宋" w:hAnsi="仿宋" w:cstheme="minorHAnsi"/>
                  <w:szCs w:val="21"/>
                </w:rPr>
                <w:t>bits）</w:t>
              </w:r>
            </w:ins>
          </w:p>
        </w:tc>
        <w:tc>
          <w:tcPr>
            <w:tcW w:w="1134" w:type="dxa"/>
            <w:tcPrChange w:id="2361" w:author="Li Yang" w:date="2023-05-15T13:12:00Z">
              <w:tcPr>
                <w:tcW w:w="1842" w:type="dxa"/>
              </w:tcPr>
            </w:tcPrChange>
          </w:tcPr>
          <w:p w14:paraId="5C91DEA7" w14:textId="3045AE60" w:rsidR="00FF253A" w:rsidRPr="00FF3F12" w:rsidRDefault="00FF253A" w:rsidP="0040509E">
            <w:pPr>
              <w:jc w:val="left"/>
              <w:rPr>
                <w:ins w:id="2362" w:author="Li Yang" w:date="2023-05-15T13:08:00Z"/>
                <w:rFonts w:ascii="仿宋" w:hAnsi="仿宋" w:cstheme="minorHAnsi"/>
                <w:szCs w:val="21"/>
              </w:rPr>
            </w:pPr>
            <w:ins w:id="2363" w:author="Li Yang" w:date="2023-05-15T13:08:00Z">
              <w:r>
                <w:rPr>
                  <w:rFonts w:ascii="仿宋" w:hAnsi="仿宋" w:cstheme="minorHAnsi" w:hint="eastAsia"/>
                  <w:szCs w:val="21"/>
                </w:rPr>
                <w:t>预留</w:t>
              </w:r>
            </w:ins>
          </w:p>
        </w:tc>
        <w:tc>
          <w:tcPr>
            <w:tcW w:w="7229" w:type="dxa"/>
            <w:tcPrChange w:id="2364" w:author="Li Yang" w:date="2023-05-15T13:12:00Z">
              <w:tcPr>
                <w:tcW w:w="11199" w:type="dxa"/>
              </w:tcPr>
            </w:tcPrChange>
          </w:tcPr>
          <w:p w14:paraId="6317884E" w14:textId="77777777" w:rsidR="00FF253A" w:rsidRPr="00FF3F12" w:rsidRDefault="00FF253A" w:rsidP="0040509E">
            <w:pPr>
              <w:jc w:val="left"/>
              <w:rPr>
                <w:ins w:id="2365" w:author="Li Yang" w:date="2023-05-15T13:08:00Z"/>
                <w:rFonts w:ascii="仿宋" w:hAnsi="仿宋" w:cs="Times New Roman"/>
                <w:szCs w:val="21"/>
              </w:rPr>
            </w:pPr>
            <w:proofErr w:type="gramStart"/>
            <w:ins w:id="2366" w:author="Li Yang" w:date="2023-05-15T13:08:00Z">
              <w:r>
                <w:rPr>
                  <w:rFonts w:ascii="仿宋" w:hAnsi="仿宋" w:cs="Times New Roman" w:hint="eastAsia"/>
                  <w:szCs w:val="21"/>
                </w:rPr>
                <w:t>现阶段置零</w:t>
              </w:r>
              <w:proofErr w:type="gramEnd"/>
            </w:ins>
          </w:p>
        </w:tc>
      </w:tr>
    </w:tbl>
    <w:p w14:paraId="7B08390B" w14:textId="77777777" w:rsidR="000F4E83" w:rsidRDefault="000F4E83" w:rsidP="00FF253A">
      <w:pPr>
        <w:rPr>
          <w:ins w:id="2367" w:author="Li Yang" w:date="2023-05-15T13:13:00Z"/>
        </w:rPr>
      </w:pPr>
    </w:p>
    <w:p w14:paraId="6B05F101" w14:textId="0C0D732D" w:rsidR="00FF253A" w:rsidRDefault="00FF253A" w:rsidP="00FF253A">
      <w:pPr>
        <w:rPr>
          <w:ins w:id="2368" w:author="Li Yang" w:date="2023-05-15T13:08:00Z"/>
        </w:rPr>
      </w:pPr>
      <w:ins w:id="2369" w:author="Li Yang" w:date="2023-05-15T13:08:00Z">
        <w:r>
          <w:rPr>
            <w:rFonts w:hint="eastAsia"/>
          </w:rPr>
          <w:t>S</w:t>
        </w:r>
        <w:r>
          <w:t>EADP</w:t>
        </w:r>
        <w:r>
          <w:rPr>
            <w:rFonts w:hint="eastAsia"/>
          </w:rPr>
          <w:t>使用</w:t>
        </w:r>
        <w:r w:rsidRPr="000F4E83">
          <w:rPr>
            <w:rFonts w:hint="eastAsia"/>
            <w:b/>
            <w:rPrChange w:id="2370" w:author="Li Yang" w:date="2023-05-15T13:13:00Z">
              <w:rPr>
                <w:rFonts w:hint="eastAsia"/>
              </w:rPr>
            </w:rPrChange>
          </w:rPr>
          <w:t>存储意向</w:t>
        </w:r>
      </w:ins>
      <w:ins w:id="2371" w:author="Li Yang" w:date="2023-05-15T13:13:00Z">
        <w:r w:rsidR="000F4E83" w:rsidRPr="000F4E83">
          <w:rPr>
            <w:rFonts w:hint="eastAsia"/>
            <w:b/>
            <w:rPrChange w:id="2372" w:author="Li Yang" w:date="2023-05-15T13:13:00Z">
              <w:rPr>
                <w:rFonts w:hint="eastAsia"/>
              </w:rPr>
            </w:rPrChange>
          </w:rPr>
          <w:t>（</w:t>
        </w:r>
        <w:r w:rsidR="000F4E83" w:rsidRPr="000F4E83">
          <w:rPr>
            <w:b/>
            <w:rPrChange w:id="2373" w:author="Li Yang" w:date="2023-05-15T13:13:00Z">
              <w:rPr/>
            </w:rPrChange>
          </w:rPr>
          <w:t>SI</w:t>
        </w:r>
        <w:r w:rsidR="000F4E83" w:rsidRPr="000F4E83">
          <w:rPr>
            <w:rFonts w:hint="eastAsia"/>
            <w:b/>
            <w:rPrChange w:id="2374" w:author="Li Yang" w:date="2023-05-15T13:13:00Z">
              <w:rPr>
                <w:rFonts w:hint="eastAsia"/>
              </w:rPr>
            </w:rPrChange>
          </w:rPr>
          <w:t>）</w:t>
        </w:r>
      </w:ins>
      <w:ins w:id="2375" w:author="Li Yang" w:date="2023-05-15T13:08:00Z">
        <w:r>
          <w:rPr>
            <w:rFonts w:hint="eastAsia"/>
          </w:rPr>
          <w:t>，具体定义如下：</w:t>
        </w:r>
      </w:ins>
    </w:p>
    <w:tbl>
      <w:tblPr>
        <w:tblStyle w:val="a3"/>
        <w:tblW w:w="13603" w:type="dxa"/>
        <w:tblLook w:val="04A0" w:firstRow="1" w:lastRow="0" w:firstColumn="1" w:lastColumn="0" w:noHBand="0" w:noVBand="1"/>
        <w:tblPrChange w:id="2376" w:author="Li Yang" w:date="2023-05-15T13:12:00Z">
          <w:tblPr>
            <w:tblStyle w:val="a3"/>
            <w:tblW w:w="15163" w:type="dxa"/>
            <w:tblLook w:val="04A0" w:firstRow="1" w:lastRow="0" w:firstColumn="1" w:lastColumn="0" w:noHBand="0" w:noVBand="1"/>
          </w:tblPr>
        </w:tblPrChange>
      </w:tblPr>
      <w:tblGrid>
        <w:gridCol w:w="2122"/>
        <w:gridCol w:w="1417"/>
        <w:gridCol w:w="10064"/>
        <w:tblGridChange w:id="2377">
          <w:tblGrid>
            <w:gridCol w:w="2122"/>
            <w:gridCol w:w="2835"/>
            <w:gridCol w:w="10206"/>
          </w:tblGrid>
        </w:tblGridChange>
      </w:tblGrid>
      <w:tr w:rsidR="00FF253A" w:rsidRPr="00FF3F12" w14:paraId="481EF41D" w14:textId="77777777" w:rsidTr="000F4E83">
        <w:trPr>
          <w:trHeight w:val="137"/>
          <w:ins w:id="2378" w:author="Li Yang" w:date="2023-05-15T13:08:00Z"/>
          <w:trPrChange w:id="2379" w:author="Li Yang" w:date="2023-05-15T13:12:00Z">
            <w:trPr>
              <w:trHeight w:val="137"/>
            </w:trPr>
          </w:trPrChange>
        </w:trPr>
        <w:tc>
          <w:tcPr>
            <w:tcW w:w="2122" w:type="dxa"/>
            <w:tcPrChange w:id="2380" w:author="Li Yang" w:date="2023-05-15T13:12:00Z">
              <w:tcPr>
                <w:tcW w:w="2122" w:type="dxa"/>
              </w:tcPr>
            </w:tcPrChange>
          </w:tcPr>
          <w:p w14:paraId="5DFB9DAF" w14:textId="77777777" w:rsidR="00FF253A" w:rsidRPr="00FF3F12" w:rsidRDefault="00FF253A" w:rsidP="0040509E">
            <w:pPr>
              <w:jc w:val="left"/>
              <w:rPr>
                <w:ins w:id="2381" w:author="Li Yang" w:date="2023-05-15T13:08:00Z"/>
                <w:rFonts w:ascii="仿宋" w:hAnsi="仿宋" w:cs="Times New Roman"/>
                <w:b/>
                <w:szCs w:val="21"/>
              </w:rPr>
            </w:pPr>
            <w:ins w:id="2382" w:author="Li Yang" w:date="2023-05-15T13:08:00Z">
              <w:r w:rsidRPr="00FF3F12">
                <w:rPr>
                  <w:rFonts w:ascii="仿宋" w:hAnsi="仿宋" w:cs="Times New Roman" w:hint="eastAsia"/>
                  <w:b/>
                  <w:szCs w:val="21"/>
                </w:rPr>
                <w:t>位数</w:t>
              </w:r>
            </w:ins>
          </w:p>
        </w:tc>
        <w:tc>
          <w:tcPr>
            <w:tcW w:w="1417" w:type="dxa"/>
            <w:tcPrChange w:id="2383" w:author="Li Yang" w:date="2023-05-15T13:12:00Z">
              <w:tcPr>
                <w:tcW w:w="2835" w:type="dxa"/>
              </w:tcPr>
            </w:tcPrChange>
          </w:tcPr>
          <w:p w14:paraId="18DD3930" w14:textId="77777777" w:rsidR="00FF253A" w:rsidRPr="00FF3F12" w:rsidRDefault="00FF253A" w:rsidP="0040509E">
            <w:pPr>
              <w:jc w:val="left"/>
              <w:rPr>
                <w:ins w:id="2384" w:author="Li Yang" w:date="2023-05-15T13:08:00Z"/>
                <w:rFonts w:ascii="仿宋" w:hAnsi="仿宋" w:cs="Times New Roman"/>
                <w:b/>
                <w:szCs w:val="21"/>
              </w:rPr>
            </w:pPr>
            <w:ins w:id="2385" w:author="Li Yang" w:date="2023-05-15T13:08:00Z">
              <w:r w:rsidRPr="00FF3F12">
                <w:rPr>
                  <w:rFonts w:ascii="仿宋" w:hAnsi="仿宋" w:cs="Times New Roman" w:hint="eastAsia"/>
                  <w:b/>
                  <w:szCs w:val="21"/>
                </w:rPr>
                <w:t>含义</w:t>
              </w:r>
            </w:ins>
          </w:p>
        </w:tc>
        <w:tc>
          <w:tcPr>
            <w:tcW w:w="10064" w:type="dxa"/>
            <w:tcPrChange w:id="2386" w:author="Li Yang" w:date="2023-05-15T13:12:00Z">
              <w:tcPr>
                <w:tcW w:w="10206" w:type="dxa"/>
              </w:tcPr>
            </w:tcPrChange>
          </w:tcPr>
          <w:p w14:paraId="79E7AE84" w14:textId="77777777" w:rsidR="00FF253A" w:rsidRPr="00FF3F12" w:rsidRDefault="00FF253A" w:rsidP="0040509E">
            <w:pPr>
              <w:jc w:val="left"/>
              <w:rPr>
                <w:ins w:id="2387" w:author="Li Yang" w:date="2023-05-15T13:08:00Z"/>
                <w:rFonts w:ascii="仿宋" w:hAnsi="仿宋" w:cs="Times New Roman"/>
                <w:b/>
                <w:szCs w:val="21"/>
              </w:rPr>
            </w:pPr>
            <w:ins w:id="2388" w:author="Li Yang" w:date="2023-05-15T13:08:00Z">
              <w:r w:rsidRPr="00FF3F12">
                <w:rPr>
                  <w:rFonts w:ascii="仿宋" w:hAnsi="仿宋" w:cs="Times New Roman" w:hint="eastAsia"/>
                  <w:b/>
                  <w:szCs w:val="21"/>
                </w:rPr>
                <w:t>取值</w:t>
              </w:r>
            </w:ins>
          </w:p>
        </w:tc>
      </w:tr>
      <w:tr w:rsidR="00FF253A" w:rsidRPr="00FF3F12" w14:paraId="6CFC71F0" w14:textId="77777777" w:rsidTr="000F4E83">
        <w:trPr>
          <w:trHeight w:val="140"/>
          <w:ins w:id="2389" w:author="Li Yang" w:date="2023-05-15T13:08:00Z"/>
          <w:trPrChange w:id="2390" w:author="Li Yang" w:date="2023-05-15T13:12:00Z">
            <w:trPr>
              <w:trHeight w:val="140"/>
            </w:trPr>
          </w:trPrChange>
        </w:trPr>
        <w:tc>
          <w:tcPr>
            <w:tcW w:w="2122" w:type="dxa"/>
            <w:tcPrChange w:id="2391" w:author="Li Yang" w:date="2023-05-15T13:12:00Z">
              <w:tcPr>
                <w:tcW w:w="2122" w:type="dxa"/>
              </w:tcPr>
            </w:tcPrChange>
          </w:tcPr>
          <w:p w14:paraId="6687E79B" w14:textId="77777777" w:rsidR="00FF253A" w:rsidRPr="00FF3F12" w:rsidRDefault="00FF253A" w:rsidP="0040509E">
            <w:pPr>
              <w:jc w:val="left"/>
              <w:rPr>
                <w:ins w:id="2392" w:author="Li Yang" w:date="2023-05-15T13:08:00Z"/>
                <w:rFonts w:ascii="仿宋" w:hAnsi="仿宋" w:cs="Times New Roman"/>
                <w:szCs w:val="21"/>
              </w:rPr>
            </w:pPr>
            <w:ins w:id="2393" w:author="Li Yang" w:date="2023-05-15T13:08:00Z">
              <w:r>
                <w:rPr>
                  <w:rFonts w:ascii="仿宋" w:hAnsi="仿宋" w:cs="Times New Roman"/>
                  <w:szCs w:val="21"/>
                </w:rPr>
                <w:t>bit7</w:t>
              </w:r>
              <w:r w:rsidRPr="00FF3F12">
                <w:rPr>
                  <w:rFonts w:ascii="仿宋" w:hAnsi="仿宋" w:cs="Times New Roman"/>
                  <w:szCs w:val="21"/>
                </w:rPr>
                <w:t>-bit</w:t>
              </w:r>
              <w:r>
                <w:rPr>
                  <w:rFonts w:ascii="仿宋" w:hAnsi="仿宋" w:cs="Times New Roman"/>
                  <w:szCs w:val="21"/>
                </w:rPr>
                <w:t>4</w:t>
              </w:r>
              <w:r w:rsidRPr="00FF3F12">
                <w:rPr>
                  <w:rFonts w:ascii="仿宋" w:hAnsi="仿宋" w:cstheme="minorHAnsi" w:hint="eastAsia"/>
                  <w:szCs w:val="21"/>
                </w:rPr>
                <w:t>（</w:t>
              </w:r>
              <w:r>
                <w:rPr>
                  <w:rFonts w:ascii="仿宋" w:hAnsi="仿宋" w:cstheme="minorHAnsi"/>
                  <w:szCs w:val="21"/>
                </w:rPr>
                <w:t>4</w:t>
              </w:r>
              <w:r w:rsidRPr="00FF3F12">
                <w:rPr>
                  <w:rFonts w:ascii="仿宋" w:hAnsi="仿宋" w:cstheme="minorHAnsi"/>
                  <w:szCs w:val="21"/>
                </w:rPr>
                <w:t>bits）</w:t>
              </w:r>
            </w:ins>
          </w:p>
        </w:tc>
        <w:tc>
          <w:tcPr>
            <w:tcW w:w="1417" w:type="dxa"/>
            <w:tcPrChange w:id="2394" w:author="Li Yang" w:date="2023-05-15T13:12:00Z">
              <w:tcPr>
                <w:tcW w:w="2835" w:type="dxa"/>
              </w:tcPr>
            </w:tcPrChange>
          </w:tcPr>
          <w:p w14:paraId="5346425E" w14:textId="77777777" w:rsidR="000F4E83" w:rsidRDefault="00FF253A" w:rsidP="0040509E">
            <w:pPr>
              <w:jc w:val="left"/>
              <w:rPr>
                <w:ins w:id="2395" w:author="Li Yang" w:date="2023-05-15T13:11:00Z"/>
                <w:rFonts w:ascii="仿宋" w:hAnsi="仿宋" w:cstheme="minorHAnsi"/>
                <w:szCs w:val="21"/>
              </w:rPr>
            </w:pPr>
            <w:ins w:id="2396" w:author="Li Yang" w:date="2023-05-15T13:08:00Z">
              <w:r w:rsidRPr="00097081">
                <w:rPr>
                  <w:rFonts w:ascii="仿宋" w:hAnsi="仿宋" w:cstheme="minorHAnsi" w:hint="eastAsia"/>
                  <w:szCs w:val="21"/>
                </w:rPr>
                <w:t>存储可靠性</w:t>
              </w:r>
            </w:ins>
          </w:p>
          <w:p w14:paraId="06CD14CE" w14:textId="3318A387" w:rsidR="00FF253A" w:rsidRPr="00FF3F12" w:rsidRDefault="00FF253A" w:rsidP="0040509E">
            <w:pPr>
              <w:jc w:val="left"/>
              <w:rPr>
                <w:ins w:id="2397" w:author="Li Yang" w:date="2023-05-15T13:08:00Z"/>
                <w:rFonts w:ascii="仿宋" w:hAnsi="仿宋" w:cs="Times New Roman"/>
                <w:szCs w:val="21"/>
              </w:rPr>
            </w:pPr>
            <w:ins w:id="2398" w:author="Li Yang" w:date="2023-05-15T13:08:00Z">
              <w:r>
                <w:rPr>
                  <w:rFonts w:ascii="仿宋" w:hAnsi="仿宋" w:cstheme="minorHAnsi"/>
                  <w:szCs w:val="21"/>
                </w:rPr>
                <w:t>R</w:t>
              </w:r>
              <w:r>
                <w:rPr>
                  <w:rFonts w:ascii="仿宋" w:hAnsi="仿宋" w:cstheme="minorHAnsi" w:hint="eastAsia"/>
                  <w:szCs w:val="21"/>
                </w:rPr>
                <w:t>eliability</w:t>
              </w:r>
            </w:ins>
          </w:p>
        </w:tc>
        <w:tc>
          <w:tcPr>
            <w:tcW w:w="10064" w:type="dxa"/>
            <w:tcPrChange w:id="2399" w:author="Li Yang" w:date="2023-05-15T13:12:00Z">
              <w:tcPr>
                <w:tcW w:w="10206" w:type="dxa"/>
              </w:tcPr>
            </w:tcPrChange>
          </w:tcPr>
          <w:p w14:paraId="04A3E11B" w14:textId="77777777" w:rsidR="00FF253A" w:rsidRPr="00FF3F12" w:rsidRDefault="00FF253A" w:rsidP="0040509E">
            <w:pPr>
              <w:jc w:val="left"/>
              <w:rPr>
                <w:ins w:id="2400" w:author="Li Yang" w:date="2023-05-15T13:08:00Z"/>
                <w:rFonts w:ascii="仿宋" w:hAnsi="仿宋" w:cs="Times New Roman"/>
                <w:szCs w:val="21"/>
              </w:rPr>
            </w:pPr>
            <w:ins w:id="2401" w:author="Li Yang" w:date="2023-05-15T13:08:00Z">
              <w:r w:rsidRPr="00FF3F12">
                <w:rPr>
                  <w:rFonts w:ascii="仿宋" w:hAnsi="仿宋" w:cs="Times New Roman"/>
                  <w:szCs w:val="21"/>
                </w:rPr>
                <w:t>用于标识数据存储的可靠性需求</w:t>
              </w:r>
            </w:ins>
          </w:p>
          <w:p w14:paraId="1DFF7A1D" w14:textId="77777777" w:rsidR="00FF253A" w:rsidRPr="00FF3F12" w:rsidRDefault="00FF253A" w:rsidP="0040509E">
            <w:pPr>
              <w:jc w:val="left"/>
              <w:rPr>
                <w:ins w:id="2402" w:author="Li Yang" w:date="2023-05-15T13:08:00Z"/>
                <w:rFonts w:ascii="仿宋" w:hAnsi="仿宋" w:cs="Times New Roman"/>
                <w:szCs w:val="21"/>
              </w:rPr>
            </w:pPr>
            <w:ins w:id="2403" w:author="Li Yang" w:date="2023-05-15T13:08:00Z">
              <w:r w:rsidRPr="00FF3F12">
                <w:rPr>
                  <w:rFonts w:ascii="仿宋" w:hAnsi="仿宋" w:cs="Times New Roman"/>
                </w:rPr>
                <w:t>0</w:t>
              </w:r>
              <w:r w:rsidRPr="00FF3F12">
                <w:rPr>
                  <w:rFonts w:ascii="仿宋" w:hAnsi="仿宋" w:cs="Times New Roman"/>
                  <w:szCs w:val="21"/>
                </w:rPr>
                <w:t>：</w:t>
              </w:r>
              <w:r w:rsidRPr="00FF3F12">
                <w:rPr>
                  <w:rFonts w:ascii="仿宋" w:hAnsi="仿宋" w:cs="Times New Roman" w:hint="eastAsia"/>
                </w:rPr>
                <w:t>不存储</w:t>
              </w:r>
              <w:r>
                <w:rPr>
                  <w:rFonts w:ascii="仿宋" w:hAnsi="仿宋" w:cs="Times New Roman" w:hint="eastAsia"/>
                  <w:szCs w:val="21"/>
                </w:rPr>
                <w:t>；</w:t>
              </w:r>
              <w:r w:rsidRPr="00FF3F12">
                <w:rPr>
                  <w:rFonts w:ascii="仿宋" w:hAnsi="仿宋" w:cs="Times New Roman"/>
                </w:rPr>
                <w:t>1</w:t>
              </w:r>
              <w:r w:rsidRPr="00FF3F12">
                <w:rPr>
                  <w:rFonts w:ascii="仿宋" w:hAnsi="仿宋" w:cs="Times New Roman"/>
                  <w:szCs w:val="21"/>
                </w:rPr>
                <w:t>：</w:t>
              </w:r>
              <w:r w:rsidRPr="00FF3F12">
                <w:rPr>
                  <w:rFonts w:ascii="仿宋" w:hAnsi="仿宋" w:cs="Times New Roman" w:hint="eastAsia"/>
                </w:rPr>
                <w:t>冷门缓存</w:t>
              </w:r>
              <w:r>
                <w:rPr>
                  <w:rFonts w:ascii="仿宋" w:hAnsi="仿宋" w:cs="Times New Roman" w:hint="eastAsia"/>
                  <w:szCs w:val="21"/>
                </w:rPr>
                <w:t>；</w:t>
              </w:r>
              <w:r>
                <w:rPr>
                  <w:rFonts w:ascii="仿宋" w:hAnsi="仿宋" w:cs="Times New Roman"/>
                </w:rPr>
                <w:t>2</w:t>
              </w:r>
              <w:r w:rsidRPr="00FF3F12">
                <w:rPr>
                  <w:rFonts w:ascii="仿宋" w:hAnsi="仿宋" w:cs="Times New Roman"/>
                  <w:szCs w:val="21"/>
                </w:rPr>
                <w:t>：</w:t>
              </w:r>
              <w:r w:rsidRPr="00FF3F12">
                <w:rPr>
                  <w:rFonts w:ascii="仿宋" w:hAnsi="仿宋" w:cs="Times New Roman" w:hint="eastAsia"/>
                  <w:szCs w:val="21"/>
                </w:rPr>
                <w:t>热门缓存</w:t>
              </w:r>
              <w:r>
                <w:rPr>
                  <w:rFonts w:ascii="仿宋" w:hAnsi="仿宋" w:cs="Times New Roman" w:hint="eastAsia"/>
                  <w:szCs w:val="21"/>
                </w:rPr>
                <w:t>；</w:t>
              </w:r>
              <w:r w:rsidRPr="00FF3F12">
                <w:rPr>
                  <w:rFonts w:ascii="仿宋" w:hAnsi="仿宋" w:cs="Times New Roman"/>
                </w:rPr>
                <w:t>3</w:t>
              </w:r>
              <w:r>
                <w:rPr>
                  <w:rFonts w:ascii="仿宋" w:hAnsi="仿宋" w:cs="Times New Roman" w:hint="eastAsia"/>
                </w:rPr>
                <w:t>：</w:t>
              </w:r>
              <w:r w:rsidRPr="00FF3F12">
                <w:rPr>
                  <w:rFonts w:ascii="仿宋" w:hAnsi="仿宋" w:cs="Times New Roman" w:hint="eastAsia"/>
                  <w:szCs w:val="21"/>
                </w:rPr>
                <w:t>一般存储</w:t>
              </w:r>
              <w:r>
                <w:rPr>
                  <w:rFonts w:ascii="仿宋" w:hAnsi="仿宋" w:cs="Times New Roman" w:hint="eastAsia"/>
                  <w:szCs w:val="21"/>
                </w:rPr>
                <w:t>；</w:t>
              </w:r>
              <w:r w:rsidRPr="00FF3F12">
                <w:rPr>
                  <w:rFonts w:ascii="仿宋" w:hAnsi="仿宋" w:cs="Times New Roman"/>
                </w:rPr>
                <w:t>4</w:t>
              </w:r>
              <w:r>
                <w:rPr>
                  <w:rFonts w:ascii="仿宋" w:hAnsi="仿宋" w:cs="Times New Roman" w:hint="eastAsia"/>
                </w:rPr>
                <w:t>：</w:t>
              </w:r>
              <w:r w:rsidRPr="00FF3F12">
                <w:rPr>
                  <w:rFonts w:ascii="仿宋" w:hAnsi="仿宋" w:cs="Times New Roman" w:hint="eastAsia"/>
                  <w:szCs w:val="21"/>
                </w:rPr>
                <w:t>可靠存储</w:t>
              </w:r>
              <w:r>
                <w:rPr>
                  <w:rFonts w:ascii="仿宋" w:hAnsi="仿宋" w:cs="Times New Roman" w:hint="eastAsia"/>
                  <w:szCs w:val="21"/>
                </w:rPr>
                <w:t>；</w:t>
              </w:r>
              <w:r w:rsidRPr="00FF3F12">
                <w:rPr>
                  <w:rFonts w:ascii="仿宋" w:hAnsi="仿宋" w:cs="Times New Roman"/>
                </w:rPr>
                <w:t>5</w:t>
              </w:r>
              <w:r>
                <w:rPr>
                  <w:rFonts w:ascii="仿宋" w:hAnsi="仿宋" w:cs="Times New Roman" w:hint="eastAsia"/>
                </w:rPr>
                <w:t>：</w:t>
              </w:r>
              <w:r w:rsidRPr="00FF3F12">
                <w:rPr>
                  <w:rFonts w:ascii="仿宋" w:hAnsi="仿宋" w:cs="Times New Roman" w:hint="eastAsia"/>
                  <w:szCs w:val="21"/>
                </w:rPr>
                <w:t>高可靠存储</w:t>
              </w:r>
              <w:r>
                <w:rPr>
                  <w:rFonts w:ascii="仿宋" w:hAnsi="仿宋" w:cs="Times New Roman" w:hint="eastAsia"/>
                  <w:szCs w:val="21"/>
                </w:rPr>
                <w:t>；</w:t>
              </w:r>
              <w:r w:rsidRPr="00FF3F12">
                <w:rPr>
                  <w:rFonts w:ascii="仿宋" w:hAnsi="仿宋" w:cs="Times New Roman"/>
                </w:rPr>
                <w:t>6</w:t>
              </w:r>
              <w:r>
                <w:rPr>
                  <w:rFonts w:ascii="仿宋" w:hAnsi="仿宋" w:cs="Times New Roman" w:hint="eastAsia"/>
                </w:rPr>
                <w:t>：</w:t>
              </w:r>
              <w:r w:rsidRPr="00FF3F12">
                <w:rPr>
                  <w:rFonts w:ascii="仿宋" w:hAnsi="仿宋" w:cs="Times New Roman" w:hint="eastAsia"/>
                  <w:szCs w:val="21"/>
                </w:rPr>
                <w:t>读写一致存储</w:t>
              </w:r>
            </w:ins>
          </w:p>
        </w:tc>
      </w:tr>
      <w:tr w:rsidR="00FF253A" w:rsidRPr="00FF3F12" w14:paraId="7B54CDE5" w14:textId="77777777" w:rsidTr="000F4E83">
        <w:trPr>
          <w:trHeight w:val="137"/>
          <w:ins w:id="2404" w:author="Li Yang" w:date="2023-05-15T13:08:00Z"/>
          <w:trPrChange w:id="2405" w:author="Li Yang" w:date="2023-05-15T13:12:00Z">
            <w:trPr>
              <w:trHeight w:val="137"/>
            </w:trPr>
          </w:trPrChange>
        </w:trPr>
        <w:tc>
          <w:tcPr>
            <w:tcW w:w="2122" w:type="dxa"/>
            <w:tcPrChange w:id="2406" w:author="Li Yang" w:date="2023-05-15T13:12:00Z">
              <w:tcPr>
                <w:tcW w:w="2122" w:type="dxa"/>
              </w:tcPr>
            </w:tcPrChange>
          </w:tcPr>
          <w:p w14:paraId="2BAC085D" w14:textId="77777777" w:rsidR="00FF253A" w:rsidRPr="00FF3F12" w:rsidRDefault="00FF253A" w:rsidP="0040509E">
            <w:pPr>
              <w:jc w:val="left"/>
              <w:rPr>
                <w:ins w:id="2407" w:author="Li Yang" w:date="2023-05-15T13:08:00Z"/>
                <w:rFonts w:ascii="仿宋" w:hAnsi="仿宋" w:cs="Times New Roman"/>
                <w:szCs w:val="21"/>
              </w:rPr>
            </w:pPr>
            <w:ins w:id="2408" w:author="Li Yang" w:date="2023-05-15T13:08:00Z">
              <w:r>
                <w:rPr>
                  <w:rFonts w:ascii="仿宋" w:hAnsi="仿宋" w:cs="Times New Roman" w:hint="eastAsia"/>
                  <w:szCs w:val="21"/>
                </w:rPr>
                <w:t>b</w:t>
              </w:r>
              <w:r>
                <w:rPr>
                  <w:rFonts w:ascii="仿宋" w:hAnsi="仿宋" w:cs="Times New Roman"/>
                  <w:szCs w:val="21"/>
                </w:rPr>
                <w:t>it3</w:t>
              </w:r>
              <w:r w:rsidRPr="00FF3F12">
                <w:rPr>
                  <w:rFonts w:ascii="仿宋" w:hAnsi="仿宋" w:cs="Times New Roman"/>
                  <w:szCs w:val="21"/>
                </w:rPr>
                <w:t>-bit</w:t>
              </w:r>
              <w:r>
                <w:rPr>
                  <w:rFonts w:ascii="仿宋" w:hAnsi="仿宋" w:cs="Times New Roman"/>
                  <w:szCs w:val="21"/>
                </w:rPr>
                <w:t>2</w:t>
              </w:r>
              <w:r w:rsidRPr="00FF3F12">
                <w:rPr>
                  <w:rFonts w:ascii="仿宋" w:hAnsi="仿宋" w:cstheme="minorHAnsi" w:hint="eastAsia"/>
                  <w:szCs w:val="21"/>
                </w:rPr>
                <w:t>（</w:t>
              </w:r>
              <w:r>
                <w:rPr>
                  <w:rFonts w:ascii="仿宋" w:hAnsi="仿宋" w:cstheme="minorHAnsi"/>
                  <w:szCs w:val="21"/>
                </w:rPr>
                <w:t>2</w:t>
              </w:r>
              <w:r w:rsidRPr="00FF3F12">
                <w:rPr>
                  <w:rFonts w:ascii="仿宋" w:hAnsi="仿宋" w:cstheme="minorHAnsi"/>
                  <w:szCs w:val="21"/>
                </w:rPr>
                <w:t>bits）</w:t>
              </w:r>
            </w:ins>
          </w:p>
        </w:tc>
        <w:tc>
          <w:tcPr>
            <w:tcW w:w="1417" w:type="dxa"/>
            <w:tcPrChange w:id="2409" w:author="Li Yang" w:date="2023-05-15T13:12:00Z">
              <w:tcPr>
                <w:tcW w:w="2835" w:type="dxa"/>
              </w:tcPr>
            </w:tcPrChange>
          </w:tcPr>
          <w:p w14:paraId="623F7D43" w14:textId="77777777" w:rsidR="000F4E83" w:rsidRDefault="00FF253A" w:rsidP="0040509E">
            <w:pPr>
              <w:jc w:val="left"/>
              <w:rPr>
                <w:ins w:id="2410" w:author="Li Yang" w:date="2023-05-15T13:11:00Z"/>
                <w:rFonts w:ascii="仿宋" w:hAnsi="仿宋" w:cstheme="minorHAnsi"/>
                <w:szCs w:val="21"/>
              </w:rPr>
            </w:pPr>
            <w:ins w:id="2411" w:author="Li Yang" w:date="2023-05-15T13:08:00Z">
              <w:r w:rsidRPr="00097081">
                <w:rPr>
                  <w:rFonts w:ascii="仿宋" w:hAnsi="仿宋" w:cstheme="minorHAnsi" w:hint="eastAsia"/>
                  <w:szCs w:val="21"/>
                </w:rPr>
                <w:t>存储位置</w:t>
              </w:r>
              <w:r w:rsidRPr="00FF3F12">
                <w:rPr>
                  <w:rFonts w:ascii="仿宋" w:hAnsi="仿宋" w:cstheme="minorHAnsi"/>
                  <w:szCs w:val="21"/>
                </w:rPr>
                <w:t xml:space="preserve"> </w:t>
              </w:r>
            </w:ins>
          </w:p>
          <w:p w14:paraId="01C99B26" w14:textId="70BB7334" w:rsidR="00FF253A" w:rsidRPr="00FF3F12" w:rsidRDefault="00FF253A" w:rsidP="0040509E">
            <w:pPr>
              <w:jc w:val="left"/>
              <w:rPr>
                <w:ins w:id="2412" w:author="Li Yang" w:date="2023-05-15T13:08:00Z"/>
                <w:rFonts w:ascii="仿宋" w:hAnsi="仿宋" w:cs="Times New Roman"/>
                <w:szCs w:val="21"/>
              </w:rPr>
            </w:pPr>
            <w:ins w:id="2413" w:author="Li Yang" w:date="2023-05-15T13:08:00Z">
              <w:r>
                <w:rPr>
                  <w:rFonts w:ascii="仿宋" w:hAnsi="仿宋" w:cstheme="minorHAnsi"/>
                  <w:szCs w:val="21"/>
                </w:rPr>
                <w:t>L</w:t>
              </w:r>
              <w:r>
                <w:rPr>
                  <w:rFonts w:ascii="仿宋" w:hAnsi="仿宋" w:cstheme="minorHAnsi" w:hint="eastAsia"/>
                  <w:szCs w:val="21"/>
                </w:rPr>
                <w:t>o</w:t>
              </w:r>
              <w:r>
                <w:rPr>
                  <w:rFonts w:ascii="仿宋" w:hAnsi="仿宋" w:cstheme="minorHAnsi"/>
                  <w:szCs w:val="21"/>
                </w:rPr>
                <w:t>cation</w:t>
              </w:r>
            </w:ins>
          </w:p>
        </w:tc>
        <w:tc>
          <w:tcPr>
            <w:tcW w:w="10064" w:type="dxa"/>
            <w:tcPrChange w:id="2414" w:author="Li Yang" w:date="2023-05-15T13:12:00Z">
              <w:tcPr>
                <w:tcW w:w="10206" w:type="dxa"/>
              </w:tcPr>
            </w:tcPrChange>
          </w:tcPr>
          <w:p w14:paraId="2E51BF99" w14:textId="77777777" w:rsidR="00FF253A" w:rsidRDefault="00FF253A" w:rsidP="0040509E">
            <w:pPr>
              <w:jc w:val="left"/>
              <w:rPr>
                <w:ins w:id="2415" w:author="Li Yang" w:date="2023-05-15T13:08:00Z"/>
                <w:rFonts w:ascii="仿宋" w:hAnsi="仿宋" w:cs="Times New Roman"/>
                <w:szCs w:val="21"/>
              </w:rPr>
            </w:pPr>
            <w:ins w:id="2416" w:author="Li Yang" w:date="2023-05-15T13:08:00Z">
              <w:r w:rsidRPr="00FF3F12">
                <w:rPr>
                  <w:rFonts w:ascii="仿宋" w:hAnsi="仿宋" w:cs="Times New Roman"/>
                  <w:szCs w:val="21"/>
                </w:rPr>
                <w:t>用于标识数据存储的位置需求</w:t>
              </w:r>
            </w:ins>
          </w:p>
          <w:p w14:paraId="11300C4E" w14:textId="77777777" w:rsidR="00FF253A" w:rsidRPr="00FF3F12" w:rsidRDefault="00FF253A" w:rsidP="0040509E">
            <w:pPr>
              <w:jc w:val="left"/>
              <w:rPr>
                <w:ins w:id="2417" w:author="Li Yang" w:date="2023-05-15T13:08:00Z"/>
                <w:rFonts w:ascii="仿宋" w:hAnsi="仿宋" w:cs="Times New Roman"/>
                <w:szCs w:val="21"/>
              </w:rPr>
            </w:pPr>
            <w:ins w:id="2418" w:author="Li Yang" w:date="2023-05-15T13:08:00Z">
              <w:r w:rsidRPr="00FF3F12">
                <w:rPr>
                  <w:rFonts w:ascii="仿宋" w:hAnsi="仿宋" w:cs="Times New Roman"/>
                  <w:szCs w:val="21"/>
                </w:rPr>
                <w:t>0：默认</w:t>
              </w:r>
              <w:r>
                <w:rPr>
                  <w:rFonts w:ascii="仿宋" w:hAnsi="仿宋" w:cs="Times New Roman" w:hint="eastAsia"/>
                  <w:szCs w:val="21"/>
                </w:rPr>
                <w:t>；</w:t>
              </w:r>
              <w:r w:rsidRPr="00FF3F12">
                <w:rPr>
                  <w:rFonts w:ascii="仿宋" w:hAnsi="仿宋" w:cs="Times New Roman"/>
                  <w:szCs w:val="21"/>
                </w:rPr>
                <w:t>1：数据源附近</w:t>
              </w:r>
              <w:r>
                <w:rPr>
                  <w:rFonts w:ascii="仿宋" w:hAnsi="仿宋" w:cs="Times New Roman" w:hint="eastAsia"/>
                  <w:szCs w:val="21"/>
                </w:rPr>
                <w:t>；</w:t>
              </w:r>
              <w:r w:rsidRPr="00FF3F12">
                <w:rPr>
                  <w:rFonts w:ascii="仿宋" w:hAnsi="仿宋" w:cs="Times New Roman"/>
                  <w:szCs w:val="21"/>
                </w:rPr>
                <w:t>2：网络中心</w:t>
              </w:r>
              <w:r>
                <w:rPr>
                  <w:rFonts w:ascii="仿宋" w:hAnsi="仿宋" w:cs="Times New Roman" w:hint="eastAsia"/>
                  <w:szCs w:val="21"/>
                </w:rPr>
                <w:t>；</w:t>
              </w:r>
              <w:r w:rsidRPr="00FF3F12">
                <w:rPr>
                  <w:rFonts w:ascii="仿宋" w:hAnsi="仿宋" w:cs="Times New Roman"/>
                  <w:szCs w:val="21"/>
                </w:rPr>
                <w:t>3：网络边缘</w:t>
              </w:r>
            </w:ins>
          </w:p>
        </w:tc>
      </w:tr>
      <w:tr w:rsidR="00FF253A" w:rsidRPr="00FF3F12" w14:paraId="065F748A" w14:textId="77777777" w:rsidTr="000F4E83">
        <w:trPr>
          <w:trHeight w:val="137"/>
          <w:ins w:id="2419" w:author="Li Yang" w:date="2023-05-15T13:08:00Z"/>
          <w:trPrChange w:id="2420" w:author="Li Yang" w:date="2023-05-15T13:12:00Z">
            <w:trPr>
              <w:trHeight w:val="137"/>
            </w:trPr>
          </w:trPrChange>
        </w:trPr>
        <w:tc>
          <w:tcPr>
            <w:tcW w:w="2122" w:type="dxa"/>
            <w:tcPrChange w:id="2421" w:author="Li Yang" w:date="2023-05-15T13:12:00Z">
              <w:tcPr>
                <w:tcW w:w="2122" w:type="dxa"/>
              </w:tcPr>
            </w:tcPrChange>
          </w:tcPr>
          <w:p w14:paraId="7F6BC7EB" w14:textId="77777777" w:rsidR="00FF253A" w:rsidRDefault="00FF253A" w:rsidP="0040509E">
            <w:pPr>
              <w:jc w:val="left"/>
              <w:rPr>
                <w:ins w:id="2422" w:author="Li Yang" w:date="2023-05-15T13:08:00Z"/>
                <w:rFonts w:ascii="仿宋" w:hAnsi="仿宋" w:cs="Times New Roman"/>
                <w:szCs w:val="21"/>
              </w:rPr>
            </w:pPr>
            <w:ins w:id="2423" w:author="Li Yang" w:date="2023-05-15T13:08:00Z">
              <w:r>
                <w:rPr>
                  <w:rFonts w:ascii="仿宋" w:hAnsi="仿宋" w:cs="Times New Roman"/>
                  <w:szCs w:val="21"/>
                </w:rPr>
                <w:t>bit1</w:t>
              </w:r>
              <w:r w:rsidRPr="00FF3F12">
                <w:rPr>
                  <w:rFonts w:ascii="仿宋" w:hAnsi="仿宋" w:cs="Times New Roman"/>
                  <w:szCs w:val="21"/>
                </w:rPr>
                <w:t>-bit</w:t>
              </w:r>
              <w:r>
                <w:rPr>
                  <w:rFonts w:ascii="仿宋" w:hAnsi="仿宋" w:cs="Times New Roman"/>
                  <w:szCs w:val="21"/>
                </w:rPr>
                <w:t>0</w:t>
              </w:r>
              <w:r w:rsidRPr="00FF3F12">
                <w:rPr>
                  <w:rFonts w:ascii="仿宋" w:hAnsi="仿宋" w:cstheme="minorHAnsi" w:hint="eastAsia"/>
                  <w:szCs w:val="21"/>
                </w:rPr>
                <w:t>（</w:t>
              </w:r>
              <w:r>
                <w:rPr>
                  <w:rFonts w:ascii="仿宋" w:hAnsi="仿宋" w:cstheme="minorHAnsi"/>
                  <w:szCs w:val="21"/>
                </w:rPr>
                <w:t>2</w:t>
              </w:r>
              <w:r w:rsidRPr="00FF3F12">
                <w:rPr>
                  <w:rFonts w:ascii="仿宋" w:hAnsi="仿宋" w:cstheme="minorHAnsi"/>
                  <w:szCs w:val="21"/>
                </w:rPr>
                <w:t>bits）</w:t>
              </w:r>
            </w:ins>
          </w:p>
        </w:tc>
        <w:tc>
          <w:tcPr>
            <w:tcW w:w="1417" w:type="dxa"/>
            <w:tcPrChange w:id="2424" w:author="Li Yang" w:date="2023-05-15T13:12:00Z">
              <w:tcPr>
                <w:tcW w:w="2835" w:type="dxa"/>
              </w:tcPr>
            </w:tcPrChange>
          </w:tcPr>
          <w:p w14:paraId="64E17AC7" w14:textId="259FD081" w:rsidR="00FF253A" w:rsidRPr="00FF3F12" w:rsidRDefault="00FF253A" w:rsidP="0040509E">
            <w:pPr>
              <w:jc w:val="left"/>
              <w:rPr>
                <w:ins w:id="2425" w:author="Li Yang" w:date="2023-05-15T13:08:00Z"/>
                <w:rFonts w:ascii="仿宋" w:hAnsi="仿宋" w:cstheme="minorHAnsi"/>
                <w:szCs w:val="21"/>
              </w:rPr>
            </w:pPr>
            <w:ins w:id="2426" w:author="Li Yang" w:date="2023-05-15T13:08:00Z">
              <w:r>
                <w:rPr>
                  <w:rFonts w:ascii="仿宋" w:hAnsi="仿宋" w:cstheme="minorHAnsi" w:hint="eastAsia"/>
                  <w:szCs w:val="21"/>
                </w:rPr>
                <w:t>预留</w:t>
              </w:r>
            </w:ins>
          </w:p>
        </w:tc>
        <w:tc>
          <w:tcPr>
            <w:tcW w:w="10064" w:type="dxa"/>
            <w:tcPrChange w:id="2427" w:author="Li Yang" w:date="2023-05-15T13:12:00Z">
              <w:tcPr>
                <w:tcW w:w="10206" w:type="dxa"/>
              </w:tcPr>
            </w:tcPrChange>
          </w:tcPr>
          <w:p w14:paraId="3930209A" w14:textId="77777777" w:rsidR="00FF253A" w:rsidRPr="00FF3F12" w:rsidRDefault="00FF253A" w:rsidP="0040509E">
            <w:pPr>
              <w:jc w:val="left"/>
              <w:rPr>
                <w:ins w:id="2428" w:author="Li Yang" w:date="2023-05-15T13:08:00Z"/>
                <w:rFonts w:ascii="仿宋" w:hAnsi="仿宋" w:cs="Times New Roman"/>
                <w:szCs w:val="21"/>
              </w:rPr>
            </w:pPr>
            <w:proofErr w:type="gramStart"/>
            <w:ins w:id="2429" w:author="Li Yang" w:date="2023-05-15T13:08:00Z">
              <w:r>
                <w:rPr>
                  <w:rFonts w:ascii="仿宋" w:hAnsi="仿宋" w:cs="Times New Roman" w:hint="eastAsia"/>
                  <w:szCs w:val="21"/>
                </w:rPr>
                <w:t>现阶段置零</w:t>
              </w:r>
              <w:proofErr w:type="gramEnd"/>
            </w:ins>
          </w:p>
        </w:tc>
      </w:tr>
    </w:tbl>
    <w:p w14:paraId="04855C2D" w14:textId="77777777" w:rsidR="000F4E83" w:rsidRPr="00FF3F12" w:rsidRDefault="000F4E83">
      <w:pPr>
        <w:rPr>
          <w:rFonts w:ascii="仿宋" w:hAnsi="仿宋"/>
          <w:szCs w:val="21"/>
        </w:rPr>
      </w:pPr>
    </w:p>
    <w:sectPr w:rsidR="000F4E83" w:rsidRPr="00FF3F12" w:rsidSect="005E0B2E">
      <w:pgSz w:w="16838" w:h="11906" w:orient="landscape"/>
      <w:pgMar w:top="720" w:right="720" w:bottom="720" w:left="720" w:header="851" w:footer="992" w:gutter="0"/>
      <w:cols w:space="425"/>
      <w:titlePg/>
      <w:docGrid w:type="lines" w:linePitch="312"/>
      <w:sectPrChange w:id="2430" w:author="Li Yang" w:date="2023-05-15T08:55:00Z">
        <w:sectPr w:rsidR="000F4E83" w:rsidRPr="00FF3F12" w:rsidSect="005E0B2E">
          <w:pgMar w:top="1800" w:right="1440" w:bottom="1800" w:left="1440" w:header="851" w:footer="992"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4" w:author="Li Yang [2]" w:date="2023-03-28T09:03:00Z" w:initials="LY">
    <w:p w14:paraId="46D2A404" w14:textId="6D9361C4" w:rsidR="0040509E" w:rsidRDefault="0040509E">
      <w:pPr>
        <w:pStyle w:val="af4"/>
      </w:pPr>
      <w:r>
        <w:rPr>
          <w:rStyle w:val="af3"/>
        </w:rPr>
        <w:annotationRef/>
      </w:r>
      <w:r>
        <w:rPr>
          <w:rFonts w:hint="eastAsia"/>
        </w:rPr>
        <w:t>程：需要两个协议号？合理性或必要性</w:t>
      </w:r>
    </w:p>
    <w:p w14:paraId="4A1A8A0C" w14:textId="62D70950" w:rsidR="0040509E" w:rsidRDefault="0040509E">
      <w:pPr>
        <w:pStyle w:val="af4"/>
      </w:pPr>
      <w:r>
        <w:rPr>
          <w:rFonts w:hint="eastAsia"/>
        </w:rPr>
        <w:t xml:space="preserve"> </w:t>
      </w:r>
      <w:r>
        <w:t xml:space="preserve">   </w:t>
      </w:r>
      <w:r>
        <w:rPr>
          <w:rFonts w:hint="eastAsia"/>
        </w:rPr>
        <w:t>调研了一下</w:t>
      </w:r>
      <w:r>
        <w:rPr>
          <w:rFonts w:hint="eastAsia"/>
        </w:rPr>
        <w:t>I</w:t>
      </w:r>
      <w:r>
        <w:t>P</w:t>
      </w:r>
      <w:r>
        <w:rPr>
          <w:rFonts w:hint="eastAsia"/>
        </w:rPr>
        <w:t>v</w:t>
      </w:r>
      <w:r>
        <w:t>6</w:t>
      </w:r>
      <w:r>
        <w:rPr>
          <w:rFonts w:hint="eastAsia"/>
        </w:rPr>
        <w:t>的扩展头是有顺序的，目前顺序为最后一个首部的有：</w:t>
      </w:r>
      <w:r>
        <w:rPr>
          <w:rFonts w:hint="eastAsia"/>
        </w:rPr>
        <w:t>I</w:t>
      </w:r>
      <w:r>
        <w:t>CMPv6</w:t>
      </w:r>
      <w:r>
        <w:rPr>
          <w:rFonts w:hint="eastAsia"/>
        </w:rPr>
        <w:t>、</w:t>
      </w:r>
      <w:r>
        <w:rPr>
          <w:rFonts w:hint="eastAsia"/>
        </w:rPr>
        <w:t>U</w:t>
      </w:r>
      <w:r>
        <w:t>DP</w:t>
      </w:r>
      <w:r>
        <w:rPr>
          <w:rFonts w:hint="eastAsia"/>
        </w:rPr>
        <w:t>、</w:t>
      </w:r>
      <w:r>
        <w:rPr>
          <w:rFonts w:hint="eastAsia"/>
        </w:rPr>
        <w:t>T</w:t>
      </w:r>
      <w:r>
        <w:t>CP</w:t>
      </w:r>
      <w:r>
        <w:rPr>
          <w:rFonts w:hint="eastAsia"/>
        </w:rPr>
        <w:t>、其他高层协议。除了控制消息，基本只有高层协议首部才会作为最后一个首部。</w:t>
      </w:r>
    </w:p>
    <w:p w14:paraId="557A18B3" w14:textId="48E99044" w:rsidR="0040509E" w:rsidRPr="00565C23" w:rsidRDefault="0040509E">
      <w:pPr>
        <w:pStyle w:val="af4"/>
      </w:pPr>
      <w:r>
        <w:rPr>
          <w:rFonts w:hint="eastAsia"/>
        </w:rPr>
        <w:t xml:space="preserve"> </w:t>
      </w:r>
      <w:r>
        <w:t xml:space="preserve">   </w:t>
      </w:r>
      <w:r>
        <w:rPr>
          <w:rFonts w:hint="eastAsia"/>
        </w:rPr>
        <w:t>如果规定</w:t>
      </w:r>
      <w:r>
        <w:rPr>
          <w:rFonts w:hint="eastAsia"/>
        </w:rPr>
        <w:t>I</w:t>
      </w:r>
      <w:r>
        <w:t>DP</w:t>
      </w:r>
      <w:r>
        <w:rPr>
          <w:rFonts w:hint="eastAsia"/>
        </w:rPr>
        <w:t>为最后一个首部，</w:t>
      </w:r>
      <w:proofErr w:type="gramStart"/>
      <w:r>
        <w:rPr>
          <w:rFonts w:hint="eastAsia"/>
        </w:rPr>
        <w:t>那申请</w:t>
      </w:r>
      <w:proofErr w:type="gramEnd"/>
      <w:r>
        <w:rPr>
          <w:rFonts w:hint="eastAsia"/>
        </w:rPr>
        <w:t>一个协议号就可以；但是规定</w:t>
      </w:r>
      <w:r>
        <w:rPr>
          <w:rFonts w:hint="eastAsia"/>
        </w:rPr>
        <w:t>I</w:t>
      </w:r>
      <w:r>
        <w:t>DP</w:t>
      </w:r>
      <w:r>
        <w:rPr>
          <w:rFonts w:hint="eastAsia"/>
        </w:rPr>
        <w:t>为最后一个首部是否合理？</w:t>
      </w:r>
      <w:r w:rsidRPr="00FE2732">
        <w:rPr>
          <w:rFonts w:hint="eastAsia"/>
          <w:highlight w:val="yellow"/>
        </w:rPr>
        <w:t>待讨论</w:t>
      </w:r>
    </w:p>
    <w:p w14:paraId="2EE4AF9C" w14:textId="6BA6E3CA" w:rsidR="0040509E" w:rsidRDefault="0040509E">
      <w:pPr>
        <w:pStyle w:val="af4"/>
      </w:pPr>
      <w:r>
        <w:rPr>
          <w:noProof/>
        </w:rPr>
        <w:drawing>
          <wp:inline distT="0" distB="0" distL="0" distR="0" wp14:anchorId="018EF046" wp14:editId="43289928">
            <wp:extent cx="2491567" cy="1191619"/>
            <wp:effectExtent l="0" t="0" r="4445" b="8890"/>
            <wp:docPr id="3" name="图片 3" descr="https://img-blog.csdn.net/20180721172832804?watermark/2/text/aHR0cHM6Ly9ibG9nLmNzZG4ubmV0L2Z1eXVhbmRl/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g-blog.csdn.net/20180721172832804?watermark/2/text/aHR0cHM6Ly9ibG9nLmNzZG4ubmV0L2Z1eXVhbmRl/font/5a6L5L2T/fontsize/400/fill/I0JBQkFCMA==/dissolve/7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6877" cy="1203724"/>
                    </a:xfrm>
                    <a:prstGeom prst="rect">
                      <a:avLst/>
                    </a:prstGeom>
                    <a:noFill/>
                    <a:ln>
                      <a:noFill/>
                    </a:ln>
                  </pic:spPr>
                </pic:pic>
              </a:graphicData>
            </a:graphic>
          </wp:inline>
        </w:drawing>
      </w:r>
    </w:p>
  </w:comment>
  <w:comment w:id="257" w:author="Li Yang" w:date="2023-05-15T13:57:00Z" w:initials="LY">
    <w:p w14:paraId="17BC9AC3" w14:textId="77777777" w:rsidR="0040509E" w:rsidRPr="00D554F8" w:rsidRDefault="0040509E" w:rsidP="004825D4">
      <w:pPr>
        <w:pStyle w:val="af4"/>
        <w:rPr>
          <w:rFonts w:ascii="仿宋" w:hAnsi="仿宋" w:cs="Times New Roman"/>
          <w:szCs w:val="21"/>
        </w:rPr>
      </w:pPr>
      <w:r>
        <w:rPr>
          <w:rStyle w:val="af3"/>
        </w:rPr>
        <w:annotationRef/>
      </w:r>
      <w:r>
        <w:rPr>
          <w:rFonts w:ascii="仿宋" w:hAnsi="仿宋" w:cs="Times New Roman" w:hint="eastAsia"/>
          <w:szCs w:val="21"/>
        </w:rPr>
        <w:t>问题：</w:t>
      </w:r>
      <w:r>
        <w:rPr>
          <w:rFonts w:ascii="仿宋" w:hAnsi="仿宋" w:cs="Times New Roman"/>
          <w:szCs w:val="21"/>
        </w:rPr>
        <w:t xml:space="preserve"> </w:t>
      </w:r>
      <w:r>
        <w:rPr>
          <w:rFonts w:ascii="仿宋" w:hAnsi="仿宋" w:cs="Times New Roman" w:hint="eastAsia"/>
          <w:szCs w:val="21"/>
        </w:rPr>
        <w:t>多路径使用</w:t>
      </w:r>
      <w:r w:rsidRPr="005635DF">
        <w:rPr>
          <w:rFonts w:ascii="仿宋" w:hAnsi="仿宋" w:cs="Times New Roman" w:hint="eastAsia"/>
          <w:szCs w:val="21"/>
        </w:rPr>
        <w:t xml:space="preserve"> A和B</w:t>
      </w:r>
      <w:r>
        <w:rPr>
          <w:rFonts w:ascii="仿宋" w:hAnsi="仿宋" w:cs="Times New Roman" w:hint="eastAsia"/>
          <w:szCs w:val="21"/>
        </w:rPr>
        <w:t>字段后</w:t>
      </w:r>
      <w:r w:rsidRPr="005635DF">
        <w:rPr>
          <w:rFonts w:ascii="仿宋" w:hAnsi="仿宋" w:cs="Times New Roman" w:hint="eastAsia"/>
          <w:szCs w:val="21"/>
        </w:rPr>
        <w:t>，</w:t>
      </w:r>
      <w:r>
        <w:rPr>
          <w:rFonts w:ascii="仿宋" w:hAnsi="仿宋" w:cs="Times New Roman" w:hint="eastAsia"/>
          <w:szCs w:val="21"/>
        </w:rPr>
        <w:t>无法与</w:t>
      </w:r>
      <w:r w:rsidRPr="005635DF">
        <w:rPr>
          <w:rFonts w:ascii="仿宋" w:hAnsi="仿宋" w:cs="Times New Roman" w:hint="eastAsia"/>
          <w:szCs w:val="21"/>
        </w:rPr>
        <w:t>INT的BCD</w:t>
      </w:r>
      <w:r>
        <w:rPr>
          <w:rFonts w:ascii="仿宋" w:hAnsi="仿宋" w:cs="Times New Roman" w:hint="eastAsia"/>
          <w:szCs w:val="21"/>
        </w:rPr>
        <w:t>字段一起使用。</w:t>
      </w:r>
    </w:p>
    <w:p w14:paraId="191AFA35" w14:textId="77777777" w:rsidR="0040509E" w:rsidRPr="00D554F8" w:rsidRDefault="0040509E" w:rsidP="004825D4">
      <w:pPr>
        <w:pStyle w:val="af4"/>
        <w:rPr>
          <w:rFonts w:ascii="仿宋" w:hAnsi="仿宋" w:cs="Times New Roman"/>
          <w:b/>
          <w:szCs w:val="21"/>
          <w:highlight w:val="cyan"/>
        </w:rPr>
      </w:pPr>
      <w:r w:rsidRPr="00D554F8">
        <w:rPr>
          <w:rFonts w:ascii="仿宋" w:hAnsi="仿宋" w:cs="Times New Roman" w:hint="eastAsia"/>
          <w:szCs w:val="21"/>
          <w:highlight w:val="cyan"/>
        </w:rPr>
        <w:t>待</w:t>
      </w:r>
      <w:r w:rsidRPr="00D554F8">
        <w:rPr>
          <w:rFonts w:ascii="仿宋" w:hAnsi="仿宋" w:cs="Times New Roman" w:hint="eastAsia"/>
          <w:b/>
          <w:szCs w:val="21"/>
          <w:highlight w:val="cyan"/>
        </w:rPr>
        <w:t>讨论</w:t>
      </w:r>
    </w:p>
    <w:p w14:paraId="3AFD741C" w14:textId="77777777" w:rsidR="0040509E" w:rsidRDefault="0040509E" w:rsidP="004825D4">
      <w:pPr>
        <w:pStyle w:val="af4"/>
      </w:pPr>
      <w:r>
        <w:rPr>
          <w:rFonts w:hint="eastAsia"/>
        </w:rPr>
        <w:t>1</w:t>
      </w:r>
      <w:r>
        <w:rPr>
          <w:rFonts w:hint="eastAsia"/>
        </w:rPr>
        <w:t>）</w:t>
      </w:r>
      <w:r>
        <w:rPr>
          <w:rFonts w:hint="eastAsia"/>
        </w:rPr>
        <w:t>I</w:t>
      </w:r>
      <w:r>
        <w:t>NT</w:t>
      </w:r>
      <w:r>
        <w:rPr>
          <w:rFonts w:hint="eastAsia"/>
        </w:rPr>
        <w:t>定义一个单独的可选字段</w:t>
      </w:r>
      <w:r>
        <w:rPr>
          <w:rFonts w:hint="eastAsia"/>
        </w:rPr>
        <w:t>I</w:t>
      </w:r>
      <w:r>
        <w:t>NT Field</w:t>
      </w:r>
      <w:r>
        <w:rPr>
          <w:rFonts w:hint="eastAsia"/>
        </w:rPr>
        <w:t>，占</w:t>
      </w:r>
      <w:r>
        <w:rPr>
          <w:rFonts w:hint="eastAsia"/>
        </w:rPr>
        <w:t>4</w:t>
      </w:r>
      <w:r>
        <w:t>8</w:t>
      </w:r>
      <w:r>
        <w:rPr>
          <w:rFonts w:hint="eastAsia"/>
        </w:rPr>
        <w:t>bytes</w:t>
      </w:r>
      <w:r>
        <w:rPr>
          <w:rFonts w:hint="eastAsia"/>
        </w:rPr>
        <w:t>；不和其他混合一起用</w:t>
      </w:r>
    </w:p>
    <w:p w14:paraId="7CC5C29B" w14:textId="285C1A22" w:rsidR="0040509E" w:rsidRPr="004825D4" w:rsidRDefault="0040509E" w:rsidP="004825D4">
      <w:pPr>
        <w:pStyle w:val="af4"/>
      </w:pPr>
      <w:r>
        <w:rPr>
          <w:rFonts w:hint="eastAsia"/>
        </w:rPr>
        <w:t>2</w:t>
      </w:r>
      <w:r>
        <w:rPr>
          <w:rFonts w:hint="eastAsia"/>
        </w:rPr>
        <w:t>）给应用使用的字段扩展为</w:t>
      </w:r>
      <w:r>
        <w:rPr>
          <w:rFonts w:hint="eastAsia"/>
        </w:rPr>
        <w:t>3</w:t>
      </w:r>
      <w:r>
        <w:rPr>
          <w:rFonts w:hint="eastAsia"/>
        </w:rPr>
        <w:t>个，</w:t>
      </w:r>
      <w:r>
        <w:rPr>
          <w:rFonts w:hint="eastAsia"/>
        </w:rPr>
        <w:t>defined</w:t>
      </w:r>
      <w:r>
        <w:t xml:space="preserve"> A,B,C</w:t>
      </w:r>
      <w:r>
        <w:rPr>
          <w:rFonts w:hint="eastAsia"/>
        </w:rPr>
        <w:t>（每个字段</w:t>
      </w:r>
      <w:r>
        <w:rPr>
          <w:rFonts w:hint="eastAsia"/>
        </w:rPr>
        <w:t>1</w:t>
      </w:r>
      <w:r>
        <w:t>6</w:t>
      </w:r>
      <w:r>
        <w:rPr>
          <w:rFonts w:hint="eastAsia"/>
        </w:rPr>
        <w:t>bytes</w:t>
      </w:r>
      <w:r>
        <w:rPr>
          <w:rFonts w:hint="eastAsia"/>
        </w:rPr>
        <w:t>）</w:t>
      </w:r>
    </w:p>
  </w:comment>
  <w:comment w:id="261" w:author="Li Yang [2]" w:date="2023-03-28T09:04:00Z" w:initials="LY">
    <w:p w14:paraId="7FA42948" w14:textId="371ECCA6" w:rsidR="0040509E" w:rsidRPr="00A5336C" w:rsidRDefault="0040509E">
      <w:pPr>
        <w:pStyle w:val="af4"/>
      </w:pPr>
      <w:r>
        <w:rPr>
          <w:rStyle w:val="af3"/>
        </w:rPr>
        <w:annotationRef/>
      </w:r>
      <w:r>
        <w:rPr>
          <w:rFonts w:hint="eastAsia"/>
        </w:rPr>
        <w:t>程：“数据包”，</w:t>
      </w:r>
      <w:r>
        <w:rPr>
          <w:rFonts w:hint="eastAsia"/>
        </w:rPr>
        <w:t>packet</w:t>
      </w:r>
      <w:r>
        <w:rPr>
          <w:rFonts w:hint="eastAsia"/>
        </w:rPr>
        <w:t>，习惯上是网络层的协议数据单元（</w:t>
      </w:r>
      <w:r>
        <w:rPr>
          <w:rFonts w:hint="eastAsia"/>
        </w:rPr>
        <w:t>PDU</w:t>
      </w:r>
      <w:r>
        <w:rPr>
          <w:rFonts w:hint="eastAsia"/>
        </w:rPr>
        <w:t>），在传输层是否合适用“数据包”？</w:t>
      </w:r>
    </w:p>
  </w:comment>
  <w:comment w:id="262" w:author="Li Yang [2]" w:date="2023-03-28T12:20:00Z" w:initials="LY">
    <w:p w14:paraId="7EC1BA40" w14:textId="31E0AADA" w:rsidR="0040509E" w:rsidRDefault="0040509E">
      <w:pPr>
        <w:pStyle w:val="af4"/>
      </w:pPr>
      <w:r>
        <w:rPr>
          <w:rStyle w:val="af3"/>
        </w:rPr>
        <w:annotationRef/>
      </w:r>
      <w:r>
        <w:rPr>
          <w:rFonts w:hint="eastAsia"/>
        </w:rPr>
        <w:t>高可靠的处理单元确实是网络层意义上的数据包，是否需要换个词？</w:t>
      </w:r>
      <w:r>
        <w:rPr>
          <w:rFonts w:hint="eastAsia"/>
        </w:rPr>
        <w:t xml:space="preserve"> </w:t>
      </w:r>
      <w:r w:rsidRPr="00FE2732">
        <w:rPr>
          <w:rFonts w:hint="eastAsia"/>
          <w:highlight w:val="yellow"/>
        </w:rPr>
        <w:t>待讨论</w:t>
      </w:r>
    </w:p>
    <w:p w14:paraId="60373AE3" w14:textId="777C8330" w:rsidR="0040509E" w:rsidRDefault="0040509E">
      <w:pPr>
        <w:pStyle w:val="af4"/>
      </w:pPr>
    </w:p>
  </w:comment>
  <w:comment w:id="320" w:author="Li Yang" w:date="2023-05-15T13:52:00Z" w:initials="LY">
    <w:p w14:paraId="0242E6CB" w14:textId="5B9CA654" w:rsidR="0040509E" w:rsidRDefault="0040509E">
      <w:pPr>
        <w:pStyle w:val="af4"/>
      </w:pPr>
      <w:r>
        <w:rPr>
          <w:rStyle w:val="af3"/>
        </w:rPr>
        <w:annotationRef/>
      </w:r>
      <w:r w:rsidRPr="009A0C14">
        <w:rPr>
          <w:rFonts w:hint="eastAsia"/>
          <w:highlight w:val="yellow"/>
        </w:rPr>
        <w:t>待讨论</w:t>
      </w:r>
    </w:p>
    <w:p w14:paraId="7AA77121" w14:textId="75472AF9" w:rsidR="0040509E" w:rsidRDefault="0040509E">
      <w:pPr>
        <w:pStyle w:val="af4"/>
      </w:pPr>
      <w:r>
        <w:rPr>
          <w:rFonts w:hint="eastAsia"/>
        </w:rPr>
        <w:t>1</w:t>
      </w:r>
      <w:r>
        <w:rPr>
          <w:rFonts w:hint="eastAsia"/>
        </w:rPr>
        <w:t>）源</w:t>
      </w:r>
      <w:r>
        <w:rPr>
          <w:rFonts w:hint="eastAsia"/>
        </w:rPr>
        <w:t>I</w:t>
      </w:r>
      <w:r>
        <w:t>D</w:t>
      </w:r>
      <w:r>
        <w:rPr>
          <w:rFonts w:hint="eastAsia"/>
        </w:rPr>
        <w:t>和目的</w:t>
      </w:r>
      <w:r>
        <w:rPr>
          <w:rFonts w:hint="eastAsia"/>
        </w:rPr>
        <w:t>I</w:t>
      </w:r>
      <w:r>
        <w:t>D</w:t>
      </w:r>
      <w:r>
        <w:rPr>
          <w:rFonts w:hint="eastAsia"/>
        </w:rPr>
        <w:t>怎么填写？</w:t>
      </w:r>
    </w:p>
    <w:p w14:paraId="6011DB45" w14:textId="60C09AB1" w:rsidR="0040509E" w:rsidRDefault="0040509E">
      <w:pPr>
        <w:pStyle w:val="af4"/>
      </w:pPr>
      <w:r>
        <w:rPr>
          <w:rFonts w:hint="eastAsia"/>
        </w:rPr>
        <w:t>2</w:t>
      </w:r>
      <w:r>
        <w:rPr>
          <w:rFonts w:hint="eastAsia"/>
        </w:rPr>
        <w:t>）是否和组播信令类似，其实不用在</w:t>
      </w:r>
      <w:r>
        <w:rPr>
          <w:rFonts w:hint="eastAsia"/>
        </w:rPr>
        <w:t>I</w:t>
      </w:r>
      <w:r>
        <w:t>DP</w:t>
      </w:r>
      <w:r>
        <w:rPr>
          <w:rFonts w:hint="eastAsia"/>
        </w:rPr>
        <w:t>上承载如果需要，属于一类特殊的控制管理指令，作用于网络节点之间。</w:t>
      </w:r>
    </w:p>
  </w:comment>
  <w:comment w:id="1712" w:author="Li Yang [2]" w:date="2023-03-24T18:15:00Z" w:initials="LY">
    <w:p w14:paraId="18DEA00F" w14:textId="4A3907BB" w:rsidR="0040509E" w:rsidRPr="00D554F8" w:rsidRDefault="0040509E">
      <w:pPr>
        <w:pStyle w:val="af4"/>
        <w:rPr>
          <w:rFonts w:ascii="仿宋" w:hAnsi="仿宋" w:cs="Times New Roman"/>
          <w:szCs w:val="21"/>
        </w:rPr>
      </w:pPr>
      <w:r>
        <w:rPr>
          <w:rStyle w:val="af3"/>
        </w:rPr>
        <w:annotationRef/>
      </w:r>
      <w:r>
        <w:rPr>
          <w:rFonts w:ascii="仿宋" w:hAnsi="仿宋" w:cs="Times New Roman" w:hint="eastAsia"/>
          <w:szCs w:val="21"/>
        </w:rPr>
        <w:t>问题：</w:t>
      </w:r>
      <w:r>
        <w:rPr>
          <w:rFonts w:ascii="仿宋" w:hAnsi="仿宋" w:cs="Times New Roman"/>
          <w:szCs w:val="21"/>
        </w:rPr>
        <w:t xml:space="preserve"> </w:t>
      </w:r>
      <w:r>
        <w:rPr>
          <w:rFonts w:ascii="仿宋" w:hAnsi="仿宋" w:cs="Times New Roman" w:hint="eastAsia"/>
          <w:szCs w:val="21"/>
        </w:rPr>
        <w:t>多路径使用</w:t>
      </w:r>
      <w:r w:rsidRPr="005635DF">
        <w:rPr>
          <w:rFonts w:ascii="仿宋" w:hAnsi="仿宋" w:cs="Times New Roman" w:hint="eastAsia"/>
          <w:szCs w:val="21"/>
        </w:rPr>
        <w:t xml:space="preserve"> A和B</w:t>
      </w:r>
      <w:r>
        <w:rPr>
          <w:rFonts w:ascii="仿宋" w:hAnsi="仿宋" w:cs="Times New Roman" w:hint="eastAsia"/>
          <w:szCs w:val="21"/>
        </w:rPr>
        <w:t>字段后</w:t>
      </w:r>
      <w:r w:rsidRPr="005635DF">
        <w:rPr>
          <w:rFonts w:ascii="仿宋" w:hAnsi="仿宋" w:cs="Times New Roman" w:hint="eastAsia"/>
          <w:szCs w:val="21"/>
        </w:rPr>
        <w:t>，</w:t>
      </w:r>
      <w:r>
        <w:rPr>
          <w:rFonts w:ascii="仿宋" w:hAnsi="仿宋" w:cs="Times New Roman" w:hint="eastAsia"/>
          <w:szCs w:val="21"/>
        </w:rPr>
        <w:t>无法与</w:t>
      </w:r>
      <w:r w:rsidRPr="005635DF">
        <w:rPr>
          <w:rFonts w:ascii="仿宋" w:hAnsi="仿宋" w:cs="Times New Roman" w:hint="eastAsia"/>
          <w:szCs w:val="21"/>
        </w:rPr>
        <w:t>INT的BCD</w:t>
      </w:r>
      <w:r>
        <w:rPr>
          <w:rFonts w:ascii="仿宋" w:hAnsi="仿宋" w:cs="Times New Roman" w:hint="eastAsia"/>
          <w:szCs w:val="21"/>
        </w:rPr>
        <w:t>字段一起使用。</w:t>
      </w:r>
    </w:p>
  </w:comment>
  <w:comment w:id="1713" w:author="Li Yang [2]" w:date="2023-04-18T14:40:00Z" w:initials="LY">
    <w:p w14:paraId="7BC0CCC7" w14:textId="77777777" w:rsidR="0040509E" w:rsidRPr="00D554F8" w:rsidRDefault="0040509E">
      <w:pPr>
        <w:pStyle w:val="af4"/>
        <w:rPr>
          <w:rFonts w:ascii="仿宋" w:hAnsi="仿宋" w:cs="Times New Roman"/>
          <w:b/>
          <w:szCs w:val="21"/>
          <w:highlight w:val="cyan"/>
        </w:rPr>
      </w:pPr>
      <w:r>
        <w:rPr>
          <w:rStyle w:val="af3"/>
        </w:rPr>
        <w:annotationRef/>
      </w:r>
      <w:r w:rsidRPr="00D554F8">
        <w:rPr>
          <w:rFonts w:ascii="仿宋" w:hAnsi="仿宋" w:cs="Times New Roman" w:hint="eastAsia"/>
          <w:szCs w:val="21"/>
          <w:highlight w:val="cyan"/>
        </w:rPr>
        <w:t>待</w:t>
      </w:r>
      <w:r w:rsidRPr="00D554F8">
        <w:rPr>
          <w:rFonts w:ascii="仿宋" w:hAnsi="仿宋" w:cs="Times New Roman" w:hint="eastAsia"/>
          <w:b/>
          <w:szCs w:val="21"/>
          <w:highlight w:val="cyan"/>
        </w:rPr>
        <w:t>讨论</w:t>
      </w:r>
    </w:p>
    <w:p w14:paraId="08A34CB6" w14:textId="599B05A4" w:rsidR="0040509E" w:rsidRDefault="0040509E">
      <w:pPr>
        <w:pStyle w:val="af4"/>
      </w:pPr>
      <w:r>
        <w:rPr>
          <w:rFonts w:hint="eastAsia"/>
        </w:rPr>
        <w:t>1</w:t>
      </w:r>
      <w:r>
        <w:rPr>
          <w:rFonts w:hint="eastAsia"/>
        </w:rPr>
        <w:t>）</w:t>
      </w:r>
      <w:r>
        <w:rPr>
          <w:rFonts w:hint="eastAsia"/>
        </w:rPr>
        <w:t>I</w:t>
      </w:r>
      <w:r>
        <w:t>NT</w:t>
      </w:r>
      <w:r>
        <w:rPr>
          <w:rFonts w:hint="eastAsia"/>
        </w:rPr>
        <w:t>定义一个单独的可选字段</w:t>
      </w:r>
      <w:r>
        <w:rPr>
          <w:rFonts w:hint="eastAsia"/>
        </w:rPr>
        <w:t>I</w:t>
      </w:r>
      <w:r>
        <w:t>NT Field</w:t>
      </w:r>
      <w:r>
        <w:rPr>
          <w:rFonts w:hint="eastAsia"/>
        </w:rPr>
        <w:t>，占</w:t>
      </w:r>
      <w:r>
        <w:rPr>
          <w:rFonts w:hint="eastAsia"/>
        </w:rPr>
        <w:t>4</w:t>
      </w:r>
      <w:r>
        <w:t>8</w:t>
      </w:r>
      <w:r>
        <w:rPr>
          <w:rFonts w:hint="eastAsia"/>
        </w:rPr>
        <w:t>bytes</w:t>
      </w:r>
      <w:r>
        <w:rPr>
          <w:rFonts w:hint="eastAsia"/>
        </w:rPr>
        <w:t>；不和其他混合一起用</w:t>
      </w:r>
    </w:p>
    <w:p w14:paraId="113B756C" w14:textId="4B7926F4" w:rsidR="0040509E" w:rsidRDefault="0040509E">
      <w:pPr>
        <w:pStyle w:val="af4"/>
      </w:pPr>
      <w:r>
        <w:rPr>
          <w:rFonts w:hint="eastAsia"/>
        </w:rPr>
        <w:t>2</w:t>
      </w:r>
      <w:r>
        <w:rPr>
          <w:rFonts w:hint="eastAsia"/>
        </w:rPr>
        <w:t>）给应用使用的字段扩展为</w:t>
      </w:r>
      <w:r>
        <w:rPr>
          <w:rFonts w:hint="eastAsia"/>
        </w:rPr>
        <w:t>3</w:t>
      </w:r>
      <w:r>
        <w:rPr>
          <w:rFonts w:hint="eastAsia"/>
        </w:rPr>
        <w:t>个，</w:t>
      </w:r>
      <w:r>
        <w:rPr>
          <w:rFonts w:hint="eastAsia"/>
        </w:rPr>
        <w:t>defined</w:t>
      </w:r>
      <w:r>
        <w:t xml:space="preserve"> A,B,C</w:t>
      </w:r>
      <w:r>
        <w:rPr>
          <w:rFonts w:hint="eastAsia"/>
        </w:rPr>
        <w:t>（每个字段</w:t>
      </w:r>
      <w:r>
        <w:rPr>
          <w:rFonts w:hint="eastAsia"/>
        </w:rPr>
        <w:t>1</w:t>
      </w:r>
      <w:r>
        <w:t>6</w:t>
      </w:r>
      <w:r>
        <w:rPr>
          <w:rFonts w:hint="eastAsia"/>
        </w:rPr>
        <w:t>bytes</w:t>
      </w:r>
      <w:r>
        <w:rPr>
          <w:rFonts w:hint="eastAsia"/>
        </w:rPr>
        <w:t>）</w:t>
      </w:r>
    </w:p>
  </w:comment>
  <w:comment w:id="1744" w:author="Li Yang [2]" w:date="2023-04-10T10:56:00Z" w:initials="LY">
    <w:p w14:paraId="2F91CDEE" w14:textId="42F6B98C" w:rsidR="0040509E" w:rsidRPr="00D273CA" w:rsidRDefault="0040509E">
      <w:pPr>
        <w:pStyle w:val="af4"/>
        <w:rPr>
          <w:rFonts w:ascii="仿宋" w:hAnsi="仿宋"/>
        </w:rPr>
      </w:pPr>
      <w:r>
        <w:rPr>
          <w:rStyle w:val="af3"/>
        </w:rPr>
        <w:annotationRef/>
      </w:r>
      <w:r w:rsidRPr="00D273CA">
        <w:rPr>
          <w:rFonts w:ascii="仿宋" w:hAnsi="仿宋" w:hint="eastAsia"/>
        </w:rPr>
        <w:t>宋</w:t>
      </w:r>
      <w:r>
        <w:rPr>
          <w:rFonts w:ascii="仿宋" w:hAnsi="仿宋" w:hint="eastAsia"/>
        </w:rPr>
        <w:t>磊</w:t>
      </w:r>
      <w:r w:rsidRPr="00D273CA">
        <w:rPr>
          <w:rFonts w:ascii="仿宋" w:hAnsi="仿宋" w:hint="eastAsia"/>
        </w:rPr>
        <w:t>老师建议：</w:t>
      </w:r>
    </w:p>
    <w:p w14:paraId="551583E4" w14:textId="6B92833A" w:rsidR="0040509E" w:rsidRPr="00D273CA" w:rsidRDefault="0040509E" w:rsidP="00D273CA">
      <w:pPr>
        <w:jc w:val="center"/>
        <w:rPr>
          <w:rFonts w:ascii="仿宋" w:hAnsi="仿宋" w:cs="Times New Roman"/>
        </w:rPr>
      </w:pPr>
      <w:r w:rsidRPr="00524529">
        <w:rPr>
          <w:rFonts w:ascii="仿宋" w:hAnsi="仿宋" w:hint="eastAsia"/>
          <w:highlight w:val="yellow"/>
        </w:rPr>
        <w:t>（1）RSIP放到IDP的</w:t>
      </w:r>
      <w:r w:rsidRPr="00524529">
        <w:rPr>
          <w:rFonts w:ascii="仿宋" w:hAnsi="仿宋" w:cs="Times New Roman"/>
          <w:highlight w:val="yellow"/>
        </w:rPr>
        <w:t>APP-defined</w:t>
      </w:r>
      <w:r w:rsidRPr="00524529">
        <w:rPr>
          <w:rFonts w:ascii="仿宋" w:hAnsi="仿宋" w:cs="Times New Roman" w:hint="eastAsia"/>
          <w:highlight w:val="yellow"/>
        </w:rPr>
        <w:t>字段中</w:t>
      </w:r>
      <w:r w:rsidRPr="00524529">
        <w:rPr>
          <w:rFonts w:ascii="仿宋" w:hAnsi="仿宋" w:hint="eastAsia"/>
          <w:highlight w:val="yellow"/>
        </w:rPr>
        <w:t>；可以使用</w:t>
      </w:r>
      <w:r w:rsidRPr="00524529">
        <w:rPr>
          <w:rFonts w:ascii="仿宋" w:hAnsi="仿宋" w:cs="Times New Roman"/>
          <w:highlight w:val="yellow"/>
        </w:rPr>
        <w:t>APP-defined Field B</w:t>
      </w:r>
      <w:r w:rsidRPr="00524529">
        <w:rPr>
          <w:rFonts w:ascii="仿宋" w:hAnsi="仿宋" w:cs="Times New Roman" w:hint="eastAsia"/>
          <w:highlight w:val="yellow"/>
        </w:rPr>
        <w:t>/</w:t>
      </w:r>
      <w:r w:rsidRPr="00524529">
        <w:rPr>
          <w:rFonts w:ascii="仿宋" w:hAnsi="仿宋" w:cs="Times New Roman"/>
          <w:highlight w:val="yellow"/>
        </w:rPr>
        <w:t>C</w:t>
      </w:r>
      <w:r w:rsidRPr="00524529">
        <w:rPr>
          <w:rFonts w:ascii="仿宋" w:hAnsi="仿宋" w:cs="Times New Roman" w:hint="eastAsia"/>
          <w:highlight w:val="yellow"/>
        </w:rPr>
        <w:t>/</w:t>
      </w:r>
      <w:r w:rsidRPr="00524529">
        <w:rPr>
          <w:rFonts w:ascii="仿宋" w:hAnsi="仿宋" w:cs="Times New Roman"/>
          <w:highlight w:val="yellow"/>
        </w:rPr>
        <w:t>D</w:t>
      </w:r>
      <w:r w:rsidRPr="00524529">
        <w:rPr>
          <w:rFonts w:ascii="仿宋" w:hAnsi="仿宋" w:cs="Times New Roman" w:hint="eastAsia"/>
          <w:highlight w:val="yellow"/>
        </w:rPr>
        <w:t>（</w:t>
      </w:r>
      <w:r w:rsidRPr="00524529">
        <w:rPr>
          <w:rFonts w:ascii="仿宋" w:hAnsi="仿宋" w:hint="eastAsia"/>
          <w:highlight w:val="yellow"/>
        </w:rPr>
        <w:t>和INT复用Option</w:t>
      </w:r>
      <w:r w:rsidRPr="00524529">
        <w:rPr>
          <w:rFonts w:ascii="仿宋" w:hAnsi="仿宋" w:cs="Times New Roman" w:hint="eastAsia"/>
          <w:highlight w:val="yellow"/>
        </w:rPr>
        <w:t>）</w:t>
      </w:r>
    </w:p>
    <w:p w14:paraId="492790A8" w14:textId="4C1A79F3" w:rsidR="0040509E" w:rsidRPr="00D273CA" w:rsidRDefault="0040509E">
      <w:pPr>
        <w:pStyle w:val="af4"/>
      </w:pPr>
      <w:r w:rsidRPr="00D273CA">
        <w:rPr>
          <w:rFonts w:ascii="仿宋" w:hAnsi="仿宋" w:cs="Times New Roman" w:hint="eastAsia"/>
          <w:szCs w:val="21"/>
        </w:rPr>
        <w:t>（</w:t>
      </w:r>
      <w:r>
        <w:rPr>
          <w:rFonts w:ascii="仿宋" w:hAnsi="仿宋" w:cs="Times New Roman"/>
          <w:szCs w:val="21"/>
        </w:rPr>
        <w:t>2</w:t>
      </w:r>
      <w:r w:rsidRPr="00D273CA">
        <w:rPr>
          <w:rFonts w:ascii="仿宋" w:hAnsi="仿宋" w:cs="Times New Roman" w:hint="eastAsia"/>
          <w:szCs w:val="21"/>
        </w:rPr>
        <w:t>）</w:t>
      </w:r>
      <w:r>
        <w:rPr>
          <w:rFonts w:ascii="仿宋" w:hAnsi="仿宋" w:cs="Times New Roman" w:hint="eastAsia"/>
          <w:szCs w:val="21"/>
        </w:rPr>
        <w:t>在</w:t>
      </w:r>
      <w:r w:rsidRPr="00D273CA">
        <w:rPr>
          <w:rFonts w:ascii="仿宋" w:hAnsi="仿宋" w:cs="Times New Roman" w:hint="eastAsia"/>
          <w:szCs w:val="21"/>
        </w:rPr>
        <w:t>RSIP位置放一个“高可靠传输的流标识</w:t>
      </w:r>
      <w:r>
        <w:rPr>
          <w:rFonts w:ascii="仿宋" w:hAnsi="仿宋" w:cs="Times New Roman" w:hint="eastAsia"/>
          <w:szCs w:val="21"/>
        </w:rPr>
        <w:t>（R</w:t>
      </w:r>
      <w:r>
        <w:rPr>
          <w:rFonts w:ascii="仿宋" w:hAnsi="仿宋" w:cs="Times New Roman"/>
          <w:szCs w:val="21"/>
        </w:rPr>
        <w:t>FID</w:t>
      </w:r>
      <w:r>
        <w:rPr>
          <w:rFonts w:ascii="仿宋" w:hAnsi="仿宋" w:cs="Times New Roman" w:hint="eastAsia"/>
          <w:szCs w:val="21"/>
        </w:rPr>
        <w:t>）</w:t>
      </w:r>
      <w:r w:rsidRPr="00D273CA">
        <w:rPr>
          <w:rFonts w:ascii="仿宋" w:hAnsi="仿宋" w:cs="Times New Roman" w:hint="eastAsia"/>
          <w:szCs w:val="21"/>
        </w:rPr>
        <w:t>”，占用2或者4个字节，方便传输层流表在自己的层次上做匹配</w:t>
      </w:r>
      <w:r>
        <w:rPr>
          <w:rFonts w:ascii="仿宋" w:hAnsi="仿宋" w:cs="Times New Roman" w:hint="eastAsia"/>
          <w:szCs w:val="21"/>
        </w:rPr>
        <w:t>-</w:t>
      </w:r>
      <w:r>
        <w:rPr>
          <w:rFonts w:ascii="仿宋" w:hAnsi="仿宋" w:cs="Times New Roman"/>
          <w:szCs w:val="21"/>
        </w:rPr>
        <w:t>-----RFID</w:t>
      </w:r>
      <w:r>
        <w:rPr>
          <w:rFonts w:ascii="仿宋" w:hAnsi="仿宋" w:cs="Times New Roman" w:hint="eastAsia"/>
          <w:szCs w:val="21"/>
        </w:rPr>
        <w:t>可以使用高可靠传输发送方和接收方地址哈希后得到。</w:t>
      </w:r>
    </w:p>
  </w:comment>
  <w:comment w:id="1745" w:author="Li Yang [2]" w:date="2023-04-18T14:43:00Z" w:initials="LY">
    <w:p w14:paraId="223C88FB" w14:textId="269E5F1A" w:rsidR="0040509E" w:rsidRDefault="0040509E">
      <w:pPr>
        <w:pStyle w:val="af4"/>
      </w:pPr>
      <w:r>
        <w:rPr>
          <w:rStyle w:val="af3"/>
        </w:rPr>
        <w:annotationRef/>
      </w:r>
      <w:r>
        <w:rPr>
          <w:rFonts w:hint="eastAsia"/>
        </w:rPr>
        <w:t>（</w:t>
      </w:r>
      <w:r>
        <w:rPr>
          <w:rFonts w:hint="eastAsia"/>
        </w:rPr>
        <w:t>1</w:t>
      </w:r>
      <w:r>
        <w:rPr>
          <w:rFonts w:hint="eastAsia"/>
        </w:rPr>
        <w:t>）</w:t>
      </w:r>
      <w:proofErr w:type="gramStart"/>
      <w:r w:rsidRPr="00D554F8">
        <w:rPr>
          <w:rFonts w:hint="eastAsia"/>
          <w:highlight w:val="cyan"/>
        </w:rPr>
        <w:t>待讨论</w:t>
      </w:r>
      <w:proofErr w:type="gramEnd"/>
      <w:r>
        <w:rPr>
          <w:rFonts w:hint="eastAsia"/>
        </w:rPr>
        <w:t>是否合适？</w:t>
      </w:r>
      <w:r>
        <w:rPr>
          <w:rFonts w:hint="eastAsia"/>
        </w:rPr>
        <w:t>R</w:t>
      </w:r>
      <w:r>
        <w:t>SIP</w:t>
      </w:r>
      <w:r>
        <w:rPr>
          <w:rFonts w:hint="eastAsia"/>
        </w:rPr>
        <w:t>放到</w:t>
      </w:r>
      <w:r>
        <w:rPr>
          <w:rFonts w:hint="eastAsia"/>
        </w:rPr>
        <w:t>I</w:t>
      </w:r>
      <w:r>
        <w:t>DP</w:t>
      </w:r>
      <w:r>
        <w:rPr>
          <w:rFonts w:hint="eastAsia"/>
        </w:rPr>
        <w:t>头部的</w:t>
      </w:r>
      <w:r w:rsidRPr="00D554F8">
        <w:rPr>
          <w:rFonts w:ascii="仿宋" w:hAnsi="仿宋" w:cs="Times New Roman"/>
        </w:rPr>
        <w:t>APP-defined Field</w:t>
      </w:r>
      <w:r w:rsidRPr="00D554F8">
        <w:rPr>
          <w:rFonts w:ascii="仿宋" w:hAnsi="仿宋" w:cs="Times New Roman" w:hint="eastAsia"/>
        </w:rPr>
        <w:t>s字段</w:t>
      </w:r>
    </w:p>
    <w:p w14:paraId="16BD4E8B" w14:textId="075FCB65" w:rsidR="0040509E" w:rsidRDefault="0040509E">
      <w:pPr>
        <w:pStyle w:val="af4"/>
      </w:pPr>
      <w:r>
        <w:rPr>
          <w:rFonts w:hint="eastAsia"/>
        </w:rPr>
        <w:t>（</w:t>
      </w:r>
      <w:r>
        <w:rPr>
          <w:rFonts w:hint="eastAsia"/>
        </w:rPr>
        <w:t>2</w:t>
      </w:r>
      <w:r>
        <w:rPr>
          <w:rFonts w:hint="eastAsia"/>
        </w:rPr>
        <w:t>）已增加相关字段</w:t>
      </w:r>
    </w:p>
  </w:comment>
  <w:comment w:id="2303" w:author="Li Yang" w:date="2023-05-12T14:35:00Z" w:initials="LY">
    <w:p w14:paraId="02476B86" w14:textId="77777777" w:rsidR="0040509E" w:rsidRDefault="0040509E" w:rsidP="00FF253A">
      <w:pPr>
        <w:pStyle w:val="af4"/>
      </w:pPr>
      <w:r>
        <w:rPr>
          <w:rStyle w:val="af3"/>
        </w:rPr>
        <w:annotationRef/>
      </w:r>
      <w:r w:rsidRPr="008C37D3">
        <w:rPr>
          <w:rFonts w:hint="eastAsia"/>
          <w:highlight w:val="yellow"/>
        </w:rPr>
        <w:t>偏好字段</w:t>
      </w:r>
      <w:r>
        <w:t xml:space="preserve"> </w:t>
      </w:r>
    </w:p>
    <w:p w14:paraId="08F4A07E" w14:textId="77777777" w:rsidR="0040509E" w:rsidRDefault="0040509E" w:rsidP="00FF253A">
      <w:pPr>
        <w:pStyle w:val="af4"/>
      </w:pPr>
      <w:r>
        <w:rPr>
          <w:rFonts w:hint="eastAsia"/>
        </w:rPr>
        <w:t>1</w:t>
      </w:r>
      <w:r>
        <w:t xml:space="preserve">. </w:t>
      </w:r>
      <w:r>
        <w:rPr>
          <w:rFonts w:hint="eastAsia"/>
        </w:rPr>
        <w:t>谁来填写？网关、还是可以直接延伸到用户？</w:t>
      </w:r>
    </w:p>
    <w:p w14:paraId="2BBDA6B8" w14:textId="77777777" w:rsidR="0040509E" w:rsidRDefault="0040509E" w:rsidP="00FF253A">
      <w:pPr>
        <w:pStyle w:val="af4"/>
      </w:pPr>
      <w:r>
        <w:rPr>
          <w:rFonts w:hint="eastAsia"/>
        </w:rPr>
        <w:t>2</w:t>
      </w:r>
      <w:r>
        <w:t xml:space="preserve">. </w:t>
      </w:r>
      <w:r>
        <w:rPr>
          <w:rFonts w:hint="eastAsia"/>
        </w:rPr>
        <w:t>要填“用户可懂的需求参数（类似</w:t>
      </w:r>
      <w:r>
        <w:rPr>
          <w:rFonts w:hint="eastAsia"/>
        </w:rPr>
        <w:t>A</w:t>
      </w:r>
      <w:r>
        <w:t>PN</w:t>
      </w:r>
      <w:r>
        <w:rPr>
          <w:rFonts w:hint="eastAsia"/>
        </w:rPr>
        <w:t>）”还是</w:t>
      </w:r>
      <w:r w:rsidRPr="00325240">
        <w:rPr>
          <w:rFonts w:hint="eastAsia"/>
          <w:highlight w:val="cyan"/>
        </w:rPr>
        <w:t>“网络可懂的处理参数”</w:t>
      </w:r>
      <w:r>
        <w:rPr>
          <w:rFonts w:hint="eastAsia"/>
        </w:rPr>
        <w:t>。</w:t>
      </w:r>
    </w:p>
    <w:p w14:paraId="25B19A02" w14:textId="77777777" w:rsidR="0040509E" w:rsidRDefault="0040509E" w:rsidP="00FF253A">
      <w:pPr>
        <w:pStyle w:val="af4"/>
      </w:pPr>
    </w:p>
    <w:p w14:paraId="296DF9A9" w14:textId="77777777" w:rsidR="0040509E" w:rsidRDefault="0040509E" w:rsidP="00FF253A">
      <w:pPr>
        <w:pStyle w:val="af4"/>
      </w:pPr>
      <w:r w:rsidRPr="00325240">
        <w:rPr>
          <w:rFonts w:hint="eastAsia"/>
          <w:highlight w:val="yellow"/>
        </w:rPr>
        <w:t>偏好填写模式</w:t>
      </w:r>
    </w:p>
    <w:p w14:paraId="7B0F89B1" w14:textId="77777777" w:rsidR="0040509E" w:rsidRDefault="0040509E" w:rsidP="00FF253A">
      <w:pPr>
        <w:pStyle w:val="af4"/>
      </w:pPr>
      <w:r>
        <w:rPr>
          <w:rFonts w:hint="eastAsia"/>
        </w:rPr>
        <w:t>1</w:t>
      </w:r>
      <w:r>
        <w:t xml:space="preserve">. </w:t>
      </w:r>
      <w:r>
        <w:rPr>
          <w:rFonts w:hint="eastAsia"/>
        </w:rPr>
        <w:t>应用识别，根据识别的应用类型，由网关填写偏好字段，会有一张应用类型和偏好映射关系的大的表格。</w:t>
      </w:r>
    </w:p>
    <w:p w14:paraId="1E2243D3" w14:textId="77777777" w:rsidR="0040509E" w:rsidRDefault="0040509E" w:rsidP="00FF253A">
      <w:pPr>
        <w:pStyle w:val="af4"/>
      </w:pPr>
      <w:r>
        <w:rPr>
          <w:rFonts w:hint="eastAsia"/>
        </w:rPr>
        <w:t>2</w:t>
      </w:r>
      <w:r>
        <w:t xml:space="preserve">. </w:t>
      </w:r>
      <w:r>
        <w:rPr>
          <w:rFonts w:hint="eastAsia"/>
        </w:rPr>
        <w:t>用户根据自己需求，选择性填写？</w:t>
      </w:r>
      <w:r w:rsidRPr="00325240">
        <w:rPr>
          <w:rFonts w:hint="eastAsia"/>
          <w:highlight w:val="yellow"/>
        </w:rPr>
        <w:t>问题是，用户不知道</w:t>
      </w:r>
      <w:r>
        <w:rPr>
          <w:rFonts w:hint="eastAsia"/>
          <w:highlight w:val="yellow"/>
        </w:rPr>
        <w:t>填写</w:t>
      </w:r>
      <w:r w:rsidRPr="00325240">
        <w:rPr>
          <w:rFonts w:hint="eastAsia"/>
          <w:highlight w:val="yellow"/>
        </w:rPr>
        <w:t>这些参数意味着什么</w:t>
      </w:r>
      <w:r w:rsidRPr="00325240">
        <w:rPr>
          <w:rFonts w:hint="eastAsia"/>
        </w:rPr>
        <w:t>。端上需要有一个参数自动填写的功能，用户通过选择应用类型、个性化需求（带宽、时延、丢包率等等）</w:t>
      </w:r>
      <w:r>
        <w:rPr>
          <w:rFonts w:hint="eastAsia"/>
        </w:rPr>
        <w:t>由协议</w:t>
      </w:r>
      <w:proofErr w:type="gramStart"/>
      <w:r>
        <w:rPr>
          <w:rFonts w:hint="eastAsia"/>
        </w:rPr>
        <w:t>栈</w:t>
      </w:r>
      <w:proofErr w:type="gramEnd"/>
      <w:r>
        <w:rPr>
          <w:rFonts w:hint="eastAsia"/>
        </w:rPr>
        <w:t>自动填写相关参数？</w:t>
      </w:r>
    </w:p>
    <w:p w14:paraId="2390C2E8" w14:textId="77777777" w:rsidR="0040509E" w:rsidRDefault="0040509E" w:rsidP="00FF253A">
      <w:pPr>
        <w:pStyle w:val="af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E4AF9C" w15:done="0"/>
  <w15:commentEx w15:paraId="7CC5C29B" w15:done="0"/>
  <w15:commentEx w15:paraId="7FA42948" w15:done="0"/>
  <w15:commentEx w15:paraId="60373AE3" w15:paraIdParent="7FA42948" w15:done="0"/>
  <w15:commentEx w15:paraId="6011DB45" w15:done="0"/>
  <w15:commentEx w15:paraId="18DEA00F" w15:done="0"/>
  <w15:commentEx w15:paraId="113B756C" w15:paraIdParent="18DEA00F" w15:done="0"/>
  <w15:commentEx w15:paraId="492790A8" w15:done="0"/>
  <w15:commentEx w15:paraId="16BD4E8B" w15:paraIdParent="492790A8" w15:done="0"/>
  <w15:commentEx w15:paraId="2390C2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E4AF9C" w16cid:durableId="27CD2BCA"/>
  <w16cid:commentId w16cid:paraId="7CC5C29B" w16cid:durableId="280CB8DA"/>
  <w16cid:commentId w16cid:paraId="7FA42948" w16cid:durableId="27CD2C09"/>
  <w16cid:commentId w16cid:paraId="60373AE3" w16cid:durableId="27CD59F6"/>
  <w16cid:commentId w16cid:paraId="6011DB45" w16cid:durableId="280CB79D"/>
  <w16cid:commentId w16cid:paraId="18DEA00F" w16cid:durableId="27C86755"/>
  <w16cid:commentId w16cid:paraId="113B756C" w16cid:durableId="27E92A64"/>
  <w16cid:commentId w16cid:paraId="492790A8" w16cid:durableId="27DE69C7"/>
  <w16cid:commentId w16cid:paraId="16BD4E8B" w16cid:durableId="27E92B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D57A0" w14:textId="77777777" w:rsidR="00ED455B" w:rsidRDefault="00ED455B" w:rsidP="00C66EEB">
      <w:r>
        <w:separator/>
      </w:r>
    </w:p>
  </w:endnote>
  <w:endnote w:type="continuationSeparator" w:id="0">
    <w:p w14:paraId="37CFCA5E" w14:textId="77777777" w:rsidR="00ED455B" w:rsidRDefault="00ED455B" w:rsidP="00C66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FangSong">
    <w:altName w:val="FangSong"/>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359955"/>
      <w:docPartObj>
        <w:docPartGallery w:val="Page Numbers (Bottom of Page)"/>
        <w:docPartUnique/>
      </w:docPartObj>
    </w:sdtPr>
    <w:sdtEndPr/>
    <w:sdtContent>
      <w:p w14:paraId="7F2B2532" w14:textId="496666FF" w:rsidR="0040509E" w:rsidRDefault="0040509E">
        <w:pPr>
          <w:pStyle w:val="a6"/>
          <w:jc w:val="center"/>
        </w:pPr>
        <w:r>
          <w:fldChar w:fldCharType="begin"/>
        </w:r>
        <w:r>
          <w:instrText>PAGE   \* MERGEFORMAT</w:instrText>
        </w:r>
        <w:r>
          <w:fldChar w:fldCharType="separate"/>
        </w:r>
        <w:r>
          <w:rPr>
            <w:lang w:val="zh-CN"/>
          </w:rPr>
          <w:t>2</w:t>
        </w:r>
        <w:r>
          <w:fldChar w:fldCharType="end"/>
        </w:r>
      </w:p>
    </w:sdtContent>
  </w:sdt>
  <w:p w14:paraId="7E759280" w14:textId="77777777" w:rsidR="0040509E" w:rsidRDefault="0040509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6E6CF" w14:textId="77777777" w:rsidR="00ED455B" w:rsidRDefault="00ED455B" w:rsidP="00C66EEB">
      <w:r>
        <w:separator/>
      </w:r>
    </w:p>
  </w:footnote>
  <w:footnote w:type="continuationSeparator" w:id="0">
    <w:p w14:paraId="10C3E709" w14:textId="77777777" w:rsidR="00ED455B" w:rsidRDefault="00ED455B" w:rsidP="00C66EEB">
      <w:r>
        <w:continuationSeparator/>
      </w:r>
    </w:p>
  </w:footnote>
  <w:footnote w:id="1">
    <w:p w14:paraId="3F388885" w14:textId="77777777" w:rsidR="0040509E" w:rsidRDefault="0040509E" w:rsidP="0014573E">
      <w:pPr>
        <w:pStyle w:val="af0"/>
      </w:pPr>
      <w:r>
        <w:t>[</w:t>
      </w:r>
      <w:r w:rsidRPr="00960D91">
        <w:rPr>
          <w:rStyle w:val="af2"/>
          <w:vertAlign w:val="baseline"/>
        </w:rPr>
        <w:footnoteRef/>
      </w:r>
      <w:r>
        <w:t>]</w:t>
      </w:r>
      <w:r w:rsidRPr="00960D91">
        <w:t xml:space="preserve"> </w:t>
      </w:r>
      <w:hyperlink r:id="rId1" w:history="1">
        <w:r w:rsidRPr="008C1777">
          <w:rPr>
            <w:rStyle w:val="aa"/>
          </w:rPr>
          <w:t>https://www.iana.org/assignments/protocol-numbers/protocol-numbers.xhtml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29DE"/>
    <w:multiLevelType w:val="hybridMultilevel"/>
    <w:tmpl w:val="CAC2FDC6"/>
    <w:lvl w:ilvl="0" w:tplc="04090011">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 w15:restartNumberingAfterBreak="0">
    <w:nsid w:val="04893DC3"/>
    <w:multiLevelType w:val="hybridMultilevel"/>
    <w:tmpl w:val="EF10DBB0"/>
    <w:lvl w:ilvl="0" w:tplc="E4BE130C">
      <w:start w:val="1"/>
      <w:numFmt w:val="decimal"/>
      <w:lvlText w:val="%1)"/>
      <w:lvlJc w:val="left"/>
      <w:pPr>
        <w:ind w:left="840" w:hanging="420"/>
      </w:pPr>
      <w:rPr>
        <w:rFonts w:hint="default"/>
        <w:b w:val="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57D40BA"/>
    <w:multiLevelType w:val="hybridMultilevel"/>
    <w:tmpl w:val="E6248EA2"/>
    <w:lvl w:ilvl="0" w:tplc="5DA85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6C4A17"/>
    <w:multiLevelType w:val="hybridMultilevel"/>
    <w:tmpl w:val="1D8E3F26"/>
    <w:lvl w:ilvl="0" w:tplc="4080D4B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94562E"/>
    <w:multiLevelType w:val="hybridMultilevel"/>
    <w:tmpl w:val="28162EFA"/>
    <w:lvl w:ilvl="0" w:tplc="9CAAB640">
      <w:start w:val="1"/>
      <w:numFmt w:val="decimal"/>
      <w:lvlText w:val="5.4.%1"/>
      <w:lvlJc w:val="left"/>
      <w:pPr>
        <w:ind w:left="420" w:hanging="420"/>
      </w:pPr>
      <w:rPr>
        <w:rFonts w:hint="eastAsia"/>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A51D29"/>
    <w:multiLevelType w:val="multilevel"/>
    <w:tmpl w:val="E02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8F1BEA"/>
    <w:multiLevelType w:val="hybridMultilevel"/>
    <w:tmpl w:val="0318EF54"/>
    <w:lvl w:ilvl="0" w:tplc="D9AACF3E">
      <w:start w:val="1"/>
      <w:numFmt w:val="decimal"/>
      <w:lvlText w:val="8.3.%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537A30"/>
    <w:multiLevelType w:val="hybridMultilevel"/>
    <w:tmpl w:val="8F7067D4"/>
    <w:lvl w:ilvl="0" w:tplc="B3E61860">
      <w:start w:val="1"/>
      <w:numFmt w:val="decimal"/>
      <w:lvlText w:val="7.3.%1"/>
      <w:lvlJc w:val="left"/>
      <w:pPr>
        <w:ind w:left="420" w:hanging="420"/>
      </w:pPr>
      <w:rPr>
        <w:rFonts w:hint="eastAsia"/>
        <w:b/>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CB2C6B"/>
    <w:multiLevelType w:val="hybridMultilevel"/>
    <w:tmpl w:val="74847C04"/>
    <w:lvl w:ilvl="0" w:tplc="5C2A2906">
      <w:start w:val="1"/>
      <w:numFmt w:val="bullet"/>
      <w:lvlText w:val="-"/>
      <w:lvlJc w:val="left"/>
      <w:pPr>
        <w:ind w:left="845" w:hanging="420"/>
      </w:pPr>
      <w:rPr>
        <w:rFonts w:ascii="宋体" w:eastAsia="宋体" w:hAnsi="宋体"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15:restartNumberingAfterBreak="0">
    <w:nsid w:val="0F40416B"/>
    <w:multiLevelType w:val="hybridMultilevel"/>
    <w:tmpl w:val="EF0C5A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1EF30E4"/>
    <w:multiLevelType w:val="hybridMultilevel"/>
    <w:tmpl w:val="8F7067D4"/>
    <w:lvl w:ilvl="0" w:tplc="B3E61860">
      <w:start w:val="1"/>
      <w:numFmt w:val="decimal"/>
      <w:lvlText w:val="7.3.%1"/>
      <w:lvlJc w:val="left"/>
      <w:pPr>
        <w:ind w:left="420" w:hanging="420"/>
      </w:pPr>
      <w:rPr>
        <w:rFonts w:hint="eastAsia"/>
        <w:b/>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B02E74"/>
    <w:multiLevelType w:val="hybridMultilevel"/>
    <w:tmpl w:val="5042637E"/>
    <w:lvl w:ilvl="0" w:tplc="62141986">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983301"/>
    <w:multiLevelType w:val="hybridMultilevel"/>
    <w:tmpl w:val="B49A02F6"/>
    <w:lvl w:ilvl="0" w:tplc="14263C44">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0A62CD"/>
    <w:multiLevelType w:val="hybridMultilevel"/>
    <w:tmpl w:val="CDF85150"/>
    <w:lvl w:ilvl="0" w:tplc="C85CF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68B081D"/>
    <w:multiLevelType w:val="hybridMultilevel"/>
    <w:tmpl w:val="D6B47660"/>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8F652EF"/>
    <w:multiLevelType w:val="hybridMultilevel"/>
    <w:tmpl w:val="1B260B3E"/>
    <w:lvl w:ilvl="0" w:tplc="60B096D0">
      <w:start w:val="1"/>
      <w:numFmt w:val="decimal"/>
      <w:lvlText w:val="8.2.%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24718C"/>
    <w:multiLevelType w:val="hybridMultilevel"/>
    <w:tmpl w:val="A85A1CBA"/>
    <w:lvl w:ilvl="0" w:tplc="4080D4BA">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7" w15:restartNumberingAfterBreak="0">
    <w:nsid w:val="1B2A4F10"/>
    <w:multiLevelType w:val="hybridMultilevel"/>
    <w:tmpl w:val="C978999C"/>
    <w:lvl w:ilvl="0" w:tplc="C6005F84">
      <w:start w:val="1"/>
      <w:numFmt w:val="decimal"/>
      <w:lvlText w:val="6.3.%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C8712F9"/>
    <w:multiLevelType w:val="hybridMultilevel"/>
    <w:tmpl w:val="9AC40214"/>
    <w:lvl w:ilvl="0" w:tplc="DD4A11B4">
      <w:start w:val="1"/>
      <w:numFmt w:val="bullet"/>
      <w:suff w:val="space"/>
      <w:lvlText w:val=""/>
      <w:lvlJc w:val="left"/>
      <w:pPr>
        <w:ind w:left="937" w:hanging="227"/>
      </w:pPr>
      <w:rPr>
        <w:rFonts w:ascii="Wingdings" w:hAnsi="Wingdings" w:hint="default"/>
      </w:rPr>
    </w:lvl>
    <w:lvl w:ilvl="1" w:tplc="04090003" w:tentative="1">
      <w:start w:val="1"/>
      <w:numFmt w:val="bullet"/>
      <w:lvlText w:val=""/>
      <w:lvlJc w:val="left"/>
      <w:pPr>
        <w:ind w:left="2390" w:hanging="420"/>
      </w:pPr>
      <w:rPr>
        <w:rFonts w:ascii="Wingdings" w:hAnsi="Wingdings" w:hint="default"/>
      </w:rPr>
    </w:lvl>
    <w:lvl w:ilvl="2" w:tplc="04090005" w:tentative="1">
      <w:start w:val="1"/>
      <w:numFmt w:val="bullet"/>
      <w:lvlText w:val=""/>
      <w:lvlJc w:val="left"/>
      <w:pPr>
        <w:ind w:left="2810" w:hanging="420"/>
      </w:pPr>
      <w:rPr>
        <w:rFonts w:ascii="Wingdings" w:hAnsi="Wingdings" w:hint="default"/>
      </w:rPr>
    </w:lvl>
    <w:lvl w:ilvl="3" w:tplc="04090001" w:tentative="1">
      <w:start w:val="1"/>
      <w:numFmt w:val="bullet"/>
      <w:lvlText w:val=""/>
      <w:lvlJc w:val="left"/>
      <w:pPr>
        <w:ind w:left="3230" w:hanging="420"/>
      </w:pPr>
      <w:rPr>
        <w:rFonts w:ascii="Wingdings" w:hAnsi="Wingdings" w:hint="default"/>
      </w:rPr>
    </w:lvl>
    <w:lvl w:ilvl="4" w:tplc="04090003" w:tentative="1">
      <w:start w:val="1"/>
      <w:numFmt w:val="bullet"/>
      <w:lvlText w:val=""/>
      <w:lvlJc w:val="left"/>
      <w:pPr>
        <w:ind w:left="3650" w:hanging="420"/>
      </w:pPr>
      <w:rPr>
        <w:rFonts w:ascii="Wingdings" w:hAnsi="Wingdings" w:hint="default"/>
      </w:rPr>
    </w:lvl>
    <w:lvl w:ilvl="5" w:tplc="04090005" w:tentative="1">
      <w:start w:val="1"/>
      <w:numFmt w:val="bullet"/>
      <w:lvlText w:val=""/>
      <w:lvlJc w:val="left"/>
      <w:pPr>
        <w:ind w:left="4070" w:hanging="420"/>
      </w:pPr>
      <w:rPr>
        <w:rFonts w:ascii="Wingdings" w:hAnsi="Wingdings" w:hint="default"/>
      </w:rPr>
    </w:lvl>
    <w:lvl w:ilvl="6" w:tplc="04090001" w:tentative="1">
      <w:start w:val="1"/>
      <w:numFmt w:val="bullet"/>
      <w:lvlText w:val=""/>
      <w:lvlJc w:val="left"/>
      <w:pPr>
        <w:ind w:left="4490" w:hanging="420"/>
      </w:pPr>
      <w:rPr>
        <w:rFonts w:ascii="Wingdings" w:hAnsi="Wingdings" w:hint="default"/>
      </w:rPr>
    </w:lvl>
    <w:lvl w:ilvl="7" w:tplc="04090003" w:tentative="1">
      <w:start w:val="1"/>
      <w:numFmt w:val="bullet"/>
      <w:lvlText w:val=""/>
      <w:lvlJc w:val="left"/>
      <w:pPr>
        <w:ind w:left="4910" w:hanging="420"/>
      </w:pPr>
      <w:rPr>
        <w:rFonts w:ascii="Wingdings" w:hAnsi="Wingdings" w:hint="default"/>
      </w:rPr>
    </w:lvl>
    <w:lvl w:ilvl="8" w:tplc="04090005" w:tentative="1">
      <w:start w:val="1"/>
      <w:numFmt w:val="bullet"/>
      <w:lvlText w:val=""/>
      <w:lvlJc w:val="left"/>
      <w:pPr>
        <w:ind w:left="5330" w:hanging="420"/>
      </w:pPr>
      <w:rPr>
        <w:rFonts w:ascii="Wingdings" w:hAnsi="Wingdings" w:hint="default"/>
      </w:rPr>
    </w:lvl>
  </w:abstractNum>
  <w:abstractNum w:abstractNumId="19" w15:restartNumberingAfterBreak="0">
    <w:nsid w:val="1C913081"/>
    <w:multiLevelType w:val="hybridMultilevel"/>
    <w:tmpl w:val="181C735A"/>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1560F5"/>
    <w:multiLevelType w:val="hybridMultilevel"/>
    <w:tmpl w:val="A0345526"/>
    <w:lvl w:ilvl="0" w:tplc="1DFE0FA0">
      <w:start w:val="1"/>
      <w:numFmt w:val="decimal"/>
      <w:lvlText w:val="5.2.%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D3B073D"/>
    <w:multiLevelType w:val="hybridMultilevel"/>
    <w:tmpl w:val="26FE5DE2"/>
    <w:lvl w:ilvl="0" w:tplc="A71A2458">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151616F"/>
    <w:multiLevelType w:val="hybridMultilevel"/>
    <w:tmpl w:val="72DC03C4"/>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3663C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245F0E11"/>
    <w:multiLevelType w:val="hybridMultilevel"/>
    <w:tmpl w:val="BBF2CC94"/>
    <w:lvl w:ilvl="0" w:tplc="4080D4BA">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5" w15:restartNumberingAfterBreak="0">
    <w:nsid w:val="25C8145C"/>
    <w:multiLevelType w:val="hybridMultilevel"/>
    <w:tmpl w:val="06182164"/>
    <w:lvl w:ilvl="0" w:tplc="7DCEDB30">
      <w:start w:val="1"/>
      <w:numFmt w:val="decimal"/>
      <w:lvlText w:val="6.1.%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77E4348"/>
    <w:multiLevelType w:val="hybridMultilevel"/>
    <w:tmpl w:val="EE38A00C"/>
    <w:lvl w:ilvl="0" w:tplc="5C2A2906">
      <w:start w:val="1"/>
      <w:numFmt w:val="bullet"/>
      <w:lvlText w:val="-"/>
      <w:lvlJc w:val="left"/>
      <w:pPr>
        <w:ind w:left="420" w:hanging="420"/>
      </w:pPr>
      <w:rPr>
        <w:rFonts w:ascii="宋体" w:eastAsia="宋体" w:hAnsi="宋体"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352F68"/>
    <w:multiLevelType w:val="hybridMultilevel"/>
    <w:tmpl w:val="E484262A"/>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2DE2522"/>
    <w:multiLevelType w:val="hybridMultilevel"/>
    <w:tmpl w:val="6BBA443C"/>
    <w:lvl w:ilvl="0" w:tplc="4080D4B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741644D"/>
    <w:multiLevelType w:val="hybridMultilevel"/>
    <w:tmpl w:val="587C0018"/>
    <w:lvl w:ilvl="0" w:tplc="4080D4B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37B42160"/>
    <w:multiLevelType w:val="hybridMultilevel"/>
    <w:tmpl w:val="C772FE06"/>
    <w:lvl w:ilvl="0" w:tplc="C6005F84">
      <w:start w:val="1"/>
      <w:numFmt w:val="decimal"/>
      <w:lvlText w:val="6.3.%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9547C26"/>
    <w:multiLevelType w:val="hybridMultilevel"/>
    <w:tmpl w:val="42C023F4"/>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D703DB6"/>
    <w:multiLevelType w:val="hybridMultilevel"/>
    <w:tmpl w:val="59C44A0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AA7263"/>
    <w:multiLevelType w:val="hybridMultilevel"/>
    <w:tmpl w:val="E710D09E"/>
    <w:lvl w:ilvl="0" w:tplc="04E05630">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E8A0661"/>
    <w:multiLevelType w:val="hybridMultilevel"/>
    <w:tmpl w:val="E3722506"/>
    <w:lvl w:ilvl="0" w:tplc="E09083C2">
      <w:start w:val="1"/>
      <w:numFmt w:val="decimal"/>
      <w:lvlText w:val="5.3.%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EB14CFE"/>
    <w:multiLevelType w:val="hybridMultilevel"/>
    <w:tmpl w:val="D95E93A2"/>
    <w:lvl w:ilvl="0" w:tplc="5DA85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F891E9C"/>
    <w:multiLevelType w:val="hybridMultilevel"/>
    <w:tmpl w:val="56AEBF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0832642"/>
    <w:multiLevelType w:val="hybridMultilevel"/>
    <w:tmpl w:val="3D30EB68"/>
    <w:lvl w:ilvl="0" w:tplc="692426BC">
      <w:start w:val="1"/>
      <w:numFmt w:val="decimal"/>
      <w:lvlText w:val="7.2.%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40532AA"/>
    <w:multiLevelType w:val="hybridMultilevel"/>
    <w:tmpl w:val="46E42E66"/>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6C7C5C"/>
    <w:multiLevelType w:val="hybridMultilevel"/>
    <w:tmpl w:val="52B2EA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D2720D5"/>
    <w:multiLevelType w:val="hybridMultilevel"/>
    <w:tmpl w:val="9594E84A"/>
    <w:lvl w:ilvl="0" w:tplc="671E4268">
      <w:start w:val="1"/>
      <w:numFmt w:val="decimal"/>
      <w:lvlText w:val="(%1)."/>
      <w:lvlJc w:val="left"/>
      <w:pPr>
        <w:ind w:left="840" w:hanging="420"/>
      </w:pPr>
      <w:rPr>
        <w:rFonts w:ascii="FangSong" w:eastAsia="FangSong" w:hAnsi="FangSong" w:hint="eastAsia"/>
        <w:b w:val="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F5C49FB"/>
    <w:multiLevelType w:val="hybridMultilevel"/>
    <w:tmpl w:val="B50E60C6"/>
    <w:lvl w:ilvl="0" w:tplc="5C2A2906">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4F792C52"/>
    <w:multiLevelType w:val="hybridMultilevel"/>
    <w:tmpl w:val="FCE47FB2"/>
    <w:lvl w:ilvl="0" w:tplc="5C2A2906">
      <w:start w:val="1"/>
      <w:numFmt w:val="bullet"/>
      <w:lvlText w:val="-"/>
      <w:lvlJc w:val="left"/>
      <w:pPr>
        <w:ind w:left="1260" w:hanging="420"/>
      </w:pPr>
      <w:rPr>
        <w:rFonts w:ascii="宋体" w:eastAsia="宋体" w:hAnsi="宋体"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50F50C68"/>
    <w:multiLevelType w:val="hybridMultilevel"/>
    <w:tmpl w:val="08E22BEA"/>
    <w:lvl w:ilvl="0" w:tplc="F98039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4" w15:restartNumberingAfterBreak="0">
    <w:nsid w:val="522A5CF9"/>
    <w:multiLevelType w:val="hybridMultilevel"/>
    <w:tmpl w:val="FDF8C094"/>
    <w:lvl w:ilvl="0" w:tplc="4080D4B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2802F54"/>
    <w:multiLevelType w:val="hybridMultilevel"/>
    <w:tmpl w:val="71261876"/>
    <w:lvl w:ilvl="0" w:tplc="BD781718">
      <w:start w:val="1"/>
      <w:numFmt w:val="decimal"/>
      <w:lvlText w:val="6.3.%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3D13B16"/>
    <w:multiLevelType w:val="multilevel"/>
    <w:tmpl w:val="FBB0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1B5F47"/>
    <w:multiLevelType w:val="hybridMultilevel"/>
    <w:tmpl w:val="D28031C4"/>
    <w:lvl w:ilvl="0" w:tplc="3D22A89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43B23EE"/>
    <w:multiLevelType w:val="hybridMultilevel"/>
    <w:tmpl w:val="3ECA1F5E"/>
    <w:lvl w:ilvl="0" w:tplc="65AC0A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5C07DAD"/>
    <w:multiLevelType w:val="hybridMultilevel"/>
    <w:tmpl w:val="3CE453DA"/>
    <w:lvl w:ilvl="0" w:tplc="D432237E">
      <w:start w:val="1"/>
      <w:numFmt w:val="bullet"/>
      <w:lvlText w:val=""/>
      <w:lvlJc w:val="left"/>
      <w:pPr>
        <w:ind w:left="620" w:hanging="420"/>
      </w:pPr>
      <w:rPr>
        <w:rFonts w:ascii="Wingdings" w:hAnsi="Wingdings" w:hint="default"/>
        <w:b/>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0" w15:restartNumberingAfterBreak="0">
    <w:nsid w:val="578B2509"/>
    <w:multiLevelType w:val="hybridMultilevel"/>
    <w:tmpl w:val="19C4EC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8075FAE"/>
    <w:multiLevelType w:val="hybridMultilevel"/>
    <w:tmpl w:val="FB62A918"/>
    <w:lvl w:ilvl="0" w:tplc="4BC888A0">
      <w:start w:val="1"/>
      <w:numFmt w:val="decimal"/>
      <w:lvlText w:val="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9B0B45"/>
    <w:multiLevelType w:val="hybridMultilevel"/>
    <w:tmpl w:val="AA24B0FA"/>
    <w:lvl w:ilvl="0" w:tplc="4080D4B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58DB1597"/>
    <w:multiLevelType w:val="hybridMultilevel"/>
    <w:tmpl w:val="0D9EB724"/>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4" w15:restartNumberingAfterBreak="0">
    <w:nsid w:val="595F49D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15:restartNumberingAfterBreak="0">
    <w:nsid w:val="5A1D510B"/>
    <w:multiLevelType w:val="hybridMultilevel"/>
    <w:tmpl w:val="AF20F83A"/>
    <w:lvl w:ilvl="0" w:tplc="3D22A89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5F116C41"/>
    <w:multiLevelType w:val="hybridMultilevel"/>
    <w:tmpl w:val="69B6EDC0"/>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F353DC7"/>
    <w:multiLevelType w:val="hybridMultilevel"/>
    <w:tmpl w:val="98A80F90"/>
    <w:lvl w:ilvl="0" w:tplc="BD781718">
      <w:start w:val="1"/>
      <w:numFmt w:val="decimal"/>
      <w:lvlText w:val="6.3.%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F725205"/>
    <w:multiLevelType w:val="hybridMultilevel"/>
    <w:tmpl w:val="8DEC43EC"/>
    <w:lvl w:ilvl="0" w:tplc="62141986">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0FF7474"/>
    <w:multiLevelType w:val="hybridMultilevel"/>
    <w:tmpl w:val="A9DE3BA6"/>
    <w:lvl w:ilvl="0" w:tplc="5C2A2906">
      <w:start w:val="1"/>
      <w:numFmt w:val="bullet"/>
      <w:lvlText w:val="-"/>
      <w:lvlJc w:val="left"/>
      <w:pPr>
        <w:ind w:left="420" w:hanging="420"/>
      </w:pPr>
      <w:rPr>
        <w:rFonts w:ascii="宋体" w:eastAsia="宋体" w:hAnsi="宋体"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1997CCF"/>
    <w:multiLevelType w:val="hybridMultilevel"/>
    <w:tmpl w:val="EB942268"/>
    <w:lvl w:ilvl="0" w:tplc="1DFE0FA0">
      <w:start w:val="1"/>
      <w:numFmt w:val="decimal"/>
      <w:lvlText w:val="5.2.%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53612E6"/>
    <w:multiLevelType w:val="hybridMultilevel"/>
    <w:tmpl w:val="850A4202"/>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76F56DC"/>
    <w:multiLevelType w:val="hybridMultilevel"/>
    <w:tmpl w:val="E7B25024"/>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9163815"/>
    <w:multiLevelType w:val="hybridMultilevel"/>
    <w:tmpl w:val="6EBCA408"/>
    <w:lvl w:ilvl="0" w:tplc="5C4E7786">
      <w:start w:val="1"/>
      <w:numFmt w:val="bullet"/>
      <w:lvlText w:val=""/>
      <w:lvlJc w:val="left"/>
      <w:pPr>
        <w:tabs>
          <w:tab w:val="num" w:pos="720"/>
        </w:tabs>
        <w:ind w:left="720" w:hanging="360"/>
      </w:pPr>
      <w:rPr>
        <w:rFonts w:ascii="Wingdings" w:hAnsi="Wingdings" w:hint="default"/>
      </w:rPr>
    </w:lvl>
    <w:lvl w:ilvl="1" w:tplc="B2DC4544">
      <w:numFmt w:val="bullet"/>
      <w:lvlText w:val=""/>
      <w:lvlJc w:val="left"/>
      <w:pPr>
        <w:tabs>
          <w:tab w:val="num" w:pos="1440"/>
        </w:tabs>
        <w:ind w:left="1440" w:hanging="360"/>
      </w:pPr>
      <w:rPr>
        <w:rFonts w:ascii="Wingdings" w:hAnsi="Wingdings" w:hint="default"/>
      </w:rPr>
    </w:lvl>
    <w:lvl w:ilvl="2" w:tplc="97703498">
      <w:numFmt w:val="bullet"/>
      <w:lvlText w:val=""/>
      <w:lvlJc w:val="left"/>
      <w:pPr>
        <w:tabs>
          <w:tab w:val="num" w:pos="2160"/>
        </w:tabs>
        <w:ind w:left="2160" w:hanging="360"/>
      </w:pPr>
      <w:rPr>
        <w:rFonts w:ascii="Wingdings" w:hAnsi="Wingdings" w:hint="default"/>
      </w:rPr>
    </w:lvl>
    <w:lvl w:ilvl="3" w:tplc="2F32D9DC" w:tentative="1">
      <w:start w:val="1"/>
      <w:numFmt w:val="bullet"/>
      <w:lvlText w:val=""/>
      <w:lvlJc w:val="left"/>
      <w:pPr>
        <w:tabs>
          <w:tab w:val="num" w:pos="2880"/>
        </w:tabs>
        <w:ind w:left="2880" w:hanging="360"/>
      </w:pPr>
      <w:rPr>
        <w:rFonts w:ascii="Wingdings" w:hAnsi="Wingdings" w:hint="default"/>
      </w:rPr>
    </w:lvl>
    <w:lvl w:ilvl="4" w:tplc="60DC5B5C" w:tentative="1">
      <w:start w:val="1"/>
      <w:numFmt w:val="bullet"/>
      <w:lvlText w:val=""/>
      <w:lvlJc w:val="left"/>
      <w:pPr>
        <w:tabs>
          <w:tab w:val="num" w:pos="3600"/>
        </w:tabs>
        <w:ind w:left="3600" w:hanging="360"/>
      </w:pPr>
      <w:rPr>
        <w:rFonts w:ascii="Wingdings" w:hAnsi="Wingdings" w:hint="default"/>
      </w:rPr>
    </w:lvl>
    <w:lvl w:ilvl="5" w:tplc="30904B40" w:tentative="1">
      <w:start w:val="1"/>
      <w:numFmt w:val="bullet"/>
      <w:lvlText w:val=""/>
      <w:lvlJc w:val="left"/>
      <w:pPr>
        <w:tabs>
          <w:tab w:val="num" w:pos="4320"/>
        </w:tabs>
        <w:ind w:left="4320" w:hanging="360"/>
      </w:pPr>
      <w:rPr>
        <w:rFonts w:ascii="Wingdings" w:hAnsi="Wingdings" w:hint="default"/>
      </w:rPr>
    </w:lvl>
    <w:lvl w:ilvl="6" w:tplc="41DCFC0E" w:tentative="1">
      <w:start w:val="1"/>
      <w:numFmt w:val="bullet"/>
      <w:lvlText w:val=""/>
      <w:lvlJc w:val="left"/>
      <w:pPr>
        <w:tabs>
          <w:tab w:val="num" w:pos="5040"/>
        </w:tabs>
        <w:ind w:left="5040" w:hanging="360"/>
      </w:pPr>
      <w:rPr>
        <w:rFonts w:ascii="Wingdings" w:hAnsi="Wingdings" w:hint="default"/>
      </w:rPr>
    </w:lvl>
    <w:lvl w:ilvl="7" w:tplc="518CF2A0" w:tentative="1">
      <w:start w:val="1"/>
      <w:numFmt w:val="bullet"/>
      <w:lvlText w:val=""/>
      <w:lvlJc w:val="left"/>
      <w:pPr>
        <w:tabs>
          <w:tab w:val="num" w:pos="5760"/>
        </w:tabs>
        <w:ind w:left="5760" w:hanging="360"/>
      </w:pPr>
      <w:rPr>
        <w:rFonts w:ascii="Wingdings" w:hAnsi="Wingdings" w:hint="default"/>
      </w:rPr>
    </w:lvl>
    <w:lvl w:ilvl="8" w:tplc="674EB2AE"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9250806"/>
    <w:multiLevelType w:val="hybridMultilevel"/>
    <w:tmpl w:val="F74CABD6"/>
    <w:lvl w:ilvl="0" w:tplc="4080D4B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6E58081A"/>
    <w:multiLevelType w:val="hybridMultilevel"/>
    <w:tmpl w:val="0346E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31F4C10"/>
    <w:multiLevelType w:val="hybridMultilevel"/>
    <w:tmpl w:val="B378972C"/>
    <w:lvl w:ilvl="0" w:tplc="5C2A2906">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73677688"/>
    <w:multiLevelType w:val="hybridMultilevel"/>
    <w:tmpl w:val="B4A2237C"/>
    <w:lvl w:ilvl="0" w:tplc="4080D4BA">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8" w15:restartNumberingAfterBreak="0">
    <w:nsid w:val="73A43C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74263087"/>
    <w:multiLevelType w:val="hybridMultilevel"/>
    <w:tmpl w:val="31784C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4FC2C8C"/>
    <w:multiLevelType w:val="hybridMultilevel"/>
    <w:tmpl w:val="110C4666"/>
    <w:lvl w:ilvl="0" w:tplc="4080D4BA">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71" w15:restartNumberingAfterBreak="0">
    <w:nsid w:val="75231E11"/>
    <w:multiLevelType w:val="hybridMultilevel"/>
    <w:tmpl w:val="FED2600E"/>
    <w:lvl w:ilvl="0" w:tplc="0F860BEE">
      <w:start w:val="1"/>
      <w:numFmt w:val="decimal"/>
      <w:lvlText w:val="6.2.%1"/>
      <w:lvlJc w:val="left"/>
      <w:pPr>
        <w:ind w:left="420" w:hanging="420"/>
      </w:pPr>
      <w:rPr>
        <w:rFonts w:hint="eastAsia"/>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63D6652"/>
    <w:multiLevelType w:val="hybridMultilevel"/>
    <w:tmpl w:val="5CA475A8"/>
    <w:lvl w:ilvl="0" w:tplc="5C2A2906">
      <w:start w:val="1"/>
      <w:numFmt w:val="bullet"/>
      <w:lvlText w:val="-"/>
      <w:lvlJc w:val="left"/>
      <w:pPr>
        <w:ind w:left="420" w:hanging="420"/>
      </w:pPr>
      <w:rPr>
        <w:rFonts w:ascii="宋体" w:eastAsia="宋体" w:hAnsi="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76F35DA"/>
    <w:multiLevelType w:val="hybridMultilevel"/>
    <w:tmpl w:val="511ACD9E"/>
    <w:lvl w:ilvl="0" w:tplc="4080D4BA">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4" w15:restartNumberingAfterBreak="0">
    <w:nsid w:val="77D444BB"/>
    <w:multiLevelType w:val="hybridMultilevel"/>
    <w:tmpl w:val="1A708CD8"/>
    <w:lvl w:ilvl="0" w:tplc="1C123972">
      <w:start w:val="1"/>
      <w:numFmt w:val="decimal"/>
      <w:lvlText w:val="5.1.%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B9B3579"/>
    <w:multiLevelType w:val="hybridMultilevel"/>
    <w:tmpl w:val="3ECEF4CE"/>
    <w:lvl w:ilvl="0" w:tplc="04090003">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7FBE60FD"/>
    <w:multiLevelType w:val="hybridMultilevel"/>
    <w:tmpl w:val="8CF04010"/>
    <w:lvl w:ilvl="0" w:tplc="D0ECAA9C">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9"/>
  </w:num>
  <w:num w:numId="2">
    <w:abstractNumId w:val="63"/>
  </w:num>
  <w:num w:numId="3">
    <w:abstractNumId w:val="36"/>
  </w:num>
  <w:num w:numId="4">
    <w:abstractNumId w:val="0"/>
  </w:num>
  <w:num w:numId="5">
    <w:abstractNumId w:val="9"/>
  </w:num>
  <w:num w:numId="6">
    <w:abstractNumId w:val="65"/>
  </w:num>
  <w:num w:numId="7">
    <w:abstractNumId w:val="43"/>
  </w:num>
  <w:num w:numId="8">
    <w:abstractNumId w:val="2"/>
  </w:num>
  <w:num w:numId="9">
    <w:abstractNumId w:val="35"/>
  </w:num>
  <w:num w:numId="10">
    <w:abstractNumId w:val="13"/>
  </w:num>
  <w:num w:numId="11">
    <w:abstractNumId w:val="68"/>
  </w:num>
  <w:num w:numId="12">
    <w:abstractNumId w:val="23"/>
  </w:num>
  <w:num w:numId="13">
    <w:abstractNumId w:val="54"/>
  </w:num>
  <w:num w:numId="14">
    <w:abstractNumId w:val="39"/>
  </w:num>
  <w:num w:numId="15">
    <w:abstractNumId w:val="47"/>
  </w:num>
  <w:num w:numId="16">
    <w:abstractNumId w:val="55"/>
  </w:num>
  <w:num w:numId="17">
    <w:abstractNumId w:val="32"/>
  </w:num>
  <w:num w:numId="18">
    <w:abstractNumId w:val="19"/>
  </w:num>
  <w:num w:numId="19">
    <w:abstractNumId w:val="61"/>
  </w:num>
  <w:num w:numId="20">
    <w:abstractNumId w:val="8"/>
  </w:num>
  <w:num w:numId="21">
    <w:abstractNumId w:val="70"/>
  </w:num>
  <w:num w:numId="22">
    <w:abstractNumId w:val="38"/>
  </w:num>
  <w:num w:numId="23">
    <w:abstractNumId w:val="73"/>
  </w:num>
  <w:num w:numId="24">
    <w:abstractNumId w:val="66"/>
  </w:num>
  <w:num w:numId="25">
    <w:abstractNumId w:val="53"/>
  </w:num>
  <w:num w:numId="26">
    <w:abstractNumId w:val="48"/>
  </w:num>
  <w:num w:numId="27">
    <w:abstractNumId w:val="12"/>
  </w:num>
  <w:num w:numId="28">
    <w:abstractNumId w:val="55"/>
  </w:num>
  <w:num w:numId="29">
    <w:abstractNumId w:val="50"/>
  </w:num>
  <w:num w:numId="30">
    <w:abstractNumId w:val="56"/>
  </w:num>
  <w:num w:numId="31">
    <w:abstractNumId w:val="33"/>
  </w:num>
  <w:num w:numId="32">
    <w:abstractNumId w:val="14"/>
  </w:num>
  <w:num w:numId="33">
    <w:abstractNumId w:val="27"/>
  </w:num>
  <w:num w:numId="34">
    <w:abstractNumId w:val="5"/>
  </w:num>
  <w:num w:numId="35">
    <w:abstractNumId w:val="21"/>
  </w:num>
  <w:num w:numId="36">
    <w:abstractNumId w:val="76"/>
  </w:num>
  <w:num w:numId="37">
    <w:abstractNumId w:val="25"/>
  </w:num>
  <w:num w:numId="38">
    <w:abstractNumId w:val="18"/>
  </w:num>
  <w:num w:numId="39">
    <w:abstractNumId w:val="16"/>
  </w:num>
  <w:num w:numId="40">
    <w:abstractNumId w:val="45"/>
  </w:num>
  <w:num w:numId="41">
    <w:abstractNumId w:val="15"/>
  </w:num>
  <w:num w:numId="42">
    <w:abstractNumId w:val="51"/>
  </w:num>
  <w:num w:numId="43">
    <w:abstractNumId w:val="58"/>
  </w:num>
  <w:num w:numId="44">
    <w:abstractNumId w:val="17"/>
  </w:num>
  <w:num w:numId="45">
    <w:abstractNumId w:val="52"/>
  </w:num>
  <w:num w:numId="46">
    <w:abstractNumId w:val="24"/>
  </w:num>
  <w:num w:numId="47">
    <w:abstractNumId w:val="29"/>
  </w:num>
  <w:num w:numId="48">
    <w:abstractNumId w:val="72"/>
  </w:num>
  <w:num w:numId="49">
    <w:abstractNumId w:val="57"/>
  </w:num>
  <w:num w:numId="50">
    <w:abstractNumId w:val="44"/>
  </w:num>
  <w:num w:numId="51">
    <w:abstractNumId w:val="40"/>
  </w:num>
  <w:num w:numId="52">
    <w:abstractNumId w:val="4"/>
  </w:num>
  <w:num w:numId="53">
    <w:abstractNumId w:val="37"/>
  </w:num>
  <w:num w:numId="54">
    <w:abstractNumId w:val="1"/>
  </w:num>
  <w:num w:numId="55">
    <w:abstractNumId w:val="42"/>
  </w:num>
  <w:num w:numId="56">
    <w:abstractNumId w:val="62"/>
  </w:num>
  <w:num w:numId="57">
    <w:abstractNumId w:val="31"/>
  </w:num>
  <w:num w:numId="58">
    <w:abstractNumId w:val="22"/>
  </w:num>
  <w:num w:numId="59">
    <w:abstractNumId w:val="26"/>
  </w:num>
  <w:num w:numId="60">
    <w:abstractNumId w:val="59"/>
  </w:num>
  <w:num w:numId="61">
    <w:abstractNumId w:val="71"/>
  </w:num>
  <w:num w:numId="62">
    <w:abstractNumId w:val="3"/>
  </w:num>
  <w:num w:numId="63">
    <w:abstractNumId w:val="10"/>
  </w:num>
  <w:num w:numId="64">
    <w:abstractNumId w:val="75"/>
  </w:num>
  <w:num w:numId="65">
    <w:abstractNumId w:val="49"/>
  </w:num>
  <w:num w:numId="66">
    <w:abstractNumId w:val="41"/>
  </w:num>
  <w:num w:numId="67">
    <w:abstractNumId w:val="64"/>
  </w:num>
  <w:num w:numId="68">
    <w:abstractNumId w:val="6"/>
  </w:num>
  <w:num w:numId="69">
    <w:abstractNumId w:val="46"/>
  </w:num>
  <w:num w:numId="70">
    <w:abstractNumId w:val="28"/>
  </w:num>
  <w:num w:numId="71">
    <w:abstractNumId w:val="11"/>
  </w:num>
  <w:num w:numId="72">
    <w:abstractNumId w:val="20"/>
  </w:num>
  <w:num w:numId="73">
    <w:abstractNumId w:val="30"/>
  </w:num>
  <w:num w:numId="74">
    <w:abstractNumId w:val="60"/>
  </w:num>
  <w:num w:numId="75">
    <w:abstractNumId w:val="74"/>
  </w:num>
  <w:num w:numId="76">
    <w:abstractNumId w:val="7"/>
  </w:num>
  <w:num w:numId="77">
    <w:abstractNumId w:val="34"/>
  </w:num>
  <w:num w:numId="78">
    <w:abstractNumId w:val="67"/>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 Yang">
    <w15:presenceInfo w15:providerId="Windows Live" w15:userId="d792f7f63ed44fb0"/>
  </w15:person>
  <w15:person w15:author="Li Yang [2]">
    <w15:presenceInfo w15:providerId="None" w15:userId="Li Y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B4D"/>
    <w:rsid w:val="00004B65"/>
    <w:rsid w:val="00004C88"/>
    <w:rsid w:val="0000506B"/>
    <w:rsid w:val="0000534F"/>
    <w:rsid w:val="0000596B"/>
    <w:rsid w:val="00006AFE"/>
    <w:rsid w:val="0000738F"/>
    <w:rsid w:val="00007868"/>
    <w:rsid w:val="00007946"/>
    <w:rsid w:val="00007C80"/>
    <w:rsid w:val="00007E39"/>
    <w:rsid w:val="00011054"/>
    <w:rsid w:val="000112D8"/>
    <w:rsid w:val="0001432F"/>
    <w:rsid w:val="0001485D"/>
    <w:rsid w:val="000149E6"/>
    <w:rsid w:val="00015B4D"/>
    <w:rsid w:val="000214C6"/>
    <w:rsid w:val="000230AE"/>
    <w:rsid w:val="00023347"/>
    <w:rsid w:val="0002476E"/>
    <w:rsid w:val="0002482D"/>
    <w:rsid w:val="000253CD"/>
    <w:rsid w:val="000255B2"/>
    <w:rsid w:val="0002585A"/>
    <w:rsid w:val="000260BB"/>
    <w:rsid w:val="0003063D"/>
    <w:rsid w:val="00030E9F"/>
    <w:rsid w:val="0003123A"/>
    <w:rsid w:val="00033290"/>
    <w:rsid w:val="00035178"/>
    <w:rsid w:val="00035252"/>
    <w:rsid w:val="00035BEA"/>
    <w:rsid w:val="0003725B"/>
    <w:rsid w:val="00040802"/>
    <w:rsid w:val="00040946"/>
    <w:rsid w:val="00040AC6"/>
    <w:rsid w:val="00040D60"/>
    <w:rsid w:val="00041665"/>
    <w:rsid w:val="00042025"/>
    <w:rsid w:val="000438CD"/>
    <w:rsid w:val="000445EE"/>
    <w:rsid w:val="00044A32"/>
    <w:rsid w:val="00050A28"/>
    <w:rsid w:val="00051624"/>
    <w:rsid w:val="00052221"/>
    <w:rsid w:val="00052E80"/>
    <w:rsid w:val="0005422D"/>
    <w:rsid w:val="00054C75"/>
    <w:rsid w:val="00056E3D"/>
    <w:rsid w:val="00060493"/>
    <w:rsid w:val="00060BCA"/>
    <w:rsid w:val="00062AA5"/>
    <w:rsid w:val="000639E7"/>
    <w:rsid w:val="00063C24"/>
    <w:rsid w:val="000645CF"/>
    <w:rsid w:val="00064701"/>
    <w:rsid w:val="00064859"/>
    <w:rsid w:val="000656D2"/>
    <w:rsid w:val="00065AD1"/>
    <w:rsid w:val="00067F1B"/>
    <w:rsid w:val="000704D6"/>
    <w:rsid w:val="00072435"/>
    <w:rsid w:val="00074FA0"/>
    <w:rsid w:val="00076CEE"/>
    <w:rsid w:val="00081259"/>
    <w:rsid w:val="00081BEA"/>
    <w:rsid w:val="00082406"/>
    <w:rsid w:val="00083CB4"/>
    <w:rsid w:val="00084207"/>
    <w:rsid w:val="000864A3"/>
    <w:rsid w:val="00086B7B"/>
    <w:rsid w:val="000901F3"/>
    <w:rsid w:val="000940B3"/>
    <w:rsid w:val="00094687"/>
    <w:rsid w:val="00094F86"/>
    <w:rsid w:val="00096002"/>
    <w:rsid w:val="00096285"/>
    <w:rsid w:val="00096621"/>
    <w:rsid w:val="00096A2A"/>
    <w:rsid w:val="00096EB4"/>
    <w:rsid w:val="00097081"/>
    <w:rsid w:val="000A078B"/>
    <w:rsid w:val="000A1F4A"/>
    <w:rsid w:val="000A2E46"/>
    <w:rsid w:val="000A30F5"/>
    <w:rsid w:val="000A5CAC"/>
    <w:rsid w:val="000A624C"/>
    <w:rsid w:val="000A6AAA"/>
    <w:rsid w:val="000B32A9"/>
    <w:rsid w:val="000B3E3D"/>
    <w:rsid w:val="000B3FD6"/>
    <w:rsid w:val="000B40AF"/>
    <w:rsid w:val="000C337B"/>
    <w:rsid w:val="000C58E5"/>
    <w:rsid w:val="000C5B68"/>
    <w:rsid w:val="000C65E9"/>
    <w:rsid w:val="000C6E62"/>
    <w:rsid w:val="000C751F"/>
    <w:rsid w:val="000C76F3"/>
    <w:rsid w:val="000C7C2A"/>
    <w:rsid w:val="000D22EB"/>
    <w:rsid w:val="000D251E"/>
    <w:rsid w:val="000D2F7E"/>
    <w:rsid w:val="000D433F"/>
    <w:rsid w:val="000D4881"/>
    <w:rsid w:val="000D5C01"/>
    <w:rsid w:val="000E1672"/>
    <w:rsid w:val="000E2376"/>
    <w:rsid w:val="000E290B"/>
    <w:rsid w:val="000E2EF5"/>
    <w:rsid w:val="000E450E"/>
    <w:rsid w:val="000E522E"/>
    <w:rsid w:val="000E525F"/>
    <w:rsid w:val="000E589F"/>
    <w:rsid w:val="000E5B38"/>
    <w:rsid w:val="000F0278"/>
    <w:rsid w:val="000F0D38"/>
    <w:rsid w:val="000F102E"/>
    <w:rsid w:val="000F4E83"/>
    <w:rsid w:val="000F5388"/>
    <w:rsid w:val="000F78F7"/>
    <w:rsid w:val="00100720"/>
    <w:rsid w:val="00101562"/>
    <w:rsid w:val="00101E68"/>
    <w:rsid w:val="001034D8"/>
    <w:rsid w:val="00104762"/>
    <w:rsid w:val="00104A10"/>
    <w:rsid w:val="00104B16"/>
    <w:rsid w:val="00104DC4"/>
    <w:rsid w:val="001104DE"/>
    <w:rsid w:val="00111560"/>
    <w:rsid w:val="00111875"/>
    <w:rsid w:val="00111E75"/>
    <w:rsid w:val="00112DA8"/>
    <w:rsid w:val="001131D5"/>
    <w:rsid w:val="00113554"/>
    <w:rsid w:val="00113B9D"/>
    <w:rsid w:val="00113F7F"/>
    <w:rsid w:val="001147FB"/>
    <w:rsid w:val="00116E60"/>
    <w:rsid w:val="00124D3B"/>
    <w:rsid w:val="001252B0"/>
    <w:rsid w:val="00125C7A"/>
    <w:rsid w:val="001300FB"/>
    <w:rsid w:val="001320FC"/>
    <w:rsid w:val="001335EB"/>
    <w:rsid w:val="001339E3"/>
    <w:rsid w:val="00135B19"/>
    <w:rsid w:val="00136749"/>
    <w:rsid w:val="0013797A"/>
    <w:rsid w:val="001406F9"/>
    <w:rsid w:val="00140B14"/>
    <w:rsid w:val="001423D6"/>
    <w:rsid w:val="00144EDF"/>
    <w:rsid w:val="0014573E"/>
    <w:rsid w:val="00147973"/>
    <w:rsid w:val="00147A28"/>
    <w:rsid w:val="001514E5"/>
    <w:rsid w:val="00151C98"/>
    <w:rsid w:val="00152FEE"/>
    <w:rsid w:val="00154711"/>
    <w:rsid w:val="00154B3E"/>
    <w:rsid w:val="00154DB9"/>
    <w:rsid w:val="00155D58"/>
    <w:rsid w:val="00156988"/>
    <w:rsid w:val="00162BA4"/>
    <w:rsid w:val="00163864"/>
    <w:rsid w:val="0016467B"/>
    <w:rsid w:val="00164CC1"/>
    <w:rsid w:val="00164CD7"/>
    <w:rsid w:val="001650EE"/>
    <w:rsid w:val="00165136"/>
    <w:rsid w:val="001666AC"/>
    <w:rsid w:val="00171F92"/>
    <w:rsid w:val="001727A7"/>
    <w:rsid w:val="0017393E"/>
    <w:rsid w:val="00173E08"/>
    <w:rsid w:val="00174647"/>
    <w:rsid w:val="0017529A"/>
    <w:rsid w:val="0017722E"/>
    <w:rsid w:val="00177667"/>
    <w:rsid w:val="00183F31"/>
    <w:rsid w:val="00184711"/>
    <w:rsid w:val="001855A7"/>
    <w:rsid w:val="00186B02"/>
    <w:rsid w:val="001872F0"/>
    <w:rsid w:val="0019100E"/>
    <w:rsid w:val="00192DF9"/>
    <w:rsid w:val="00197962"/>
    <w:rsid w:val="001A2702"/>
    <w:rsid w:val="001A3B11"/>
    <w:rsid w:val="001A6503"/>
    <w:rsid w:val="001A658B"/>
    <w:rsid w:val="001B092E"/>
    <w:rsid w:val="001B3516"/>
    <w:rsid w:val="001B3C0E"/>
    <w:rsid w:val="001B43FB"/>
    <w:rsid w:val="001B5176"/>
    <w:rsid w:val="001B5E51"/>
    <w:rsid w:val="001C0017"/>
    <w:rsid w:val="001C0EEA"/>
    <w:rsid w:val="001C2995"/>
    <w:rsid w:val="001C43FE"/>
    <w:rsid w:val="001C4F1A"/>
    <w:rsid w:val="001C627F"/>
    <w:rsid w:val="001C6951"/>
    <w:rsid w:val="001C7C21"/>
    <w:rsid w:val="001D01E6"/>
    <w:rsid w:val="001D0B52"/>
    <w:rsid w:val="001D0C2B"/>
    <w:rsid w:val="001D1EED"/>
    <w:rsid w:val="001D5793"/>
    <w:rsid w:val="001D57B6"/>
    <w:rsid w:val="001D6410"/>
    <w:rsid w:val="001D7E6B"/>
    <w:rsid w:val="001E0497"/>
    <w:rsid w:val="001E2203"/>
    <w:rsid w:val="001E3147"/>
    <w:rsid w:val="001E4825"/>
    <w:rsid w:val="001E4986"/>
    <w:rsid w:val="001E635A"/>
    <w:rsid w:val="001E7026"/>
    <w:rsid w:val="001F0345"/>
    <w:rsid w:val="001F0C1B"/>
    <w:rsid w:val="001F1B55"/>
    <w:rsid w:val="001F1E8F"/>
    <w:rsid w:val="001F21DB"/>
    <w:rsid w:val="001F2313"/>
    <w:rsid w:val="001F6FC4"/>
    <w:rsid w:val="00200596"/>
    <w:rsid w:val="002017DA"/>
    <w:rsid w:val="00201D97"/>
    <w:rsid w:val="00202982"/>
    <w:rsid w:val="00202D0F"/>
    <w:rsid w:val="00203B51"/>
    <w:rsid w:val="0020451D"/>
    <w:rsid w:val="0020664B"/>
    <w:rsid w:val="00206836"/>
    <w:rsid w:val="00211482"/>
    <w:rsid w:val="00211685"/>
    <w:rsid w:val="00214995"/>
    <w:rsid w:val="00215A83"/>
    <w:rsid w:val="002171EB"/>
    <w:rsid w:val="00217A6A"/>
    <w:rsid w:val="0022052B"/>
    <w:rsid w:val="00220D93"/>
    <w:rsid w:val="00221976"/>
    <w:rsid w:val="002221E3"/>
    <w:rsid w:val="00223268"/>
    <w:rsid w:val="00224B8F"/>
    <w:rsid w:val="00225886"/>
    <w:rsid w:val="00232AA7"/>
    <w:rsid w:val="0023332A"/>
    <w:rsid w:val="0023363F"/>
    <w:rsid w:val="00233EFE"/>
    <w:rsid w:val="0023589D"/>
    <w:rsid w:val="00235AB0"/>
    <w:rsid w:val="00237BDF"/>
    <w:rsid w:val="00240058"/>
    <w:rsid w:val="00240903"/>
    <w:rsid w:val="00241DCE"/>
    <w:rsid w:val="002428EE"/>
    <w:rsid w:val="00243F1A"/>
    <w:rsid w:val="002440B5"/>
    <w:rsid w:val="0024417B"/>
    <w:rsid w:val="00244385"/>
    <w:rsid w:val="002445B7"/>
    <w:rsid w:val="0024500F"/>
    <w:rsid w:val="002468EE"/>
    <w:rsid w:val="00246D99"/>
    <w:rsid w:val="00251D71"/>
    <w:rsid w:val="00252A60"/>
    <w:rsid w:val="00253F87"/>
    <w:rsid w:val="00254A01"/>
    <w:rsid w:val="00255FBD"/>
    <w:rsid w:val="002562FE"/>
    <w:rsid w:val="00256C8C"/>
    <w:rsid w:val="00257845"/>
    <w:rsid w:val="00257E2E"/>
    <w:rsid w:val="002602DE"/>
    <w:rsid w:val="002627E7"/>
    <w:rsid w:val="00263492"/>
    <w:rsid w:val="0026529C"/>
    <w:rsid w:val="00265518"/>
    <w:rsid w:val="00265BD9"/>
    <w:rsid w:val="00270D02"/>
    <w:rsid w:val="0027129A"/>
    <w:rsid w:val="00272782"/>
    <w:rsid w:val="002734E7"/>
    <w:rsid w:val="00275C91"/>
    <w:rsid w:val="00275CB0"/>
    <w:rsid w:val="00276C2F"/>
    <w:rsid w:val="00277704"/>
    <w:rsid w:val="00277BAC"/>
    <w:rsid w:val="00277BEC"/>
    <w:rsid w:val="00277C7A"/>
    <w:rsid w:val="00280E4F"/>
    <w:rsid w:val="00281666"/>
    <w:rsid w:val="002822C1"/>
    <w:rsid w:val="0028496C"/>
    <w:rsid w:val="00285696"/>
    <w:rsid w:val="00285CE2"/>
    <w:rsid w:val="00286318"/>
    <w:rsid w:val="00287A05"/>
    <w:rsid w:val="00293CF7"/>
    <w:rsid w:val="0029549C"/>
    <w:rsid w:val="0029701B"/>
    <w:rsid w:val="002A00BA"/>
    <w:rsid w:val="002A05C9"/>
    <w:rsid w:val="002A09CA"/>
    <w:rsid w:val="002A34AF"/>
    <w:rsid w:val="002A6D87"/>
    <w:rsid w:val="002A6E9A"/>
    <w:rsid w:val="002A7792"/>
    <w:rsid w:val="002B3AA0"/>
    <w:rsid w:val="002B3CAB"/>
    <w:rsid w:val="002B4236"/>
    <w:rsid w:val="002B4FEF"/>
    <w:rsid w:val="002B5C06"/>
    <w:rsid w:val="002B6760"/>
    <w:rsid w:val="002C0174"/>
    <w:rsid w:val="002C14B6"/>
    <w:rsid w:val="002C2388"/>
    <w:rsid w:val="002C25FA"/>
    <w:rsid w:val="002C2EBD"/>
    <w:rsid w:val="002C3859"/>
    <w:rsid w:val="002C3E8F"/>
    <w:rsid w:val="002C4554"/>
    <w:rsid w:val="002C4767"/>
    <w:rsid w:val="002C4DBC"/>
    <w:rsid w:val="002C5CAB"/>
    <w:rsid w:val="002C62AD"/>
    <w:rsid w:val="002C6924"/>
    <w:rsid w:val="002C7909"/>
    <w:rsid w:val="002C7D15"/>
    <w:rsid w:val="002D01B1"/>
    <w:rsid w:val="002D1747"/>
    <w:rsid w:val="002D39A5"/>
    <w:rsid w:val="002D43C9"/>
    <w:rsid w:val="002D4B50"/>
    <w:rsid w:val="002D4D8D"/>
    <w:rsid w:val="002D5114"/>
    <w:rsid w:val="002D61B6"/>
    <w:rsid w:val="002D7498"/>
    <w:rsid w:val="002E3E20"/>
    <w:rsid w:val="002E4A29"/>
    <w:rsid w:val="002E6B49"/>
    <w:rsid w:val="002E7622"/>
    <w:rsid w:val="002E7A26"/>
    <w:rsid w:val="002F1888"/>
    <w:rsid w:val="002F1947"/>
    <w:rsid w:val="002F3587"/>
    <w:rsid w:val="002F39DE"/>
    <w:rsid w:val="002F4E39"/>
    <w:rsid w:val="002F60AE"/>
    <w:rsid w:val="002F63C8"/>
    <w:rsid w:val="00300340"/>
    <w:rsid w:val="0030272D"/>
    <w:rsid w:val="0030468B"/>
    <w:rsid w:val="003070F1"/>
    <w:rsid w:val="003105D6"/>
    <w:rsid w:val="003110AB"/>
    <w:rsid w:val="00311712"/>
    <w:rsid w:val="00311937"/>
    <w:rsid w:val="0031558E"/>
    <w:rsid w:val="00315AF8"/>
    <w:rsid w:val="003208BD"/>
    <w:rsid w:val="00320C16"/>
    <w:rsid w:val="0032147A"/>
    <w:rsid w:val="00321CF9"/>
    <w:rsid w:val="00321F58"/>
    <w:rsid w:val="00322CE8"/>
    <w:rsid w:val="00323D17"/>
    <w:rsid w:val="00324F00"/>
    <w:rsid w:val="003301C9"/>
    <w:rsid w:val="00330D30"/>
    <w:rsid w:val="003320D4"/>
    <w:rsid w:val="00332ACE"/>
    <w:rsid w:val="003332FB"/>
    <w:rsid w:val="00334568"/>
    <w:rsid w:val="00337447"/>
    <w:rsid w:val="00337DF1"/>
    <w:rsid w:val="00340835"/>
    <w:rsid w:val="003415F7"/>
    <w:rsid w:val="00341679"/>
    <w:rsid w:val="003428D2"/>
    <w:rsid w:val="0034783B"/>
    <w:rsid w:val="00347A9A"/>
    <w:rsid w:val="0035075D"/>
    <w:rsid w:val="00352497"/>
    <w:rsid w:val="00353049"/>
    <w:rsid w:val="00353DF6"/>
    <w:rsid w:val="00354843"/>
    <w:rsid w:val="00354A23"/>
    <w:rsid w:val="00355954"/>
    <w:rsid w:val="00355F92"/>
    <w:rsid w:val="003565C0"/>
    <w:rsid w:val="003567AF"/>
    <w:rsid w:val="003575FD"/>
    <w:rsid w:val="00357EF8"/>
    <w:rsid w:val="00362210"/>
    <w:rsid w:val="0036237B"/>
    <w:rsid w:val="00362C34"/>
    <w:rsid w:val="003641E8"/>
    <w:rsid w:val="00364260"/>
    <w:rsid w:val="00364336"/>
    <w:rsid w:val="00365024"/>
    <w:rsid w:val="003660A4"/>
    <w:rsid w:val="00367B40"/>
    <w:rsid w:val="00367DA5"/>
    <w:rsid w:val="003705F0"/>
    <w:rsid w:val="00372426"/>
    <w:rsid w:val="003729D0"/>
    <w:rsid w:val="0037311D"/>
    <w:rsid w:val="003738EB"/>
    <w:rsid w:val="00373BAC"/>
    <w:rsid w:val="00373FF8"/>
    <w:rsid w:val="00375192"/>
    <w:rsid w:val="00375AEB"/>
    <w:rsid w:val="00377813"/>
    <w:rsid w:val="00377AC1"/>
    <w:rsid w:val="003810D4"/>
    <w:rsid w:val="003811A0"/>
    <w:rsid w:val="003811B1"/>
    <w:rsid w:val="00381BFD"/>
    <w:rsid w:val="00382AC8"/>
    <w:rsid w:val="00383F38"/>
    <w:rsid w:val="003845E2"/>
    <w:rsid w:val="003854CD"/>
    <w:rsid w:val="00386C56"/>
    <w:rsid w:val="00387112"/>
    <w:rsid w:val="003872D1"/>
    <w:rsid w:val="0038791A"/>
    <w:rsid w:val="00391C2A"/>
    <w:rsid w:val="00392091"/>
    <w:rsid w:val="00392D59"/>
    <w:rsid w:val="00393B11"/>
    <w:rsid w:val="00393FF8"/>
    <w:rsid w:val="0039505B"/>
    <w:rsid w:val="00396778"/>
    <w:rsid w:val="003A0025"/>
    <w:rsid w:val="003A0D7B"/>
    <w:rsid w:val="003A2390"/>
    <w:rsid w:val="003A569A"/>
    <w:rsid w:val="003A583B"/>
    <w:rsid w:val="003A5EE5"/>
    <w:rsid w:val="003A7968"/>
    <w:rsid w:val="003B02BC"/>
    <w:rsid w:val="003B72F7"/>
    <w:rsid w:val="003C0205"/>
    <w:rsid w:val="003C198E"/>
    <w:rsid w:val="003C223E"/>
    <w:rsid w:val="003C2744"/>
    <w:rsid w:val="003C4531"/>
    <w:rsid w:val="003C49DB"/>
    <w:rsid w:val="003C5435"/>
    <w:rsid w:val="003C6E50"/>
    <w:rsid w:val="003D0AF4"/>
    <w:rsid w:val="003D2D80"/>
    <w:rsid w:val="003D2F3F"/>
    <w:rsid w:val="003D3664"/>
    <w:rsid w:val="003D6908"/>
    <w:rsid w:val="003E079D"/>
    <w:rsid w:val="003E1015"/>
    <w:rsid w:val="003E17A9"/>
    <w:rsid w:val="003E4980"/>
    <w:rsid w:val="003E6B89"/>
    <w:rsid w:val="003F0A31"/>
    <w:rsid w:val="003F1337"/>
    <w:rsid w:val="003F32C3"/>
    <w:rsid w:val="003F35FD"/>
    <w:rsid w:val="003F3E4A"/>
    <w:rsid w:val="003F55A7"/>
    <w:rsid w:val="00402135"/>
    <w:rsid w:val="00403A5D"/>
    <w:rsid w:val="00403B70"/>
    <w:rsid w:val="00403CFB"/>
    <w:rsid w:val="004046DD"/>
    <w:rsid w:val="0040509E"/>
    <w:rsid w:val="00405C40"/>
    <w:rsid w:val="00410B1E"/>
    <w:rsid w:val="00412689"/>
    <w:rsid w:val="00412B9E"/>
    <w:rsid w:val="00414DDE"/>
    <w:rsid w:val="0041574A"/>
    <w:rsid w:val="00415DB6"/>
    <w:rsid w:val="00415F1B"/>
    <w:rsid w:val="0041623F"/>
    <w:rsid w:val="0042001C"/>
    <w:rsid w:val="00420DE5"/>
    <w:rsid w:val="00425431"/>
    <w:rsid w:val="0043005F"/>
    <w:rsid w:val="0043109E"/>
    <w:rsid w:val="00432CB7"/>
    <w:rsid w:val="00432D04"/>
    <w:rsid w:val="00433AF8"/>
    <w:rsid w:val="00433B08"/>
    <w:rsid w:val="0043544D"/>
    <w:rsid w:val="00437743"/>
    <w:rsid w:val="0044148D"/>
    <w:rsid w:val="00443BC9"/>
    <w:rsid w:val="00444ACB"/>
    <w:rsid w:val="0044643E"/>
    <w:rsid w:val="0044683B"/>
    <w:rsid w:val="0045399A"/>
    <w:rsid w:val="00453B94"/>
    <w:rsid w:val="00454827"/>
    <w:rsid w:val="00456E39"/>
    <w:rsid w:val="004570A5"/>
    <w:rsid w:val="004578AB"/>
    <w:rsid w:val="00460D2B"/>
    <w:rsid w:val="00461056"/>
    <w:rsid w:val="00465E45"/>
    <w:rsid w:val="004677E6"/>
    <w:rsid w:val="00470BE3"/>
    <w:rsid w:val="00470C87"/>
    <w:rsid w:val="00474C92"/>
    <w:rsid w:val="0047587F"/>
    <w:rsid w:val="00475DF0"/>
    <w:rsid w:val="004825D4"/>
    <w:rsid w:val="004841BF"/>
    <w:rsid w:val="0048512C"/>
    <w:rsid w:val="0048650E"/>
    <w:rsid w:val="00486A04"/>
    <w:rsid w:val="004904A6"/>
    <w:rsid w:val="0049202B"/>
    <w:rsid w:val="00495999"/>
    <w:rsid w:val="004968ED"/>
    <w:rsid w:val="00497B4B"/>
    <w:rsid w:val="004A0C8B"/>
    <w:rsid w:val="004A201F"/>
    <w:rsid w:val="004A2B49"/>
    <w:rsid w:val="004A3437"/>
    <w:rsid w:val="004A48F0"/>
    <w:rsid w:val="004A5260"/>
    <w:rsid w:val="004A6031"/>
    <w:rsid w:val="004A6168"/>
    <w:rsid w:val="004A6891"/>
    <w:rsid w:val="004B0E85"/>
    <w:rsid w:val="004B30DC"/>
    <w:rsid w:val="004B4106"/>
    <w:rsid w:val="004B5B78"/>
    <w:rsid w:val="004B5DAA"/>
    <w:rsid w:val="004B7269"/>
    <w:rsid w:val="004B7BDA"/>
    <w:rsid w:val="004C1BF9"/>
    <w:rsid w:val="004C28D7"/>
    <w:rsid w:val="004C2CAC"/>
    <w:rsid w:val="004C2FFB"/>
    <w:rsid w:val="004C4F2A"/>
    <w:rsid w:val="004C5D6B"/>
    <w:rsid w:val="004C6542"/>
    <w:rsid w:val="004C7416"/>
    <w:rsid w:val="004D0068"/>
    <w:rsid w:val="004D1A34"/>
    <w:rsid w:val="004D2AC8"/>
    <w:rsid w:val="004D3E78"/>
    <w:rsid w:val="004D522E"/>
    <w:rsid w:val="004D5321"/>
    <w:rsid w:val="004D5A8B"/>
    <w:rsid w:val="004D6F70"/>
    <w:rsid w:val="004E2846"/>
    <w:rsid w:val="004E2FCA"/>
    <w:rsid w:val="004E38F7"/>
    <w:rsid w:val="004E44AB"/>
    <w:rsid w:val="004E4C78"/>
    <w:rsid w:val="004E4D6B"/>
    <w:rsid w:val="004E558C"/>
    <w:rsid w:val="004E7111"/>
    <w:rsid w:val="004F08A4"/>
    <w:rsid w:val="004F157B"/>
    <w:rsid w:val="004F2C5E"/>
    <w:rsid w:val="004F3C35"/>
    <w:rsid w:val="004F4580"/>
    <w:rsid w:val="004F6C4E"/>
    <w:rsid w:val="004F7010"/>
    <w:rsid w:val="004F7172"/>
    <w:rsid w:val="004F7B36"/>
    <w:rsid w:val="004F7BA5"/>
    <w:rsid w:val="004F7EA6"/>
    <w:rsid w:val="005008AF"/>
    <w:rsid w:val="00501AC6"/>
    <w:rsid w:val="005027CB"/>
    <w:rsid w:val="005027D4"/>
    <w:rsid w:val="00502E14"/>
    <w:rsid w:val="00503454"/>
    <w:rsid w:val="005061D7"/>
    <w:rsid w:val="005100B8"/>
    <w:rsid w:val="00510F28"/>
    <w:rsid w:val="005110AA"/>
    <w:rsid w:val="00511871"/>
    <w:rsid w:val="005132ED"/>
    <w:rsid w:val="00513D18"/>
    <w:rsid w:val="00514DC9"/>
    <w:rsid w:val="005161CF"/>
    <w:rsid w:val="005162FE"/>
    <w:rsid w:val="005169CB"/>
    <w:rsid w:val="005212CE"/>
    <w:rsid w:val="00523A54"/>
    <w:rsid w:val="00524529"/>
    <w:rsid w:val="005247AB"/>
    <w:rsid w:val="00524894"/>
    <w:rsid w:val="005267C1"/>
    <w:rsid w:val="00527FFC"/>
    <w:rsid w:val="0053159C"/>
    <w:rsid w:val="00532E49"/>
    <w:rsid w:val="005336B1"/>
    <w:rsid w:val="00533D1E"/>
    <w:rsid w:val="00535F63"/>
    <w:rsid w:val="00536D1E"/>
    <w:rsid w:val="00537309"/>
    <w:rsid w:val="005403C7"/>
    <w:rsid w:val="00542F89"/>
    <w:rsid w:val="00543B3F"/>
    <w:rsid w:val="00545686"/>
    <w:rsid w:val="005475B4"/>
    <w:rsid w:val="005509EE"/>
    <w:rsid w:val="00550C69"/>
    <w:rsid w:val="005552A3"/>
    <w:rsid w:val="005559FC"/>
    <w:rsid w:val="0055745A"/>
    <w:rsid w:val="00560429"/>
    <w:rsid w:val="00560B3A"/>
    <w:rsid w:val="005618B9"/>
    <w:rsid w:val="00561D37"/>
    <w:rsid w:val="005620BE"/>
    <w:rsid w:val="005635DF"/>
    <w:rsid w:val="0056572C"/>
    <w:rsid w:val="00565C23"/>
    <w:rsid w:val="00566948"/>
    <w:rsid w:val="00567392"/>
    <w:rsid w:val="00570287"/>
    <w:rsid w:val="00572C16"/>
    <w:rsid w:val="00573C6F"/>
    <w:rsid w:val="00574E95"/>
    <w:rsid w:val="00575FFB"/>
    <w:rsid w:val="00576088"/>
    <w:rsid w:val="00576E76"/>
    <w:rsid w:val="005772AE"/>
    <w:rsid w:val="005774D6"/>
    <w:rsid w:val="00577C8B"/>
    <w:rsid w:val="005824BA"/>
    <w:rsid w:val="00582DB6"/>
    <w:rsid w:val="00583F28"/>
    <w:rsid w:val="0058413F"/>
    <w:rsid w:val="00585343"/>
    <w:rsid w:val="00585750"/>
    <w:rsid w:val="005860AB"/>
    <w:rsid w:val="0058632D"/>
    <w:rsid w:val="00586858"/>
    <w:rsid w:val="00586C2D"/>
    <w:rsid w:val="005876C8"/>
    <w:rsid w:val="0059033A"/>
    <w:rsid w:val="0059062C"/>
    <w:rsid w:val="0059172C"/>
    <w:rsid w:val="00591F85"/>
    <w:rsid w:val="005949B1"/>
    <w:rsid w:val="00597790"/>
    <w:rsid w:val="005A0BDA"/>
    <w:rsid w:val="005A2CAF"/>
    <w:rsid w:val="005A348F"/>
    <w:rsid w:val="005A39BC"/>
    <w:rsid w:val="005B0835"/>
    <w:rsid w:val="005B129B"/>
    <w:rsid w:val="005B397D"/>
    <w:rsid w:val="005B59DA"/>
    <w:rsid w:val="005B5F7F"/>
    <w:rsid w:val="005B6F41"/>
    <w:rsid w:val="005B791B"/>
    <w:rsid w:val="005C085D"/>
    <w:rsid w:val="005C3375"/>
    <w:rsid w:val="005C4E21"/>
    <w:rsid w:val="005C7442"/>
    <w:rsid w:val="005D0A4F"/>
    <w:rsid w:val="005D505C"/>
    <w:rsid w:val="005D50A9"/>
    <w:rsid w:val="005D5287"/>
    <w:rsid w:val="005D65A1"/>
    <w:rsid w:val="005D70BB"/>
    <w:rsid w:val="005E0B2E"/>
    <w:rsid w:val="005E1685"/>
    <w:rsid w:val="005E2CDC"/>
    <w:rsid w:val="005E2D34"/>
    <w:rsid w:val="005E4C80"/>
    <w:rsid w:val="005E5F68"/>
    <w:rsid w:val="005E7389"/>
    <w:rsid w:val="005E74BD"/>
    <w:rsid w:val="005F1499"/>
    <w:rsid w:val="005F15BB"/>
    <w:rsid w:val="005F2669"/>
    <w:rsid w:val="005F302A"/>
    <w:rsid w:val="005F464E"/>
    <w:rsid w:val="005F5306"/>
    <w:rsid w:val="005F55BC"/>
    <w:rsid w:val="005F6221"/>
    <w:rsid w:val="005F7525"/>
    <w:rsid w:val="005F7F5D"/>
    <w:rsid w:val="006008E8"/>
    <w:rsid w:val="00602C68"/>
    <w:rsid w:val="00605280"/>
    <w:rsid w:val="00607BF9"/>
    <w:rsid w:val="006105CA"/>
    <w:rsid w:val="00611093"/>
    <w:rsid w:val="00612767"/>
    <w:rsid w:val="00612799"/>
    <w:rsid w:val="006148A6"/>
    <w:rsid w:val="0061605A"/>
    <w:rsid w:val="006163FD"/>
    <w:rsid w:val="0061680E"/>
    <w:rsid w:val="0061762C"/>
    <w:rsid w:val="00617B92"/>
    <w:rsid w:val="0062026C"/>
    <w:rsid w:val="00624615"/>
    <w:rsid w:val="00625DC7"/>
    <w:rsid w:val="00625DF6"/>
    <w:rsid w:val="00626F54"/>
    <w:rsid w:val="00627CF4"/>
    <w:rsid w:val="00630151"/>
    <w:rsid w:val="00631851"/>
    <w:rsid w:val="006321B4"/>
    <w:rsid w:val="00632DF5"/>
    <w:rsid w:val="00632FEC"/>
    <w:rsid w:val="00633411"/>
    <w:rsid w:val="00634543"/>
    <w:rsid w:val="00635199"/>
    <w:rsid w:val="00635308"/>
    <w:rsid w:val="00635CA8"/>
    <w:rsid w:val="00636B29"/>
    <w:rsid w:val="00636DDE"/>
    <w:rsid w:val="00637E6B"/>
    <w:rsid w:val="0064036A"/>
    <w:rsid w:val="00642FCA"/>
    <w:rsid w:val="006442C0"/>
    <w:rsid w:val="00644B4A"/>
    <w:rsid w:val="00644B86"/>
    <w:rsid w:val="00651BFE"/>
    <w:rsid w:val="00651F2C"/>
    <w:rsid w:val="0065232D"/>
    <w:rsid w:val="00652C38"/>
    <w:rsid w:val="00653E7A"/>
    <w:rsid w:val="006555FD"/>
    <w:rsid w:val="006562FD"/>
    <w:rsid w:val="00656AAC"/>
    <w:rsid w:val="00660413"/>
    <w:rsid w:val="006613D4"/>
    <w:rsid w:val="00663046"/>
    <w:rsid w:val="006642F2"/>
    <w:rsid w:val="00666BE5"/>
    <w:rsid w:val="00670108"/>
    <w:rsid w:val="006733A4"/>
    <w:rsid w:val="006750DD"/>
    <w:rsid w:val="0067661B"/>
    <w:rsid w:val="00676961"/>
    <w:rsid w:val="00676CD9"/>
    <w:rsid w:val="00680485"/>
    <w:rsid w:val="00680C4F"/>
    <w:rsid w:val="0068197A"/>
    <w:rsid w:val="00683247"/>
    <w:rsid w:val="00683371"/>
    <w:rsid w:val="006848BB"/>
    <w:rsid w:val="00684DA2"/>
    <w:rsid w:val="00685E81"/>
    <w:rsid w:val="00686CC9"/>
    <w:rsid w:val="0068706D"/>
    <w:rsid w:val="00687ABB"/>
    <w:rsid w:val="00690362"/>
    <w:rsid w:val="00690B1D"/>
    <w:rsid w:val="006922FB"/>
    <w:rsid w:val="006924D1"/>
    <w:rsid w:val="006925DD"/>
    <w:rsid w:val="00692A5A"/>
    <w:rsid w:val="00692AA7"/>
    <w:rsid w:val="006961D6"/>
    <w:rsid w:val="00696354"/>
    <w:rsid w:val="006964AC"/>
    <w:rsid w:val="006969F1"/>
    <w:rsid w:val="00697941"/>
    <w:rsid w:val="00697D9D"/>
    <w:rsid w:val="006A0E3A"/>
    <w:rsid w:val="006A24AE"/>
    <w:rsid w:val="006A45F9"/>
    <w:rsid w:val="006A6E4A"/>
    <w:rsid w:val="006B3622"/>
    <w:rsid w:val="006B5715"/>
    <w:rsid w:val="006B608E"/>
    <w:rsid w:val="006B60C6"/>
    <w:rsid w:val="006B669B"/>
    <w:rsid w:val="006C1725"/>
    <w:rsid w:val="006C1E83"/>
    <w:rsid w:val="006C56BC"/>
    <w:rsid w:val="006C6344"/>
    <w:rsid w:val="006C6779"/>
    <w:rsid w:val="006C6F53"/>
    <w:rsid w:val="006C7CCE"/>
    <w:rsid w:val="006D0C21"/>
    <w:rsid w:val="006D0EA9"/>
    <w:rsid w:val="006D2067"/>
    <w:rsid w:val="006D739D"/>
    <w:rsid w:val="006E3EB7"/>
    <w:rsid w:val="006E4852"/>
    <w:rsid w:val="006E4A2E"/>
    <w:rsid w:val="006E51AE"/>
    <w:rsid w:val="006E624E"/>
    <w:rsid w:val="006E7461"/>
    <w:rsid w:val="006E77B8"/>
    <w:rsid w:val="006F12CE"/>
    <w:rsid w:val="006F1406"/>
    <w:rsid w:val="006F3FE1"/>
    <w:rsid w:val="006F495A"/>
    <w:rsid w:val="006F5028"/>
    <w:rsid w:val="006F72A9"/>
    <w:rsid w:val="00700269"/>
    <w:rsid w:val="00700388"/>
    <w:rsid w:val="00700F4A"/>
    <w:rsid w:val="007011DD"/>
    <w:rsid w:val="00701ADD"/>
    <w:rsid w:val="007032F5"/>
    <w:rsid w:val="00703A46"/>
    <w:rsid w:val="00703FE4"/>
    <w:rsid w:val="007042F3"/>
    <w:rsid w:val="00704B5A"/>
    <w:rsid w:val="00706296"/>
    <w:rsid w:val="00710EF7"/>
    <w:rsid w:val="00712624"/>
    <w:rsid w:val="00712B4A"/>
    <w:rsid w:val="0071467F"/>
    <w:rsid w:val="00715169"/>
    <w:rsid w:val="00716A08"/>
    <w:rsid w:val="00724AD2"/>
    <w:rsid w:val="007252A3"/>
    <w:rsid w:val="00730C8B"/>
    <w:rsid w:val="007322A3"/>
    <w:rsid w:val="00733CF7"/>
    <w:rsid w:val="007351A7"/>
    <w:rsid w:val="0073606D"/>
    <w:rsid w:val="007360E1"/>
    <w:rsid w:val="007369BC"/>
    <w:rsid w:val="00743311"/>
    <w:rsid w:val="00743E79"/>
    <w:rsid w:val="00746031"/>
    <w:rsid w:val="007504AC"/>
    <w:rsid w:val="00755AB8"/>
    <w:rsid w:val="00756DE1"/>
    <w:rsid w:val="007572E1"/>
    <w:rsid w:val="007574F8"/>
    <w:rsid w:val="007576C4"/>
    <w:rsid w:val="00757F1E"/>
    <w:rsid w:val="00760EB8"/>
    <w:rsid w:val="0076109B"/>
    <w:rsid w:val="00761B88"/>
    <w:rsid w:val="007631BC"/>
    <w:rsid w:val="00765CE0"/>
    <w:rsid w:val="007661F2"/>
    <w:rsid w:val="0076727D"/>
    <w:rsid w:val="0077100A"/>
    <w:rsid w:val="00772340"/>
    <w:rsid w:val="0077354E"/>
    <w:rsid w:val="00773C2F"/>
    <w:rsid w:val="00774281"/>
    <w:rsid w:val="0077495F"/>
    <w:rsid w:val="0077502A"/>
    <w:rsid w:val="00775518"/>
    <w:rsid w:val="007757A3"/>
    <w:rsid w:val="00776E1B"/>
    <w:rsid w:val="007771E0"/>
    <w:rsid w:val="00780EB0"/>
    <w:rsid w:val="00782009"/>
    <w:rsid w:val="00787A83"/>
    <w:rsid w:val="0079115A"/>
    <w:rsid w:val="00791F61"/>
    <w:rsid w:val="00792386"/>
    <w:rsid w:val="00793571"/>
    <w:rsid w:val="00795A23"/>
    <w:rsid w:val="00795F10"/>
    <w:rsid w:val="007A08F1"/>
    <w:rsid w:val="007A0A1A"/>
    <w:rsid w:val="007A1D46"/>
    <w:rsid w:val="007A2D78"/>
    <w:rsid w:val="007A34B4"/>
    <w:rsid w:val="007A43CC"/>
    <w:rsid w:val="007A73C7"/>
    <w:rsid w:val="007B0BF4"/>
    <w:rsid w:val="007B2311"/>
    <w:rsid w:val="007B31A4"/>
    <w:rsid w:val="007B386A"/>
    <w:rsid w:val="007B4C72"/>
    <w:rsid w:val="007B4DA6"/>
    <w:rsid w:val="007B52C3"/>
    <w:rsid w:val="007B55F5"/>
    <w:rsid w:val="007B5977"/>
    <w:rsid w:val="007B6F8F"/>
    <w:rsid w:val="007C2D1B"/>
    <w:rsid w:val="007C4BE0"/>
    <w:rsid w:val="007C541D"/>
    <w:rsid w:val="007C711B"/>
    <w:rsid w:val="007D08E5"/>
    <w:rsid w:val="007D2154"/>
    <w:rsid w:val="007D3106"/>
    <w:rsid w:val="007D4C8A"/>
    <w:rsid w:val="007D5F77"/>
    <w:rsid w:val="007D688E"/>
    <w:rsid w:val="007D7FBB"/>
    <w:rsid w:val="007E03D0"/>
    <w:rsid w:val="007E09A9"/>
    <w:rsid w:val="007E0B9B"/>
    <w:rsid w:val="007E17B1"/>
    <w:rsid w:val="007E278E"/>
    <w:rsid w:val="007E59D1"/>
    <w:rsid w:val="007E7274"/>
    <w:rsid w:val="007E7AD0"/>
    <w:rsid w:val="007F0959"/>
    <w:rsid w:val="007F1699"/>
    <w:rsid w:val="007F3B69"/>
    <w:rsid w:val="007F5245"/>
    <w:rsid w:val="007F60F9"/>
    <w:rsid w:val="007F71BE"/>
    <w:rsid w:val="0080073B"/>
    <w:rsid w:val="00801BDC"/>
    <w:rsid w:val="008024EF"/>
    <w:rsid w:val="008032A5"/>
    <w:rsid w:val="0080491D"/>
    <w:rsid w:val="008055CB"/>
    <w:rsid w:val="008107D6"/>
    <w:rsid w:val="0081144A"/>
    <w:rsid w:val="0081235B"/>
    <w:rsid w:val="0082064B"/>
    <w:rsid w:val="00820713"/>
    <w:rsid w:val="00822158"/>
    <w:rsid w:val="00822171"/>
    <w:rsid w:val="00822DF0"/>
    <w:rsid w:val="008232F7"/>
    <w:rsid w:val="008240B7"/>
    <w:rsid w:val="00827E24"/>
    <w:rsid w:val="00833BB6"/>
    <w:rsid w:val="0083400B"/>
    <w:rsid w:val="008351B1"/>
    <w:rsid w:val="008405A2"/>
    <w:rsid w:val="0084206D"/>
    <w:rsid w:val="00842282"/>
    <w:rsid w:val="00843B95"/>
    <w:rsid w:val="00843D94"/>
    <w:rsid w:val="008442B7"/>
    <w:rsid w:val="00844657"/>
    <w:rsid w:val="00845DBF"/>
    <w:rsid w:val="00845F52"/>
    <w:rsid w:val="008519A9"/>
    <w:rsid w:val="00851E04"/>
    <w:rsid w:val="00852936"/>
    <w:rsid w:val="00853A96"/>
    <w:rsid w:val="00853BE5"/>
    <w:rsid w:val="00854149"/>
    <w:rsid w:val="00856523"/>
    <w:rsid w:val="0085785B"/>
    <w:rsid w:val="008603FA"/>
    <w:rsid w:val="00860BF9"/>
    <w:rsid w:val="00861DE5"/>
    <w:rsid w:val="00862565"/>
    <w:rsid w:val="00862E15"/>
    <w:rsid w:val="008646A5"/>
    <w:rsid w:val="00866775"/>
    <w:rsid w:val="0086701E"/>
    <w:rsid w:val="0086777B"/>
    <w:rsid w:val="00870F60"/>
    <w:rsid w:val="008728C7"/>
    <w:rsid w:val="00874D22"/>
    <w:rsid w:val="00875BD2"/>
    <w:rsid w:val="00875E1B"/>
    <w:rsid w:val="00875E4A"/>
    <w:rsid w:val="008761DB"/>
    <w:rsid w:val="0088291A"/>
    <w:rsid w:val="00882C74"/>
    <w:rsid w:val="0088470D"/>
    <w:rsid w:val="0088677C"/>
    <w:rsid w:val="008871F2"/>
    <w:rsid w:val="00890BC4"/>
    <w:rsid w:val="0089126A"/>
    <w:rsid w:val="00891EFE"/>
    <w:rsid w:val="00892DA4"/>
    <w:rsid w:val="00894E7F"/>
    <w:rsid w:val="00895912"/>
    <w:rsid w:val="00895B23"/>
    <w:rsid w:val="00896CC2"/>
    <w:rsid w:val="0089728B"/>
    <w:rsid w:val="00897B9D"/>
    <w:rsid w:val="008A1516"/>
    <w:rsid w:val="008A1C75"/>
    <w:rsid w:val="008A4FD9"/>
    <w:rsid w:val="008A5088"/>
    <w:rsid w:val="008B03F7"/>
    <w:rsid w:val="008B3261"/>
    <w:rsid w:val="008B33A3"/>
    <w:rsid w:val="008B4D32"/>
    <w:rsid w:val="008B66A2"/>
    <w:rsid w:val="008B71AA"/>
    <w:rsid w:val="008C00F0"/>
    <w:rsid w:val="008C09E2"/>
    <w:rsid w:val="008C1587"/>
    <w:rsid w:val="008C18D4"/>
    <w:rsid w:val="008C45A5"/>
    <w:rsid w:val="008C51B8"/>
    <w:rsid w:val="008C7664"/>
    <w:rsid w:val="008C7C68"/>
    <w:rsid w:val="008D010E"/>
    <w:rsid w:val="008D4063"/>
    <w:rsid w:val="008D4DC8"/>
    <w:rsid w:val="008D4F20"/>
    <w:rsid w:val="008D5886"/>
    <w:rsid w:val="008D5EB4"/>
    <w:rsid w:val="008D6785"/>
    <w:rsid w:val="008E23D5"/>
    <w:rsid w:val="008E3164"/>
    <w:rsid w:val="008E3A6B"/>
    <w:rsid w:val="008E4570"/>
    <w:rsid w:val="008E5784"/>
    <w:rsid w:val="008E57C3"/>
    <w:rsid w:val="008E6750"/>
    <w:rsid w:val="008E6ABD"/>
    <w:rsid w:val="008E6FA8"/>
    <w:rsid w:val="008E75D0"/>
    <w:rsid w:val="008E7C20"/>
    <w:rsid w:val="008F01BF"/>
    <w:rsid w:val="008F0E83"/>
    <w:rsid w:val="008F1516"/>
    <w:rsid w:val="008F4393"/>
    <w:rsid w:val="008F4E3B"/>
    <w:rsid w:val="008F5D2C"/>
    <w:rsid w:val="008F639A"/>
    <w:rsid w:val="008F67EC"/>
    <w:rsid w:val="008F6EAB"/>
    <w:rsid w:val="008F7372"/>
    <w:rsid w:val="0090005D"/>
    <w:rsid w:val="009017E9"/>
    <w:rsid w:val="009030CE"/>
    <w:rsid w:val="00903E64"/>
    <w:rsid w:val="00904324"/>
    <w:rsid w:val="00904A97"/>
    <w:rsid w:val="00905641"/>
    <w:rsid w:val="0090579A"/>
    <w:rsid w:val="00905B1A"/>
    <w:rsid w:val="00906DE3"/>
    <w:rsid w:val="00911215"/>
    <w:rsid w:val="009117DB"/>
    <w:rsid w:val="00912EFA"/>
    <w:rsid w:val="00913A78"/>
    <w:rsid w:val="00915364"/>
    <w:rsid w:val="00915B3C"/>
    <w:rsid w:val="00915C0F"/>
    <w:rsid w:val="0091695B"/>
    <w:rsid w:val="00921A29"/>
    <w:rsid w:val="00922EA9"/>
    <w:rsid w:val="00926206"/>
    <w:rsid w:val="00926A1D"/>
    <w:rsid w:val="00926BCB"/>
    <w:rsid w:val="00927A0A"/>
    <w:rsid w:val="00931B05"/>
    <w:rsid w:val="0093218E"/>
    <w:rsid w:val="00933384"/>
    <w:rsid w:val="00933731"/>
    <w:rsid w:val="00933FE1"/>
    <w:rsid w:val="00935496"/>
    <w:rsid w:val="0093632F"/>
    <w:rsid w:val="00936A8F"/>
    <w:rsid w:val="00941C5B"/>
    <w:rsid w:val="00942C12"/>
    <w:rsid w:val="00944352"/>
    <w:rsid w:val="00944905"/>
    <w:rsid w:val="00944DB5"/>
    <w:rsid w:val="00946DB9"/>
    <w:rsid w:val="00947A21"/>
    <w:rsid w:val="00947A59"/>
    <w:rsid w:val="00950790"/>
    <w:rsid w:val="009518AE"/>
    <w:rsid w:val="00952F71"/>
    <w:rsid w:val="00953414"/>
    <w:rsid w:val="0095560A"/>
    <w:rsid w:val="009565A6"/>
    <w:rsid w:val="0095690D"/>
    <w:rsid w:val="009571CB"/>
    <w:rsid w:val="0096321F"/>
    <w:rsid w:val="00963EA5"/>
    <w:rsid w:val="00965630"/>
    <w:rsid w:val="0096705A"/>
    <w:rsid w:val="00967744"/>
    <w:rsid w:val="00970249"/>
    <w:rsid w:val="0097071C"/>
    <w:rsid w:val="00970BCB"/>
    <w:rsid w:val="00971A1F"/>
    <w:rsid w:val="00972F4C"/>
    <w:rsid w:val="00973DCF"/>
    <w:rsid w:val="00974174"/>
    <w:rsid w:val="0097457D"/>
    <w:rsid w:val="009753A4"/>
    <w:rsid w:val="00977A05"/>
    <w:rsid w:val="00980511"/>
    <w:rsid w:val="00982724"/>
    <w:rsid w:val="0098344C"/>
    <w:rsid w:val="0098396A"/>
    <w:rsid w:val="00984CE3"/>
    <w:rsid w:val="009879E8"/>
    <w:rsid w:val="00991C3C"/>
    <w:rsid w:val="00992B6E"/>
    <w:rsid w:val="00992CAC"/>
    <w:rsid w:val="009930E4"/>
    <w:rsid w:val="00994364"/>
    <w:rsid w:val="00994E56"/>
    <w:rsid w:val="00995C8A"/>
    <w:rsid w:val="0099611F"/>
    <w:rsid w:val="009A0C14"/>
    <w:rsid w:val="009A155E"/>
    <w:rsid w:val="009A1993"/>
    <w:rsid w:val="009A1A76"/>
    <w:rsid w:val="009A1C50"/>
    <w:rsid w:val="009A3207"/>
    <w:rsid w:val="009A3BEE"/>
    <w:rsid w:val="009A42DA"/>
    <w:rsid w:val="009A436F"/>
    <w:rsid w:val="009A5A43"/>
    <w:rsid w:val="009A5F9F"/>
    <w:rsid w:val="009A6461"/>
    <w:rsid w:val="009B0C29"/>
    <w:rsid w:val="009B3295"/>
    <w:rsid w:val="009B37BD"/>
    <w:rsid w:val="009B3D6C"/>
    <w:rsid w:val="009B4929"/>
    <w:rsid w:val="009B505D"/>
    <w:rsid w:val="009B5B56"/>
    <w:rsid w:val="009B7BF2"/>
    <w:rsid w:val="009C047F"/>
    <w:rsid w:val="009C0D0C"/>
    <w:rsid w:val="009C12C5"/>
    <w:rsid w:val="009C26DF"/>
    <w:rsid w:val="009C5B09"/>
    <w:rsid w:val="009C5EB9"/>
    <w:rsid w:val="009C7016"/>
    <w:rsid w:val="009C777D"/>
    <w:rsid w:val="009D1F7E"/>
    <w:rsid w:val="009D27A2"/>
    <w:rsid w:val="009D2925"/>
    <w:rsid w:val="009D369A"/>
    <w:rsid w:val="009D601E"/>
    <w:rsid w:val="009D63A4"/>
    <w:rsid w:val="009D65BC"/>
    <w:rsid w:val="009D6B6A"/>
    <w:rsid w:val="009D7E06"/>
    <w:rsid w:val="009E15FD"/>
    <w:rsid w:val="009E18C3"/>
    <w:rsid w:val="009E2F25"/>
    <w:rsid w:val="009E6692"/>
    <w:rsid w:val="009E6C80"/>
    <w:rsid w:val="009E6CE0"/>
    <w:rsid w:val="009E72D3"/>
    <w:rsid w:val="009E785B"/>
    <w:rsid w:val="009E7B52"/>
    <w:rsid w:val="009F0934"/>
    <w:rsid w:val="009F266A"/>
    <w:rsid w:val="009F2EB5"/>
    <w:rsid w:val="009F3C52"/>
    <w:rsid w:val="009F430A"/>
    <w:rsid w:val="009F49A0"/>
    <w:rsid w:val="009F5F7F"/>
    <w:rsid w:val="009F6806"/>
    <w:rsid w:val="00A014BE"/>
    <w:rsid w:val="00A01C95"/>
    <w:rsid w:val="00A02444"/>
    <w:rsid w:val="00A0289F"/>
    <w:rsid w:val="00A039F7"/>
    <w:rsid w:val="00A049EB"/>
    <w:rsid w:val="00A06330"/>
    <w:rsid w:val="00A0676F"/>
    <w:rsid w:val="00A067F5"/>
    <w:rsid w:val="00A06FFF"/>
    <w:rsid w:val="00A07DD0"/>
    <w:rsid w:val="00A10FCF"/>
    <w:rsid w:val="00A12284"/>
    <w:rsid w:val="00A12A3C"/>
    <w:rsid w:val="00A12DB5"/>
    <w:rsid w:val="00A134B8"/>
    <w:rsid w:val="00A14103"/>
    <w:rsid w:val="00A15679"/>
    <w:rsid w:val="00A16147"/>
    <w:rsid w:val="00A16D1D"/>
    <w:rsid w:val="00A17AF5"/>
    <w:rsid w:val="00A201C0"/>
    <w:rsid w:val="00A2254B"/>
    <w:rsid w:val="00A2360E"/>
    <w:rsid w:val="00A24E99"/>
    <w:rsid w:val="00A2517F"/>
    <w:rsid w:val="00A25F5E"/>
    <w:rsid w:val="00A26528"/>
    <w:rsid w:val="00A26F37"/>
    <w:rsid w:val="00A33243"/>
    <w:rsid w:val="00A34A98"/>
    <w:rsid w:val="00A34BBA"/>
    <w:rsid w:val="00A3614E"/>
    <w:rsid w:val="00A369CC"/>
    <w:rsid w:val="00A43339"/>
    <w:rsid w:val="00A44DC7"/>
    <w:rsid w:val="00A51EBF"/>
    <w:rsid w:val="00A5237F"/>
    <w:rsid w:val="00A5241F"/>
    <w:rsid w:val="00A52FCC"/>
    <w:rsid w:val="00A5336C"/>
    <w:rsid w:val="00A55867"/>
    <w:rsid w:val="00A578D9"/>
    <w:rsid w:val="00A57905"/>
    <w:rsid w:val="00A579FE"/>
    <w:rsid w:val="00A60286"/>
    <w:rsid w:val="00A6164E"/>
    <w:rsid w:val="00A6243F"/>
    <w:rsid w:val="00A631F5"/>
    <w:rsid w:val="00A633E3"/>
    <w:rsid w:val="00A65DAF"/>
    <w:rsid w:val="00A66640"/>
    <w:rsid w:val="00A676FE"/>
    <w:rsid w:val="00A70382"/>
    <w:rsid w:val="00A7303A"/>
    <w:rsid w:val="00A74070"/>
    <w:rsid w:val="00A7429E"/>
    <w:rsid w:val="00A74847"/>
    <w:rsid w:val="00A74EC0"/>
    <w:rsid w:val="00A75A42"/>
    <w:rsid w:val="00A766AC"/>
    <w:rsid w:val="00A80A11"/>
    <w:rsid w:val="00A80F25"/>
    <w:rsid w:val="00A82DA5"/>
    <w:rsid w:val="00A83B3D"/>
    <w:rsid w:val="00A83BD3"/>
    <w:rsid w:val="00A83D81"/>
    <w:rsid w:val="00A84674"/>
    <w:rsid w:val="00A87730"/>
    <w:rsid w:val="00A87B14"/>
    <w:rsid w:val="00A905F6"/>
    <w:rsid w:val="00A90D3F"/>
    <w:rsid w:val="00A90F6A"/>
    <w:rsid w:val="00A939A0"/>
    <w:rsid w:val="00A94CE3"/>
    <w:rsid w:val="00A95676"/>
    <w:rsid w:val="00A9689B"/>
    <w:rsid w:val="00A97A6B"/>
    <w:rsid w:val="00A97C7C"/>
    <w:rsid w:val="00AA1834"/>
    <w:rsid w:val="00AA2342"/>
    <w:rsid w:val="00AA2CF4"/>
    <w:rsid w:val="00AA7EC0"/>
    <w:rsid w:val="00AB0281"/>
    <w:rsid w:val="00AB295C"/>
    <w:rsid w:val="00AB3A83"/>
    <w:rsid w:val="00AB3C87"/>
    <w:rsid w:val="00AB466A"/>
    <w:rsid w:val="00AB5FDC"/>
    <w:rsid w:val="00AB628D"/>
    <w:rsid w:val="00AC069A"/>
    <w:rsid w:val="00AC0A0B"/>
    <w:rsid w:val="00AC1746"/>
    <w:rsid w:val="00AC2377"/>
    <w:rsid w:val="00AC265D"/>
    <w:rsid w:val="00AC2BF7"/>
    <w:rsid w:val="00AC36F1"/>
    <w:rsid w:val="00AC4A70"/>
    <w:rsid w:val="00AC5654"/>
    <w:rsid w:val="00AC67FD"/>
    <w:rsid w:val="00AC70D1"/>
    <w:rsid w:val="00AC7CC1"/>
    <w:rsid w:val="00AD01FF"/>
    <w:rsid w:val="00AD11B3"/>
    <w:rsid w:val="00AD170E"/>
    <w:rsid w:val="00AD20EB"/>
    <w:rsid w:val="00AD37EE"/>
    <w:rsid w:val="00AD4E7C"/>
    <w:rsid w:val="00AD666F"/>
    <w:rsid w:val="00AD74DA"/>
    <w:rsid w:val="00AD78F3"/>
    <w:rsid w:val="00AE033C"/>
    <w:rsid w:val="00AE0AE1"/>
    <w:rsid w:val="00AE22A0"/>
    <w:rsid w:val="00AE281F"/>
    <w:rsid w:val="00AE2925"/>
    <w:rsid w:val="00AE42A1"/>
    <w:rsid w:val="00AE5C30"/>
    <w:rsid w:val="00AE5C72"/>
    <w:rsid w:val="00AE649E"/>
    <w:rsid w:val="00AE64BA"/>
    <w:rsid w:val="00AE65DA"/>
    <w:rsid w:val="00AF0CD9"/>
    <w:rsid w:val="00AF2B97"/>
    <w:rsid w:val="00AF7875"/>
    <w:rsid w:val="00B016AF"/>
    <w:rsid w:val="00B03AAC"/>
    <w:rsid w:val="00B04090"/>
    <w:rsid w:val="00B05923"/>
    <w:rsid w:val="00B0664A"/>
    <w:rsid w:val="00B1080A"/>
    <w:rsid w:val="00B10CE7"/>
    <w:rsid w:val="00B10CFE"/>
    <w:rsid w:val="00B10D8E"/>
    <w:rsid w:val="00B13209"/>
    <w:rsid w:val="00B15894"/>
    <w:rsid w:val="00B17F09"/>
    <w:rsid w:val="00B216CE"/>
    <w:rsid w:val="00B21EE9"/>
    <w:rsid w:val="00B22C94"/>
    <w:rsid w:val="00B2373A"/>
    <w:rsid w:val="00B23FCB"/>
    <w:rsid w:val="00B241AC"/>
    <w:rsid w:val="00B24F5C"/>
    <w:rsid w:val="00B25F42"/>
    <w:rsid w:val="00B27950"/>
    <w:rsid w:val="00B312F7"/>
    <w:rsid w:val="00B3212D"/>
    <w:rsid w:val="00B32B2E"/>
    <w:rsid w:val="00B35283"/>
    <w:rsid w:val="00B353C4"/>
    <w:rsid w:val="00B36DF1"/>
    <w:rsid w:val="00B37926"/>
    <w:rsid w:val="00B408B3"/>
    <w:rsid w:val="00B412CF"/>
    <w:rsid w:val="00B41D6A"/>
    <w:rsid w:val="00B42700"/>
    <w:rsid w:val="00B432AE"/>
    <w:rsid w:val="00B4394D"/>
    <w:rsid w:val="00B44B35"/>
    <w:rsid w:val="00B463B7"/>
    <w:rsid w:val="00B543F4"/>
    <w:rsid w:val="00B55C14"/>
    <w:rsid w:val="00B60A35"/>
    <w:rsid w:val="00B61863"/>
    <w:rsid w:val="00B63629"/>
    <w:rsid w:val="00B64127"/>
    <w:rsid w:val="00B6412F"/>
    <w:rsid w:val="00B65307"/>
    <w:rsid w:val="00B65928"/>
    <w:rsid w:val="00B71D2D"/>
    <w:rsid w:val="00B773D5"/>
    <w:rsid w:val="00B7799A"/>
    <w:rsid w:val="00B8200C"/>
    <w:rsid w:val="00B8206C"/>
    <w:rsid w:val="00B834AD"/>
    <w:rsid w:val="00B836BD"/>
    <w:rsid w:val="00B8572C"/>
    <w:rsid w:val="00B86E5B"/>
    <w:rsid w:val="00B91160"/>
    <w:rsid w:val="00B9153A"/>
    <w:rsid w:val="00B921FA"/>
    <w:rsid w:val="00B92BE8"/>
    <w:rsid w:val="00B92BF6"/>
    <w:rsid w:val="00B95183"/>
    <w:rsid w:val="00B96320"/>
    <w:rsid w:val="00B9764B"/>
    <w:rsid w:val="00BA01EC"/>
    <w:rsid w:val="00BA0BBC"/>
    <w:rsid w:val="00BA1434"/>
    <w:rsid w:val="00BA20AD"/>
    <w:rsid w:val="00BA2292"/>
    <w:rsid w:val="00BA28C8"/>
    <w:rsid w:val="00BA4A04"/>
    <w:rsid w:val="00BA4A6E"/>
    <w:rsid w:val="00BA4BE8"/>
    <w:rsid w:val="00BA57BF"/>
    <w:rsid w:val="00BA58FB"/>
    <w:rsid w:val="00BA5B33"/>
    <w:rsid w:val="00BB042B"/>
    <w:rsid w:val="00BB0F4D"/>
    <w:rsid w:val="00BB33C8"/>
    <w:rsid w:val="00BB36FA"/>
    <w:rsid w:val="00BB699A"/>
    <w:rsid w:val="00BB72EA"/>
    <w:rsid w:val="00BC20C9"/>
    <w:rsid w:val="00BC4A8A"/>
    <w:rsid w:val="00BC4BC6"/>
    <w:rsid w:val="00BC523E"/>
    <w:rsid w:val="00BC5DC4"/>
    <w:rsid w:val="00BC7DCA"/>
    <w:rsid w:val="00BD0D4F"/>
    <w:rsid w:val="00BD1090"/>
    <w:rsid w:val="00BD4687"/>
    <w:rsid w:val="00BD7D42"/>
    <w:rsid w:val="00BE0C5A"/>
    <w:rsid w:val="00BE1829"/>
    <w:rsid w:val="00BE26EA"/>
    <w:rsid w:val="00BE2FE1"/>
    <w:rsid w:val="00BE613B"/>
    <w:rsid w:val="00BE6312"/>
    <w:rsid w:val="00BE6FE3"/>
    <w:rsid w:val="00BE7933"/>
    <w:rsid w:val="00BF14D6"/>
    <w:rsid w:val="00BF1FEB"/>
    <w:rsid w:val="00BF2EA2"/>
    <w:rsid w:val="00BF3C2A"/>
    <w:rsid w:val="00BF450C"/>
    <w:rsid w:val="00BF569B"/>
    <w:rsid w:val="00BF6DEA"/>
    <w:rsid w:val="00BF7BA6"/>
    <w:rsid w:val="00C00CAD"/>
    <w:rsid w:val="00C02343"/>
    <w:rsid w:val="00C02908"/>
    <w:rsid w:val="00C04102"/>
    <w:rsid w:val="00C04A8C"/>
    <w:rsid w:val="00C05847"/>
    <w:rsid w:val="00C067B9"/>
    <w:rsid w:val="00C0686E"/>
    <w:rsid w:val="00C073ED"/>
    <w:rsid w:val="00C10D09"/>
    <w:rsid w:val="00C10E07"/>
    <w:rsid w:val="00C1234D"/>
    <w:rsid w:val="00C13DE5"/>
    <w:rsid w:val="00C17560"/>
    <w:rsid w:val="00C20222"/>
    <w:rsid w:val="00C2030D"/>
    <w:rsid w:val="00C22A4F"/>
    <w:rsid w:val="00C24288"/>
    <w:rsid w:val="00C24DCB"/>
    <w:rsid w:val="00C3707C"/>
    <w:rsid w:val="00C40485"/>
    <w:rsid w:val="00C44298"/>
    <w:rsid w:val="00C4586D"/>
    <w:rsid w:val="00C45EB4"/>
    <w:rsid w:val="00C469E0"/>
    <w:rsid w:val="00C471A7"/>
    <w:rsid w:val="00C47209"/>
    <w:rsid w:val="00C47387"/>
    <w:rsid w:val="00C503A1"/>
    <w:rsid w:val="00C5252F"/>
    <w:rsid w:val="00C57AAA"/>
    <w:rsid w:val="00C57F36"/>
    <w:rsid w:val="00C601B8"/>
    <w:rsid w:val="00C60787"/>
    <w:rsid w:val="00C60BCC"/>
    <w:rsid w:val="00C60FB7"/>
    <w:rsid w:val="00C6163D"/>
    <w:rsid w:val="00C63D41"/>
    <w:rsid w:val="00C65935"/>
    <w:rsid w:val="00C66EEB"/>
    <w:rsid w:val="00C70FF4"/>
    <w:rsid w:val="00C715D5"/>
    <w:rsid w:val="00C71DD7"/>
    <w:rsid w:val="00C72CC3"/>
    <w:rsid w:val="00C738B8"/>
    <w:rsid w:val="00C73F55"/>
    <w:rsid w:val="00C74B50"/>
    <w:rsid w:val="00C750DC"/>
    <w:rsid w:val="00C77566"/>
    <w:rsid w:val="00C7767B"/>
    <w:rsid w:val="00C7785F"/>
    <w:rsid w:val="00C80349"/>
    <w:rsid w:val="00C8096C"/>
    <w:rsid w:val="00C814DE"/>
    <w:rsid w:val="00C81703"/>
    <w:rsid w:val="00C81B62"/>
    <w:rsid w:val="00C822B0"/>
    <w:rsid w:val="00C82652"/>
    <w:rsid w:val="00C85827"/>
    <w:rsid w:val="00C86160"/>
    <w:rsid w:val="00C913E1"/>
    <w:rsid w:val="00C91B53"/>
    <w:rsid w:val="00C9241B"/>
    <w:rsid w:val="00C9474B"/>
    <w:rsid w:val="00C95134"/>
    <w:rsid w:val="00C97B7B"/>
    <w:rsid w:val="00CA18F4"/>
    <w:rsid w:val="00CA2889"/>
    <w:rsid w:val="00CA2FC7"/>
    <w:rsid w:val="00CA321B"/>
    <w:rsid w:val="00CA3B67"/>
    <w:rsid w:val="00CA5F36"/>
    <w:rsid w:val="00CA7953"/>
    <w:rsid w:val="00CB0750"/>
    <w:rsid w:val="00CB1657"/>
    <w:rsid w:val="00CB1E16"/>
    <w:rsid w:val="00CB2FAE"/>
    <w:rsid w:val="00CB3613"/>
    <w:rsid w:val="00CB38AA"/>
    <w:rsid w:val="00CB5F6D"/>
    <w:rsid w:val="00CC0DFF"/>
    <w:rsid w:val="00CC23AB"/>
    <w:rsid w:val="00CC54F8"/>
    <w:rsid w:val="00CC5512"/>
    <w:rsid w:val="00CC5EAB"/>
    <w:rsid w:val="00CC6114"/>
    <w:rsid w:val="00CC6945"/>
    <w:rsid w:val="00CC73DC"/>
    <w:rsid w:val="00CD1911"/>
    <w:rsid w:val="00CD1A36"/>
    <w:rsid w:val="00CD1C7B"/>
    <w:rsid w:val="00CD1EE9"/>
    <w:rsid w:val="00CD6563"/>
    <w:rsid w:val="00CD7EFB"/>
    <w:rsid w:val="00CE0EC1"/>
    <w:rsid w:val="00CE1EA3"/>
    <w:rsid w:val="00CE4D22"/>
    <w:rsid w:val="00CE57F0"/>
    <w:rsid w:val="00CF07B5"/>
    <w:rsid w:val="00CF09AE"/>
    <w:rsid w:val="00CF0F67"/>
    <w:rsid w:val="00CF2E2A"/>
    <w:rsid w:val="00CF5EB1"/>
    <w:rsid w:val="00CF743B"/>
    <w:rsid w:val="00D000C0"/>
    <w:rsid w:val="00D00351"/>
    <w:rsid w:val="00D013C2"/>
    <w:rsid w:val="00D02318"/>
    <w:rsid w:val="00D04AF5"/>
    <w:rsid w:val="00D0595A"/>
    <w:rsid w:val="00D05A75"/>
    <w:rsid w:val="00D05E69"/>
    <w:rsid w:val="00D070C3"/>
    <w:rsid w:val="00D07327"/>
    <w:rsid w:val="00D07A2E"/>
    <w:rsid w:val="00D10686"/>
    <w:rsid w:val="00D109A7"/>
    <w:rsid w:val="00D11AFD"/>
    <w:rsid w:val="00D12BBE"/>
    <w:rsid w:val="00D12BFD"/>
    <w:rsid w:val="00D12CF4"/>
    <w:rsid w:val="00D132E5"/>
    <w:rsid w:val="00D13BCB"/>
    <w:rsid w:val="00D14D8C"/>
    <w:rsid w:val="00D21B35"/>
    <w:rsid w:val="00D22CBA"/>
    <w:rsid w:val="00D2495C"/>
    <w:rsid w:val="00D249D2"/>
    <w:rsid w:val="00D25B9B"/>
    <w:rsid w:val="00D26BB5"/>
    <w:rsid w:val="00D273CA"/>
    <w:rsid w:val="00D27526"/>
    <w:rsid w:val="00D30B45"/>
    <w:rsid w:val="00D313E5"/>
    <w:rsid w:val="00D335D0"/>
    <w:rsid w:val="00D3554F"/>
    <w:rsid w:val="00D44388"/>
    <w:rsid w:val="00D44ECA"/>
    <w:rsid w:val="00D50600"/>
    <w:rsid w:val="00D5134F"/>
    <w:rsid w:val="00D5280A"/>
    <w:rsid w:val="00D53A97"/>
    <w:rsid w:val="00D53D49"/>
    <w:rsid w:val="00D551B1"/>
    <w:rsid w:val="00D554F8"/>
    <w:rsid w:val="00D6013A"/>
    <w:rsid w:val="00D6231D"/>
    <w:rsid w:val="00D623F6"/>
    <w:rsid w:val="00D624A0"/>
    <w:rsid w:val="00D63356"/>
    <w:rsid w:val="00D66820"/>
    <w:rsid w:val="00D67446"/>
    <w:rsid w:val="00D676AF"/>
    <w:rsid w:val="00D67833"/>
    <w:rsid w:val="00D67E0C"/>
    <w:rsid w:val="00D70F11"/>
    <w:rsid w:val="00D70F8A"/>
    <w:rsid w:val="00D71BA8"/>
    <w:rsid w:val="00D74461"/>
    <w:rsid w:val="00D74B51"/>
    <w:rsid w:val="00D74B89"/>
    <w:rsid w:val="00D74F0C"/>
    <w:rsid w:val="00D75073"/>
    <w:rsid w:val="00D763DE"/>
    <w:rsid w:val="00D77D3D"/>
    <w:rsid w:val="00D80CD1"/>
    <w:rsid w:val="00D8101D"/>
    <w:rsid w:val="00D813B6"/>
    <w:rsid w:val="00D8350B"/>
    <w:rsid w:val="00D87067"/>
    <w:rsid w:val="00D92C71"/>
    <w:rsid w:val="00D93C00"/>
    <w:rsid w:val="00D93D22"/>
    <w:rsid w:val="00D93F03"/>
    <w:rsid w:val="00D95A5A"/>
    <w:rsid w:val="00D968A0"/>
    <w:rsid w:val="00D97528"/>
    <w:rsid w:val="00DA02D8"/>
    <w:rsid w:val="00DA0633"/>
    <w:rsid w:val="00DA1F1B"/>
    <w:rsid w:val="00DA23E7"/>
    <w:rsid w:val="00DA2B40"/>
    <w:rsid w:val="00DA30C5"/>
    <w:rsid w:val="00DA4592"/>
    <w:rsid w:val="00DA56CE"/>
    <w:rsid w:val="00DB4A60"/>
    <w:rsid w:val="00DB7DFC"/>
    <w:rsid w:val="00DB7ED1"/>
    <w:rsid w:val="00DC0D63"/>
    <w:rsid w:val="00DC1464"/>
    <w:rsid w:val="00DC169C"/>
    <w:rsid w:val="00DC2216"/>
    <w:rsid w:val="00DC39E4"/>
    <w:rsid w:val="00DC48B0"/>
    <w:rsid w:val="00DC54C7"/>
    <w:rsid w:val="00DC5774"/>
    <w:rsid w:val="00DC5917"/>
    <w:rsid w:val="00DC750A"/>
    <w:rsid w:val="00DD2382"/>
    <w:rsid w:val="00DD3933"/>
    <w:rsid w:val="00DD3979"/>
    <w:rsid w:val="00DD4236"/>
    <w:rsid w:val="00DD5997"/>
    <w:rsid w:val="00DD5E3A"/>
    <w:rsid w:val="00DD7130"/>
    <w:rsid w:val="00DD793B"/>
    <w:rsid w:val="00DE0C7E"/>
    <w:rsid w:val="00DE0CCE"/>
    <w:rsid w:val="00DE0E76"/>
    <w:rsid w:val="00DE2DFF"/>
    <w:rsid w:val="00DE743D"/>
    <w:rsid w:val="00DE7666"/>
    <w:rsid w:val="00DF124A"/>
    <w:rsid w:val="00DF1449"/>
    <w:rsid w:val="00DF1599"/>
    <w:rsid w:val="00DF4054"/>
    <w:rsid w:val="00DF67F8"/>
    <w:rsid w:val="00DF7497"/>
    <w:rsid w:val="00DF7566"/>
    <w:rsid w:val="00E00FF1"/>
    <w:rsid w:val="00E02006"/>
    <w:rsid w:val="00E03918"/>
    <w:rsid w:val="00E044F3"/>
    <w:rsid w:val="00E04F49"/>
    <w:rsid w:val="00E05404"/>
    <w:rsid w:val="00E05EA2"/>
    <w:rsid w:val="00E07A6A"/>
    <w:rsid w:val="00E07ECC"/>
    <w:rsid w:val="00E11E9A"/>
    <w:rsid w:val="00E14771"/>
    <w:rsid w:val="00E14774"/>
    <w:rsid w:val="00E154A6"/>
    <w:rsid w:val="00E15B7B"/>
    <w:rsid w:val="00E2067E"/>
    <w:rsid w:val="00E21576"/>
    <w:rsid w:val="00E24206"/>
    <w:rsid w:val="00E255B7"/>
    <w:rsid w:val="00E26600"/>
    <w:rsid w:val="00E26908"/>
    <w:rsid w:val="00E26BC0"/>
    <w:rsid w:val="00E26E25"/>
    <w:rsid w:val="00E274F2"/>
    <w:rsid w:val="00E27D1A"/>
    <w:rsid w:val="00E308DD"/>
    <w:rsid w:val="00E3187B"/>
    <w:rsid w:val="00E33040"/>
    <w:rsid w:val="00E33E00"/>
    <w:rsid w:val="00E34A33"/>
    <w:rsid w:val="00E34CC9"/>
    <w:rsid w:val="00E40733"/>
    <w:rsid w:val="00E40CFF"/>
    <w:rsid w:val="00E4139F"/>
    <w:rsid w:val="00E41D1C"/>
    <w:rsid w:val="00E437C7"/>
    <w:rsid w:val="00E437CA"/>
    <w:rsid w:val="00E44973"/>
    <w:rsid w:val="00E458DE"/>
    <w:rsid w:val="00E45B21"/>
    <w:rsid w:val="00E462AE"/>
    <w:rsid w:val="00E46D1B"/>
    <w:rsid w:val="00E52F5F"/>
    <w:rsid w:val="00E5455B"/>
    <w:rsid w:val="00E55398"/>
    <w:rsid w:val="00E55FB4"/>
    <w:rsid w:val="00E568A5"/>
    <w:rsid w:val="00E56A24"/>
    <w:rsid w:val="00E57FB0"/>
    <w:rsid w:val="00E60620"/>
    <w:rsid w:val="00E61592"/>
    <w:rsid w:val="00E62066"/>
    <w:rsid w:val="00E63468"/>
    <w:rsid w:val="00E63AFD"/>
    <w:rsid w:val="00E64A1E"/>
    <w:rsid w:val="00E663A5"/>
    <w:rsid w:val="00E70640"/>
    <w:rsid w:val="00E719B6"/>
    <w:rsid w:val="00E73431"/>
    <w:rsid w:val="00E737E6"/>
    <w:rsid w:val="00E73EFD"/>
    <w:rsid w:val="00E74781"/>
    <w:rsid w:val="00E75E69"/>
    <w:rsid w:val="00E7747D"/>
    <w:rsid w:val="00E80C31"/>
    <w:rsid w:val="00E8241B"/>
    <w:rsid w:val="00E82727"/>
    <w:rsid w:val="00E83886"/>
    <w:rsid w:val="00E83D24"/>
    <w:rsid w:val="00E84CFD"/>
    <w:rsid w:val="00E86BBF"/>
    <w:rsid w:val="00E87C8F"/>
    <w:rsid w:val="00E93932"/>
    <w:rsid w:val="00E94649"/>
    <w:rsid w:val="00E94CDD"/>
    <w:rsid w:val="00EA0857"/>
    <w:rsid w:val="00EA29EB"/>
    <w:rsid w:val="00EA36B9"/>
    <w:rsid w:val="00EA3925"/>
    <w:rsid w:val="00EA45BB"/>
    <w:rsid w:val="00EA6A26"/>
    <w:rsid w:val="00EA6B3C"/>
    <w:rsid w:val="00EA7351"/>
    <w:rsid w:val="00EA78D5"/>
    <w:rsid w:val="00EA7954"/>
    <w:rsid w:val="00EA7D87"/>
    <w:rsid w:val="00EB0790"/>
    <w:rsid w:val="00EB12E1"/>
    <w:rsid w:val="00EB1B76"/>
    <w:rsid w:val="00EB27C4"/>
    <w:rsid w:val="00EB2B5F"/>
    <w:rsid w:val="00EB49B5"/>
    <w:rsid w:val="00EB4B7F"/>
    <w:rsid w:val="00EB6108"/>
    <w:rsid w:val="00EB6C71"/>
    <w:rsid w:val="00EB6C82"/>
    <w:rsid w:val="00EC00E5"/>
    <w:rsid w:val="00EC2373"/>
    <w:rsid w:val="00EC62FA"/>
    <w:rsid w:val="00EC689B"/>
    <w:rsid w:val="00EC69B4"/>
    <w:rsid w:val="00ED0CFB"/>
    <w:rsid w:val="00ED0DAC"/>
    <w:rsid w:val="00ED31B9"/>
    <w:rsid w:val="00ED4319"/>
    <w:rsid w:val="00ED455B"/>
    <w:rsid w:val="00ED4B9B"/>
    <w:rsid w:val="00ED50BD"/>
    <w:rsid w:val="00ED5ADA"/>
    <w:rsid w:val="00ED6639"/>
    <w:rsid w:val="00ED6C03"/>
    <w:rsid w:val="00ED7651"/>
    <w:rsid w:val="00EE1797"/>
    <w:rsid w:val="00EE24BC"/>
    <w:rsid w:val="00EE253A"/>
    <w:rsid w:val="00EE26DD"/>
    <w:rsid w:val="00EE2886"/>
    <w:rsid w:val="00EE3E26"/>
    <w:rsid w:val="00EE4592"/>
    <w:rsid w:val="00EE490F"/>
    <w:rsid w:val="00EE50A5"/>
    <w:rsid w:val="00EF0926"/>
    <w:rsid w:val="00EF184A"/>
    <w:rsid w:val="00EF40F2"/>
    <w:rsid w:val="00EF485A"/>
    <w:rsid w:val="00EF4DE7"/>
    <w:rsid w:val="00EF7035"/>
    <w:rsid w:val="00EF718E"/>
    <w:rsid w:val="00EF7B6C"/>
    <w:rsid w:val="00F03AA3"/>
    <w:rsid w:val="00F03D2A"/>
    <w:rsid w:val="00F04838"/>
    <w:rsid w:val="00F06791"/>
    <w:rsid w:val="00F1056B"/>
    <w:rsid w:val="00F11456"/>
    <w:rsid w:val="00F117C1"/>
    <w:rsid w:val="00F13050"/>
    <w:rsid w:val="00F133F8"/>
    <w:rsid w:val="00F13C94"/>
    <w:rsid w:val="00F152A0"/>
    <w:rsid w:val="00F15AE2"/>
    <w:rsid w:val="00F226A1"/>
    <w:rsid w:val="00F244E3"/>
    <w:rsid w:val="00F315BF"/>
    <w:rsid w:val="00F31E6E"/>
    <w:rsid w:val="00F32E99"/>
    <w:rsid w:val="00F33072"/>
    <w:rsid w:val="00F335BE"/>
    <w:rsid w:val="00F33A73"/>
    <w:rsid w:val="00F34B6C"/>
    <w:rsid w:val="00F34BF3"/>
    <w:rsid w:val="00F40806"/>
    <w:rsid w:val="00F41CD3"/>
    <w:rsid w:val="00F42060"/>
    <w:rsid w:val="00F425A0"/>
    <w:rsid w:val="00F43954"/>
    <w:rsid w:val="00F4452A"/>
    <w:rsid w:val="00F511FC"/>
    <w:rsid w:val="00F513C5"/>
    <w:rsid w:val="00F51C45"/>
    <w:rsid w:val="00F525A7"/>
    <w:rsid w:val="00F56AF9"/>
    <w:rsid w:val="00F577F5"/>
    <w:rsid w:val="00F57BCC"/>
    <w:rsid w:val="00F60F6B"/>
    <w:rsid w:val="00F62175"/>
    <w:rsid w:val="00F63727"/>
    <w:rsid w:val="00F65590"/>
    <w:rsid w:val="00F66B26"/>
    <w:rsid w:val="00F66FA3"/>
    <w:rsid w:val="00F71DDA"/>
    <w:rsid w:val="00F72A95"/>
    <w:rsid w:val="00F7399F"/>
    <w:rsid w:val="00F74F73"/>
    <w:rsid w:val="00F774EA"/>
    <w:rsid w:val="00F7781F"/>
    <w:rsid w:val="00F80FEB"/>
    <w:rsid w:val="00F81054"/>
    <w:rsid w:val="00F81A83"/>
    <w:rsid w:val="00F84575"/>
    <w:rsid w:val="00F858E1"/>
    <w:rsid w:val="00F87A42"/>
    <w:rsid w:val="00F901C5"/>
    <w:rsid w:val="00F90D0E"/>
    <w:rsid w:val="00F91FA7"/>
    <w:rsid w:val="00F92632"/>
    <w:rsid w:val="00F950C1"/>
    <w:rsid w:val="00F9743E"/>
    <w:rsid w:val="00FA01DF"/>
    <w:rsid w:val="00FA0F96"/>
    <w:rsid w:val="00FA13E9"/>
    <w:rsid w:val="00FA32BE"/>
    <w:rsid w:val="00FA375E"/>
    <w:rsid w:val="00FA585E"/>
    <w:rsid w:val="00FA649C"/>
    <w:rsid w:val="00FA6FC8"/>
    <w:rsid w:val="00FA72A9"/>
    <w:rsid w:val="00FA795D"/>
    <w:rsid w:val="00FA7D08"/>
    <w:rsid w:val="00FB1447"/>
    <w:rsid w:val="00FB15FF"/>
    <w:rsid w:val="00FB16D8"/>
    <w:rsid w:val="00FB19C2"/>
    <w:rsid w:val="00FB2807"/>
    <w:rsid w:val="00FB345B"/>
    <w:rsid w:val="00FB3753"/>
    <w:rsid w:val="00FB7056"/>
    <w:rsid w:val="00FB755C"/>
    <w:rsid w:val="00FC0591"/>
    <w:rsid w:val="00FC1438"/>
    <w:rsid w:val="00FC186C"/>
    <w:rsid w:val="00FC3335"/>
    <w:rsid w:val="00FC490D"/>
    <w:rsid w:val="00FD2CFD"/>
    <w:rsid w:val="00FD49AB"/>
    <w:rsid w:val="00FD61D5"/>
    <w:rsid w:val="00FD6250"/>
    <w:rsid w:val="00FD7203"/>
    <w:rsid w:val="00FD74C3"/>
    <w:rsid w:val="00FE008A"/>
    <w:rsid w:val="00FE04E7"/>
    <w:rsid w:val="00FE04F6"/>
    <w:rsid w:val="00FE0DE0"/>
    <w:rsid w:val="00FE2045"/>
    <w:rsid w:val="00FE25EF"/>
    <w:rsid w:val="00FE2732"/>
    <w:rsid w:val="00FE3EBC"/>
    <w:rsid w:val="00FF00D0"/>
    <w:rsid w:val="00FF03D4"/>
    <w:rsid w:val="00FF253A"/>
    <w:rsid w:val="00FF2718"/>
    <w:rsid w:val="00FF3F12"/>
    <w:rsid w:val="00FF457D"/>
    <w:rsid w:val="00FF47F7"/>
    <w:rsid w:val="00FF5459"/>
    <w:rsid w:val="00FF5650"/>
    <w:rsid w:val="00FF6045"/>
    <w:rsid w:val="00FF64F5"/>
    <w:rsid w:val="00FF7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63501"/>
  <w15:chartTrackingRefBased/>
  <w15:docId w15:val="{06210DF6-B3E4-406A-A47A-3D424EA8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66EEB"/>
    <w:pPr>
      <w:widowControl w:val="0"/>
      <w:jc w:val="both"/>
    </w:pPr>
    <w:rPr>
      <w:rFonts w:ascii="Times New Roman" w:eastAsia="仿宋" w:hAnsi="Times New Roman"/>
    </w:rPr>
  </w:style>
  <w:style w:type="paragraph" w:styleId="1">
    <w:name w:val="heading 1"/>
    <w:basedOn w:val="a"/>
    <w:next w:val="a"/>
    <w:link w:val="10"/>
    <w:uiPriority w:val="9"/>
    <w:qFormat/>
    <w:rsid w:val="00C66E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6E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6EE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94CD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F3C5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6EEB"/>
    <w:rPr>
      <w:rFonts w:ascii="Times New Roman" w:eastAsia="仿宋" w:hAnsi="Times New Roman"/>
      <w:b/>
      <w:bCs/>
      <w:kern w:val="44"/>
      <w:sz w:val="44"/>
      <w:szCs w:val="44"/>
    </w:rPr>
  </w:style>
  <w:style w:type="character" w:customStyle="1" w:styleId="20">
    <w:name w:val="标题 2 字符"/>
    <w:basedOn w:val="a0"/>
    <w:link w:val="2"/>
    <w:uiPriority w:val="9"/>
    <w:rsid w:val="00C66EE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66EEB"/>
    <w:rPr>
      <w:rFonts w:ascii="Times New Roman" w:eastAsia="仿宋" w:hAnsi="Times New Roman"/>
      <w:b/>
      <w:bCs/>
      <w:sz w:val="32"/>
      <w:szCs w:val="32"/>
    </w:rPr>
  </w:style>
  <w:style w:type="table" w:styleId="a3">
    <w:name w:val="Table Grid"/>
    <w:basedOn w:val="a1"/>
    <w:uiPriority w:val="39"/>
    <w:qFormat/>
    <w:rsid w:val="00C66E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66E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66EEB"/>
    <w:rPr>
      <w:rFonts w:ascii="Times New Roman" w:eastAsia="仿宋" w:hAnsi="Times New Roman"/>
      <w:sz w:val="18"/>
      <w:szCs w:val="18"/>
    </w:rPr>
  </w:style>
  <w:style w:type="paragraph" w:styleId="a6">
    <w:name w:val="footer"/>
    <w:basedOn w:val="a"/>
    <w:link w:val="a7"/>
    <w:uiPriority w:val="99"/>
    <w:unhideWhenUsed/>
    <w:rsid w:val="00C66EEB"/>
    <w:pPr>
      <w:tabs>
        <w:tab w:val="center" w:pos="4153"/>
        <w:tab w:val="right" w:pos="8306"/>
      </w:tabs>
      <w:snapToGrid w:val="0"/>
      <w:jc w:val="left"/>
    </w:pPr>
    <w:rPr>
      <w:sz w:val="18"/>
      <w:szCs w:val="18"/>
    </w:rPr>
  </w:style>
  <w:style w:type="character" w:customStyle="1" w:styleId="a7">
    <w:name w:val="页脚 字符"/>
    <w:basedOn w:val="a0"/>
    <w:link w:val="a6"/>
    <w:uiPriority w:val="99"/>
    <w:rsid w:val="00C66EEB"/>
    <w:rPr>
      <w:rFonts w:ascii="Times New Roman" w:eastAsia="仿宋" w:hAnsi="Times New Roman"/>
      <w:sz w:val="18"/>
      <w:szCs w:val="18"/>
    </w:rPr>
  </w:style>
  <w:style w:type="paragraph" w:styleId="a8">
    <w:name w:val="Body Text"/>
    <w:basedOn w:val="a"/>
    <w:link w:val="a9"/>
    <w:uiPriority w:val="1"/>
    <w:qFormat/>
    <w:rsid w:val="00C66EEB"/>
    <w:pPr>
      <w:spacing w:before="50"/>
      <w:ind w:left="996"/>
      <w:jc w:val="left"/>
    </w:pPr>
    <w:rPr>
      <w:rFonts w:ascii="宋体" w:eastAsia="宋体" w:hAnsi="宋体"/>
      <w:kern w:val="0"/>
      <w:sz w:val="20"/>
      <w:szCs w:val="20"/>
      <w:lang w:eastAsia="en-US"/>
    </w:rPr>
  </w:style>
  <w:style w:type="character" w:customStyle="1" w:styleId="a9">
    <w:name w:val="正文文本 字符"/>
    <w:basedOn w:val="a0"/>
    <w:link w:val="a8"/>
    <w:uiPriority w:val="1"/>
    <w:rsid w:val="00C66EEB"/>
    <w:rPr>
      <w:rFonts w:ascii="宋体" w:eastAsia="宋体" w:hAnsi="宋体"/>
      <w:kern w:val="0"/>
      <w:sz w:val="20"/>
      <w:szCs w:val="20"/>
      <w:lang w:eastAsia="en-US"/>
    </w:rPr>
  </w:style>
  <w:style w:type="paragraph" w:styleId="TOC1">
    <w:name w:val="toc 1"/>
    <w:basedOn w:val="a"/>
    <w:next w:val="a"/>
    <w:autoRedefine/>
    <w:uiPriority w:val="39"/>
    <w:unhideWhenUsed/>
    <w:qFormat/>
    <w:rsid w:val="00C66EEB"/>
    <w:pPr>
      <w:jc w:val="left"/>
    </w:pPr>
    <w:rPr>
      <w:kern w:val="0"/>
      <w:sz w:val="22"/>
      <w:lang w:eastAsia="en-US"/>
    </w:rPr>
  </w:style>
  <w:style w:type="paragraph" w:styleId="TOC2">
    <w:name w:val="toc 2"/>
    <w:basedOn w:val="a"/>
    <w:next w:val="a"/>
    <w:autoRedefine/>
    <w:uiPriority w:val="39"/>
    <w:unhideWhenUsed/>
    <w:qFormat/>
    <w:rsid w:val="00C66EEB"/>
    <w:pPr>
      <w:ind w:leftChars="200" w:left="420"/>
      <w:jc w:val="left"/>
    </w:pPr>
    <w:rPr>
      <w:kern w:val="0"/>
      <w:sz w:val="22"/>
      <w:lang w:eastAsia="en-US"/>
    </w:rPr>
  </w:style>
  <w:style w:type="paragraph" w:styleId="TOC3">
    <w:name w:val="toc 3"/>
    <w:basedOn w:val="a"/>
    <w:next w:val="a"/>
    <w:autoRedefine/>
    <w:uiPriority w:val="39"/>
    <w:unhideWhenUsed/>
    <w:qFormat/>
    <w:rsid w:val="006F72A9"/>
    <w:pPr>
      <w:tabs>
        <w:tab w:val="left" w:pos="1470"/>
        <w:tab w:val="right" w:leader="dot" w:pos="8296"/>
      </w:tabs>
      <w:ind w:leftChars="400" w:left="840"/>
      <w:jc w:val="left"/>
    </w:pPr>
    <w:rPr>
      <w:kern w:val="0"/>
      <w:sz w:val="22"/>
      <w:lang w:eastAsia="en-US"/>
    </w:rPr>
  </w:style>
  <w:style w:type="character" w:styleId="aa">
    <w:name w:val="Hyperlink"/>
    <w:basedOn w:val="a0"/>
    <w:uiPriority w:val="99"/>
    <w:unhideWhenUsed/>
    <w:rsid w:val="00C66EEB"/>
    <w:rPr>
      <w:color w:val="0563C1" w:themeColor="hyperlink"/>
      <w:u w:val="single"/>
    </w:rPr>
  </w:style>
  <w:style w:type="paragraph" w:styleId="ab">
    <w:name w:val="List Paragraph"/>
    <w:basedOn w:val="a"/>
    <w:uiPriority w:val="99"/>
    <w:qFormat/>
    <w:rsid w:val="00C66EEB"/>
    <w:pPr>
      <w:ind w:firstLineChars="200" w:firstLine="420"/>
    </w:pPr>
    <w:rPr>
      <w:sz w:val="24"/>
    </w:rPr>
  </w:style>
  <w:style w:type="paragraph" w:styleId="ac">
    <w:name w:val="caption"/>
    <w:basedOn w:val="a"/>
    <w:next w:val="a"/>
    <w:uiPriority w:val="35"/>
    <w:unhideWhenUsed/>
    <w:qFormat/>
    <w:rsid w:val="00C66EEB"/>
    <w:rPr>
      <w:rFonts w:asciiTheme="majorHAnsi" w:eastAsia="黑体" w:hAnsiTheme="majorHAnsi" w:cstheme="majorBidi"/>
      <w:sz w:val="20"/>
      <w:szCs w:val="20"/>
    </w:rPr>
  </w:style>
  <w:style w:type="paragraph" w:styleId="ad">
    <w:name w:val="Normal (Web)"/>
    <w:basedOn w:val="a"/>
    <w:uiPriority w:val="99"/>
    <w:unhideWhenUsed/>
    <w:qFormat/>
    <w:rsid w:val="00C66EEB"/>
    <w:pPr>
      <w:widowControl/>
      <w:spacing w:before="100" w:beforeAutospacing="1" w:after="100" w:afterAutospacing="1"/>
      <w:jc w:val="left"/>
    </w:pPr>
    <w:rPr>
      <w:rFonts w:ascii="宋体" w:eastAsia="宋体" w:hAnsi="宋体" w:cs="宋体"/>
      <w:kern w:val="0"/>
      <w:sz w:val="24"/>
      <w:szCs w:val="24"/>
    </w:rPr>
  </w:style>
  <w:style w:type="character" w:customStyle="1" w:styleId="figcap">
    <w:name w:val="figcap"/>
    <w:basedOn w:val="a0"/>
    <w:qFormat/>
    <w:rsid w:val="00C66EEB"/>
  </w:style>
  <w:style w:type="paragraph" w:styleId="ae">
    <w:name w:val="Balloon Text"/>
    <w:basedOn w:val="a"/>
    <w:link w:val="af"/>
    <w:uiPriority w:val="99"/>
    <w:semiHidden/>
    <w:unhideWhenUsed/>
    <w:rsid w:val="00C66EEB"/>
    <w:rPr>
      <w:sz w:val="18"/>
      <w:szCs w:val="18"/>
    </w:rPr>
  </w:style>
  <w:style w:type="character" w:customStyle="1" w:styleId="af">
    <w:name w:val="批注框文本 字符"/>
    <w:basedOn w:val="a0"/>
    <w:link w:val="ae"/>
    <w:uiPriority w:val="99"/>
    <w:semiHidden/>
    <w:rsid w:val="00C66EEB"/>
    <w:rPr>
      <w:rFonts w:ascii="Times New Roman" w:eastAsia="仿宋" w:hAnsi="Times New Roman"/>
      <w:sz w:val="18"/>
      <w:szCs w:val="18"/>
    </w:rPr>
  </w:style>
  <w:style w:type="paragraph" w:styleId="af0">
    <w:name w:val="footnote text"/>
    <w:basedOn w:val="a"/>
    <w:link w:val="af1"/>
    <w:uiPriority w:val="99"/>
    <w:semiHidden/>
    <w:unhideWhenUsed/>
    <w:rsid w:val="00C66EEB"/>
    <w:pPr>
      <w:snapToGrid w:val="0"/>
      <w:jc w:val="left"/>
    </w:pPr>
    <w:rPr>
      <w:sz w:val="18"/>
      <w:szCs w:val="18"/>
    </w:rPr>
  </w:style>
  <w:style w:type="character" w:customStyle="1" w:styleId="af1">
    <w:name w:val="脚注文本 字符"/>
    <w:basedOn w:val="a0"/>
    <w:link w:val="af0"/>
    <w:uiPriority w:val="99"/>
    <w:semiHidden/>
    <w:rsid w:val="00C66EEB"/>
    <w:rPr>
      <w:rFonts w:ascii="Times New Roman" w:eastAsia="仿宋" w:hAnsi="Times New Roman"/>
      <w:sz w:val="18"/>
      <w:szCs w:val="18"/>
    </w:rPr>
  </w:style>
  <w:style w:type="character" w:styleId="af2">
    <w:name w:val="footnote reference"/>
    <w:basedOn w:val="a0"/>
    <w:uiPriority w:val="99"/>
    <w:semiHidden/>
    <w:unhideWhenUsed/>
    <w:rsid w:val="00C66EEB"/>
    <w:rPr>
      <w:vertAlign w:val="superscript"/>
    </w:rPr>
  </w:style>
  <w:style w:type="character" w:styleId="af3">
    <w:name w:val="annotation reference"/>
    <w:basedOn w:val="a0"/>
    <w:uiPriority w:val="99"/>
    <w:semiHidden/>
    <w:unhideWhenUsed/>
    <w:qFormat/>
    <w:rsid w:val="00577C8B"/>
    <w:rPr>
      <w:sz w:val="21"/>
      <w:szCs w:val="21"/>
    </w:rPr>
  </w:style>
  <w:style w:type="paragraph" w:styleId="af4">
    <w:name w:val="annotation text"/>
    <w:basedOn w:val="a"/>
    <w:link w:val="af5"/>
    <w:uiPriority w:val="99"/>
    <w:unhideWhenUsed/>
    <w:qFormat/>
    <w:rsid w:val="00577C8B"/>
    <w:pPr>
      <w:jc w:val="left"/>
    </w:pPr>
  </w:style>
  <w:style w:type="character" w:customStyle="1" w:styleId="af5">
    <w:name w:val="批注文字 字符"/>
    <w:basedOn w:val="a0"/>
    <w:link w:val="af4"/>
    <w:uiPriority w:val="99"/>
    <w:qFormat/>
    <w:rsid w:val="00577C8B"/>
    <w:rPr>
      <w:rFonts w:ascii="Times New Roman" w:eastAsia="仿宋" w:hAnsi="Times New Roman"/>
    </w:rPr>
  </w:style>
  <w:style w:type="paragraph" w:styleId="af6">
    <w:name w:val="annotation subject"/>
    <w:basedOn w:val="af4"/>
    <w:next w:val="af4"/>
    <w:link w:val="af7"/>
    <w:uiPriority w:val="99"/>
    <w:semiHidden/>
    <w:unhideWhenUsed/>
    <w:rsid w:val="00577C8B"/>
    <w:rPr>
      <w:b/>
      <w:bCs/>
    </w:rPr>
  </w:style>
  <w:style w:type="character" w:customStyle="1" w:styleId="af7">
    <w:name w:val="批注主题 字符"/>
    <w:basedOn w:val="af5"/>
    <w:link w:val="af6"/>
    <w:uiPriority w:val="99"/>
    <w:semiHidden/>
    <w:rsid w:val="00577C8B"/>
    <w:rPr>
      <w:rFonts w:ascii="Times New Roman" w:eastAsia="仿宋" w:hAnsi="Times New Roman"/>
      <w:b/>
      <w:bCs/>
    </w:rPr>
  </w:style>
  <w:style w:type="character" w:styleId="af8">
    <w:name w:val="Unresolved Mention"/>
    <w:basedOn w:val="a0"/>
    <w:uiPriority w:val="99"/>
    <w:semiHidden/>
    <w:unhideWhenUsed/>
    <w:rsid w:val="00173E08"/>
    <w:rPr>
      <w:color w:val="605E5C"/>
      <w:shd w:val="clear" w:color="auto" w:fill="E1DFDD"/>
    </w:rPr>
  </w:style>
  <w:style w:type="character" w:customStyle="1" w:styleId="40">
    <w:name w:val="标题 4 字符"/>
    <w:basedOn w:val="a0"/>
    <w:link w:val="4"/>
    <w:uiPriority w:val="9"/>
    <w:rsid w:val="00E94CDD"/>
    <w:rPr>
      <w:rFonts w:asciiTheme="majorHAnsi" w:eastAsiaTheme="majorEastAsia" w:hAnsiTheme="majorHAnsi" w:cstheme="majorBidi"/>
      <w:b/>
      <w:bCs/>
      <w:sz w:val="28"/>
      <w:szCs w:val="28"/>
    </w:rPr>
  </w:style>
  <w:style w:type="character" w:customStyle="1" w:styleId="transsent">
    <w:name w:val="transsent"/>
    <w:basedOn w:val="a0"/>
    <w:rsid w:val="00E94CDD"/>
  </w:style>
  <w:style w:type="paragraph" w:styleId="af9">
    <w:name w:val="Revision"/>
    <w:hidden/>
    <w:uiPriority w:val="99"/>
    <w:semiHidden/>
    <w:rsid w:val="0061605A"/>
    <w:rPr>
      <w:rFonts w:ascii="Times New Roman" w:eastAsia="仿宋" w:hAnsi="Times New Roman"/>
    </w:rPr>
  </w:style>
  <w:style w:type="character" w:customStyle="1" w:styleId="50">
    <w:name w:val="标题 5 字符"/>
    <w:basedOn w:val="a0"/>
    <w:link w:val="5"/>
    <w:uiPriority w:val="9"/>
    <w:rsid w:val="009F3C52"/>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23970">
      <w:bodyDiv w:val="1"/>
      <w:marLeft w:val="0"/>
      <w:marRight w:val="0"/>
      <w:marTop w:val="0"/>
      <w:marBottom w:val="0"/>
      <w:divBdr>
        <w:top w:val="none" w:sz="0" w:space="0" w:color="auto"/>
        <w:left w:val="none" w:sz="0" w:space="0" w:color="auto"/>
        <w:bottom w:val="none" w:sz="0" w:space="0" w:color="auto"/>
        <w:right w:val="none" w:sz="0" w:space="0" w:color="auto"/>
      </w:divBdr>
    </w:div>
    <w:div w:id="225537339">
      <w:bodyDiv w:val="1"/>
      <w:marLeft w:val="0"/>
      <w:marRight w:val="0"/>
      <w:marTop w:val="0"/>
      <w:marBottom w:val="0"/>
      <w:divBdr>
        <w:top w:val="none" w:sz="0" w:space="0" w:color="auto"/>
        <w:left w:val="none" w:sz="0" w:space="0" w:color="auto"/>
        <w:bottom w:val="none" w:sz="0" w:space="0" w:color="auto"/>
        <w:right w:val="none" w:sz="0" w:space="0" w:color="auto"/>
      </w:divBdr>
    </w:div>
    <w:div w:id="440877048">
      <w:bodyDiv w:val="1"/>
      <w:marLeft w:val="0"/>
      <w:marRight w:val="0"/>
      <w:marTop w:val="0"/>
      <w:marBottom w:val="0"/>
      <w:divBdr>
        <w:top w:val="none" w:sz="0" w:space="0" w:color="auto"/>
        <w:left w:val="none" w:sz="0" w:space="0" w:color="auto"/>
        <w:bottom w:val="none" w:sz="0" w:space="0" w:color="auto"/>
        <w:right w:val="none" w:sz="0" w:space="0" w:color="auto"/>
      </w:divBdr>
      <w:divsChild>
        <w:div w:id="755790810">
          <w:marLeft w:val="0"/>
          <w:marRight w:val="0"/>
          <w:marTop w:val="0"/>
          <w:marBottom w:val="225"/>
          <w:divBdr>
            <w:top w:val="none" w:sz="0" w:space="0" w:color="auto"/>
            <w:left w:val="none" w:sz="0" w:space="0" w:color="auto"/>
            <w:bottom w:val="none" w:sz="0" w:space="0" w:color="auto"/>
            <w:right w:val="none" w:sz="0" w:space="0" w:color="auto"/>
          </w:divBdr>
        </w:div>
        <w:div w:id="1001813852">
          <w:marLeft w:val="0"/>
          <w:marRight w:val="0"/>
          <w:marTop w:val="0"/>
          <w:marBottom w:val="225"/>
          <w:divBdr>
            <w:top w:val="none" w:sz="0" w:space="0" w:color="auto"/>
            <w:left w:val="none" w:sz="0" w:space="0" w:color="auto"/>
            <w:bottom w:val="none" w:sz="0" w:space="0" w:color="auto"/>
            <w:right w:val="none" w:sz="0" w:space="0" w:color="auto"/>
          </w:divBdr>
        </w:div>
        <w:div w:id="2010281780">
          <w:marLeft w:val="0"/>
          <w:marRight w:val="0"/>
          <w:marTop w:val="0"/>
          <w:marBottom w:val="225"/>
          <w:divBdr>
            <w:top w:val="none" w:sz="0" w:space="0" w:color="auto"/>
            <w:left w:val="none" w:sz="0" w:space="0" w:color="auto"/>
            <w:bottom w:val="none" w:sz="0" w:space="0" w:color="auto"/>
            <w:right w:val="none" w:sz="0" w:space="0" w:color="auto"/>
          </w:divBdr>
        </w:div>
      </w:divsChild>
    </w:div>
    <w:div w:id="636423313">
      <w:bodyDiv w:val="1"/>
      <w:marLeft w:val="0"/>
      <w:marRight w:val="0"/>
      <w:marTop w:val="0"/>
      <w:marBottom w:val="0"/>
      <w:divBdr>
        <w:top w:val="none" w:sz="0" w:space="0" w:color="auto"/>
        <w:left w:val="none" w:sz="0" w:space="0" w:color="auto"/>
        <w:bottom w:val="none" w:sz="0" w:space="0" w:color="auto"/>
        <w:right w:val="none" w:sz="0" w:space="0" w:color="auto"/>
      </w:divBdr>
      <w:divsChild>
        <w:div w:id="620720660">
          <w:marLeft w:val="0"/>
          <w:marRight w:val="0"/>
          <w:marTop w:val="0"/>
          <w:marBottom w:val="225"/>
          <w:divBdr>
            <w:top w:val="none" w:sz="0" w:space="0" w:color="auto"/>
            <w:left w:val="none" w:sz="0" w:space="0" w:color="auto"/>
            <w:bottom w:val="none" w:sz="0" w:space="0" w:color="auto"/>
            <w:right w:val="none" w:sz="0" w:space="0" w:color="auto"/>
          </w:divBdr>
        </w:div>
        <w:div w:id="755858932">
          <w:marLeft w:val="0"/>
          <w:marRight w:val="0"/>
          <w:marTop w:val="0"/>
          <w:marBottom w:val="225"/>
          <w:divBdr>
            <w:top w:val="none" w:sz="0" w:space="0" w:color="auto"/>
            <w:left w:val="none" w:sz="0" w:space="0" w:color="auto"/>
            <w:bottom w:val="none" w:sz="0" w:space="0" w:color="auto"/>
            <w:right w:val="none" w:sz="0" w:space="0" w:color="auto"/>
          </w:divBdr>
        </w:div>
        <w:div w:id="1604611581">
          <w:marLeft w:val="0"/>
          <w:marRight w:val="0"/>
          <w:marTop w:val="0"/>
          <w:marBottom w:val="225"/>
          <w:divBdr>
            <w:top w:val="none" w:sz="0" w:space="0" w:color="auto"/>
            <w:left w:val="none" w:sz="0" w:space="0" w:color="auto"/>
            <w:bottom w:val="none" w:sz="0" w:space="0" w:color="auto"/>
            <w:right w:val="none" w:sz="0" w:space="0" w:color="auto"/>
          </w:divBdr>
        </w:div>
      </w:divsChild>
    </w:div>
    <w:div w:id="648831097">
      <w:bodyDiv w:val="1"/>
      <w:marLeft w:val="0"/>
      <w:marRight w:val="0"/>
      <w:marTop w:val="0"/>
      <w:marBottom w:val="0"/>
      <w:divBdr>
        <w:top w:val="none" w:sz="0" w:space="0" w:color="auto"/>
        <w:left w:val="none" w:sz="0" w:space="0" w:color="auto"/>
        <w:bottom w:val="none" w:sz="0" w:space="0" w:color="auto"/>
        <w:right w:val="none" w:sz="0" w:space="0" w:color="auto"/>
      </w:divBdr>
    </w:div>
    <w:div w:id="841243738">
      <w:bodyDiv w:val="1"/>
      <w:marLeft w:val="0"/>
      <w:marRight w:val="0"/>
      <w:marTop w:val="0"/>
      <w:marBottom w:val="0"/>
      <w:divBdr>
        <w:top w:val="none" w:sz="0" w:space="0" w:color="auto"/>
        <w:left w:val="none" w:sz="0" w:space="0" w:color="auto"/>
        <w:bottom w:val="none" w:sz="0" w:space="0" w:color="auto"/>
        <w:right w:val="none" w:sz="0" w:space="0" w:color="auto"/>
      </w:divBdr>
      <w:divsChild>
        <w:div w:id="1081412967">
          <w:marLeft w:val="0"/>
          <w:marRight w:val="0"/>
          <w:marTop w:val="0"/>
          <w:marBottom w:val="0"/>
          <w:divBdr>
            <w:top w:val="none" w:sz="0" w:space="0" w:color="auto"/>
            <w:left w:val="none" w:sz="0" w:space="0" w:color="auto"/>
            <w:bottom w:val="none" w:sz="0" w:space="0" w:color="auto"/>
            <w:right w:val="none" w:sz="0" w:space="0" w:color="auto"/>
          </w:divBdr>
        </w:div>
        <w:div w:id="599214884">
          <w:marLeft w:val="0"/>
          <w:marRight w:val="0"/>
          <w:marTop w:val="0"/>
          <w:marBottom w:val="0"/>
          <w:divBdr>
            <w:top w:val="none" w:sz="0" w:space="0" w:color="auto"/>
            <w:left w:val="none" w:sz="0" w:space="0" w:color="auto"/>
            <w:bottom w:val="none" w:sz="0" w:space="0" w:color="auto"/>
            <w:right w:val="none" w:sz="0" w:space="0" w:color="auto"/>
          </w:divBdr>
        </w:div>
      </w:divsChild>
    </w:div>
    <w:div w:id="868105977">
      <w:bodyDiv w:val="1"/>
      <w:marLeft w:val="0"/>
      <w:marRight w:val="0"/>
      <w:marTop w:val="0"/>
      <w:marBottom w:val="0"/>
      <w:divBdr>
        <w:top w:val="none" w:sz="0" w:space="0" w:color="auto"/>
        <w:left w:val="none" w:sz="0" w:space="0" w:color="auto"/>
        <w:bottom w:val="none" w:sz="0" w:space="0" w:color="auto"/>
        <w:right w:val="none" w:sz="0" w:space="0" w:color="auto"/>
      </w:divBdr>
    </w:div>
    <w:div w:id="1017316177">
      <w:bodyDiv w:val="1"/>
      <w:marLeft w:val="0"/>
      <w:marRight w:val="0"/>
      <w:marTop w:val="0"/>
      <w:marBottom w:val="0"/>
      <w:divBdr>
        <w:top w:val="none" w:sz="0" w:space="0" w:color="auto"/>
        <w:left w:val="none" w:sz="0" w:space="0" w:color="auto"/>
        <w:bottom w:val="none" w:sz="0" w:space="0" w:color="auto"/>
        <w:right w:val="none" w:sz="0" w:space="0" w:color="auto"/>
      </w:divBdr>
    </w:div>
    <w:div w:id="1215431676">
      <w:bodyDiv w:val="1"/>
      <w:marLeft w:val="0"/>
      <w:marRight w:val="0"/>
      <w:marTop w:val="0"/>
      <w:marBottom w:val="0"/>
      <w:divBdr>
        <w:top w:val="none" w:sz="0" w:space="0" w:color="auto"/>
        <w:left w:val="none" w:sz="0" w:space="0" w:color="auto"/>
        <w:bottom w:val="none" w:sz="0" w:space="0" w:color="auto"/>
        <w:right w:val="none" w:sz="0" w:space="0" w:color="auto"/>
      </w:divBdr>
    </w:div>
    <w:div w:id="1215502825">
      <w:bodyDiv w:val="1"/>
      <w:marLeft w:val="0"/>
      <w:marRight w:val="0"/>
      <w:marTop w:val="0"/>
      <w:marBottom w:val="0"/>
      <w:divBdr>
        <w:top w:val="none" w:sz="0" w:space="0" w:color="auto"/>
        <w:left w:val="none" w:sz="0" w:space="0" w:color="auto"/>
        <w:bottom w:val="none" w:sz="0" w:space="0" w:color="auto"/>
        <w:right w:val="none" w:sz="0" w:space="0" w:color="auto"/>
      </w:divBdr>
    </w:div>
    <w:div w:id="1221331311">
      <w:bodyDiv w:val="1"/>
      <w:marLeft w:val="0"/>
      <w:marRight w:val="0"/>
      <w:marTop w:val="0"/>
      <w:marBottom w:val="0"/>
      <w:divBdr>
        <w:top w:val="none" w:sz="0" w:space="0" w:color="auto"/>
        <w:left w:val="none" w:sz="0" w:space="0" w:color="auto"/>
        <w:bottom w:val="none" w:sz="0" w:space="0" w:color="auto"/>
        <w:right w:val="none" w:sz="0" w:space="0" w:color="auto"/>
      </w:divBdr>
    </w:div>
    <w:div w:id="1325862858">
      <w:bodyDiv w:val="1"/>
      <w:marLeft w:val="0"/>
      <w:marRight w:val="0"/>
      <w:marTop w:val="0"/>
      <w:marBottom w:val="0"/>
      <w:divBdr>
        <w:top w:val="none" w:sz="0" w:space="0" w:color="auto"/>
        <w:left w:val="none" w:sz="0" w:space="0" w:color="auto"/>
        <w:bottom w:val="none" w:sz="0" w:space="0" w:color="auto"/>
        <w:right w:val="none" w:sz="0" w:space="0" w:color="auto"/>
      </w:divBdr>
      <w:divsChild>
        <w:div w:id="1140345658">
          <w:marLeft w:val="0"/>
          <w:marRight w:val="0"/>
          <w:marTop w:val="0"/>
          <w:marBottom w:val="0"/>
          <w:divBdr>
            <w:top w:val="none" w:sz="0" w:space="0" w:color="auto"/>
            <w:left w:val="none" w:sz="0" w:space="0" w:color="auto"/>
            <w:bottom w:val="none" w:sz="0" w:space="0" w:color="auto"/>
            <w:right w:val="none" w:sz="0" w:space="0" w:color="auto"/>
          </w:divBdr>
        </w:div>
        <w:div w:id="108671975">
          <w:marLeft w:val="0"/>
          <w:marRight w:val="0"/>
          <w:marTop w:val="0"/>
          <w:marBottom w:val="0"/>
          <w:divBdr>
            <w:top w:val="none" w:sz="0" w:space="0" w:color="auto"/>
            <w:left w:val="none" w:sz="0" w:space="0" w:color="auto"/>
            <w:bottom w:val="none" w:sz="0" w:space="0" w:color="auto"/>
            <w:right w:val="none" w:sz="0" w:space="0" w:color="auto"/>
          </w:divBdr>
        </w:div>
      </w:divsChild>
    </w:div>
    <w:div w:id="1698238266">
      <w:bodyDiv w:val="1"/>
      <w:marLeft w:val="0"/>
      <w:marRight w:val="0"/>
      <w:marTop w:val="0"/>
      <w:marBottom w:val="0"/>
      <w:divBdr>
        <w:top w:val="none" w:sz="0" w:space="0" w:color="auto"/>
        <w:left w:val="none" w:sz="0" w:space="0" w:color="auto"/>
        <w:bottom w:val="none" w:sz="0" w:space="0" w:color="auto"/>
        <w:right w:val="none" w:sz="0" w:space="0" w:color="auto"/>
      </w:divBdr>
    </w:div>
    <w:div w:id="175119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117" Type="http://schemas.microsoft.com/office/2011/relationships/people" Target="people.xml"/><Relationship Id="rId21" Type="http://schemas.openxmlformats.org/officeDocument/2006/relationships/image" Target="media/image7.emf"/><Relationship Id="rId42" Type="http://schemas.openxmlformats.org/officeDocument/2006/relationships/package" Target="embeddings/Microsoft_Visio_Drawing15.vsdx"/><Relationship Id="rId47" Type="http://schemas.openxmlformats.org/officeDocument/2006/relationships/image" Target="media/image19.emf"/><Relationship Id="rId63" Type="http://schemas.openxmlformats.org/officeDocument/2006/relationships/package" Target="embeddings/Microsoft_Visio_Drawing27.vsdx"/><Relationship Id="rId68" Type="http://schemas.openxmlformats.org/officeDocument/2006/relationships/image" Target="media/image28.emf"/><Relationship Id="rId84" Type="http://schemas.openxmlformats.org/officeDocument/2006/relationships/image" Target="media/image34.emf"/><Relationship Id="rId89" Type="http://schemas.openxmlformats.org/officeDocument/2006/relationships/package" Target="embeddings/Microsoft_Visio_Drawing45.vsdx"/><Relationship Id="rId112" Type="http://schemas.openxmlformats.org/officeDocument/2006/relationships/image" Target="media/image43.emf"/><Relationship Id="rId16" Type="http://schemas.microsoft.com/office/2016/09/relationships/commentsIds" Target="commentsIds.xml"/><Relationship Id="rId107" Type="http://schemas.openxmlformats.org/officeDocument/2006/relationships/image" Target="media/image41.emf"/><Relationship Id="rId11" Type="http://schemas.openxmlformats.org/officeDocument/2006/relationships/package" Target="embeddings/Microsoft_Visio_Drawing1.vsdx"/><Relationship Id="rId32" Type="http://schemas.openxmlformats.org/officeDocument/2006/relationships/package" Target="embeddings/Microsoft_Visio_Drawing10.vsdx"/><Relationship Id="rId37" Type="http://schemas.openxmlformats.org/officeDocument/2006/relationships/image" Target="media/image15.emf"/><Relationship Id="rId53" Type="http://schemas.openxmlformats.org/officeDocument/2006/relationships/package" Target="embeddings/Microsoft_Visio_Drawing22.vsdx"/><Relationship Id="rId58" Type="http://schemas.openxmlformats.org/officeDocument/2006/relationships/image" Target="media/image24.emf"/><Relationship Id="rId74" Type="http://schemas.openxmlformats.org/officeDocument/2006/relationships/package" Target="embeddings/Microsoft_Visio_Drawing35.vsdx"/><Relationship Id="rId79" Type="http://schemas.openxmlformats.org/officeDocument/2006/relationships/package" Target="embeddings/Microsoft_Visio_Drawing38.vsdx"/><Relationship Id="rId102" Type="http://schemas.openxmlformats.org/officeDocument/2006/relationships/package" Target="embeddings/Microsoft_Visio_Drawing54.vsdx"/><Relationship Id="rId5" Type="http://schemas.openxmlformats.org/officeDocument/2006/relationships/webSettings" Target="webSettings.xml"/><Relationship Id="rId90" Type="http://schemas.openxmlformats.org/officeDocument/2006/relationships/package" Target="embeddings/Microsoft_Visio_Drawing46.vsdx"/><Relationship Id="rId95" Type="http://schemas.openxmlformats.org/officeDocument/2006/relationships/image" Target="media/image35.emf"/><Relationship Id="rId22" Type="http://schemas.openxmlformats.org/officeDocument/2006/relationships/package" Target="embeddings/Microsoft_Visio_Drawing5.vsdx"/><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Visio_Drawing19.vsdx"/><Relationship Id="rId64" Type="http://schemas.openxmlformats.org/officeDocument/2006/relationships/package" Target="embeddings/Microsoft_Visio_Drawing28.vsdx"/><Relationship Id="rId69" Type="http://schemas.openxmlformats.org/officeDocument/2006/relationships/package" Target="embeddings/Microsoft_Visio_Drawing31.vsdx"/><Relationship Id="rId113" Type="http://schemas.openxmlformats.org/officeDocument/2006/relationships/package" Target="embeddings/Microsoft_Visio_Drawing59.vsdx"/><Relationship Id="rId118" Type="http://schemas.openxmlformats.org/officeDocument/2006/relationships/theme" Target="theme/theme1.xml"/><Relationship Id="rId80" Type="http://schemas.openxmlformats.org/officeDocument/2006/relationships/image" Target="media/image32.emf"/><Relationship Id="rId85" Type="http://schemas.openxmlformats.org/officeDocument/2006/relationships/package" Target="embeddings/Microsoft_Visio_Drawing41.vsdx"/><Relationship Id="rId12" Type="http://schemas.openxmlformats.org/officeDocument/2006/relationships/image" Target="media/image3.emf"/><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package" Target="embeddings/Microsoft_Visio_Drawing13.vsdx"/><Relationship Id="rId59" Type="http://schemas.openxmlformats.org/officeDocument/2006/relationships/package" Target="embeddings/Microsoft_Visio_Drawing25.vsdx"/><Relationship Id="rId103" Type="http://schemas.openxmlformats.org/officeDocument/2006/relationships/image" Target="media/image39.emf"/><Relationship Id="rId108" Type="http://schemas.openxmlformats.org/officeDocument/2006/relationships/package" Target="embeddings/Microsoft_Visio_Drawing57.vsdx"/><Relationship Id="rId54" Type="http://schemas.openxmlformats.org/officeDocument/2006/relationships/image" Target="media/image22.emf"/><Relationship Id="rId70" Type="http://schemas.openxmlformats.org/officeDocument/2006/relationships/image" Target="media/image29.emf"/><Relationship Id="rId75" Type="http://schemas.openxmlformats.org/officeDocument/2006/relationships/package" Target="embeddings/Microsoft_Visio_Drawing36.vsdx"/><Relationship Id="rId91" Type="http://schemas.openxmlformats.org/officeDocument/2006/relationships/package" Target="embeddings/Microsoft_Visio_Drawing47.vsdx"/><Relationship Id="rId96" Type="http://schemas.openxmlformats.org/officeDocument/2006/relationships/package" Target="embeddings/Microsoft_Visio_Drawing51.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package" Target="embeddings/Microsoft_Visio_Drawing8.vsdx"/><Relationship Id="rId49" Type="http://schemas.openxmlformats.org/officeDocument/2006/relationships/package" Target="embeddings/Microsoft_Visio_Drawing20.vsdx"/><Relationship Id="rId114" Type="http://schemas.openxmlformats.org/officeDocument/2006/relationships/image" Target="media/image44.emf"/><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package" Target="embeddings/Microsoft_Visio_Drawing16.vsdx"/><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9.vsdx"/><Relationship Id="rId73" Type="http://schemas.openxmlformats.org/officeDocument/2006/relationships/package" Target="embeddings/Microsoft_Visio_Drawing34.vsdx"/><Relationship Id="rId78" Type="http://schemas.openxmlformats.org/officeDocument/2006/relationships/image" Target="media/image31.emf"/><Relationship Id="rId81" Type="http://schemas.openxmlformats.org/officeDocument/2006/relationships/package" Target="embeddings/Microsoft_Visio_Drawing39.vsdx"/><Relationship Id="rId86" Type="http://schemas.openxmlformats.org/officeDocument/2006/relationships/package" Target="embeddings/Microsoft_Visio_Drawing42.vsdx"/><Relationship Id="rId94" Type="http://schemas.openxmlformats.org/officeDocument/2006/relationships/package" Target="embeddings/Microsoft_Visio_Drawing50.vsdx"/><Relationship Id="rId99" Type="http://schemas.openxmlformats.org/officeDocument/2006/relationships/image" Target="media/image37.emf"/><Relationship Id="rId101" Type="http://schemas.openxmlformats.org/officeDocument/2006/relationships/image" Target="media/image38.emf"/><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package" Target="embeddings/Microsoft_Visio_Drawing3.vsdx"/><Relationship Id="rId39" Type="http://schemas.openxmlformats.org/officeDocument/2006/relationships/image" Target="media/image16.emf"/><Relationship Id="rId109" Type="http://schemas.openxmlformats.org/officeDocument/2006/relationships/footer" Target="footer1.xml"/><Relationship Id="rId34" Type="http://schemas.openxmlformats.org/officeDocument/2006/relationships/package" Target="embeddings/Microsoft_Visio_Drawing11.vsdx"/><Relationship Id="rId50" Type="http://schemas.openxmlformats.org/officeDocument/2006/relationships/image" Target="media/image20.emf"/><Relationship Id="rId55" Type="http://schemas.openxmlformats.org/officeDocument/2006/relationships/package" Target="embeddings/Microsoft_Visio_Drawing23.vsdx"/><Relationship Id="rId76" Type="http://schemas.openxmlformats.org/officeDocument/2006/relationships/image" Target="media/image30.emf"/><Relationship Id="rId97" Type="http://schemas.openxmlformats.org/officeDocument/2006/relationships/image" Target="media/image36.emf"/><Relationship Id="rId104" Type="http://schemas.openxmlformats.org/officeDocument/2006/relationships/package" Target="embeddings/Microsoft_Visio_Drawing55.vsdx"/><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package" Target="embeddings/Microsoft_Visio_Drawing48.vsdx"/><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6.vsdx"/><Relationship Id="rId40" Type="http://schemas.openxmlformats.org/officeDocument/2006/relationships/package" Target="embeddings/Microsoft_Visio_Drawing14.vsdx"/><Relationship Id="rId45" Type="http://schemas.openxmlformats.org/officeDocument/2006/relationships/package" Target="embeddings/Microsoft_Visio_Drawing17.vsdx"/><Relationship Id="rId66" Type="http://schemas.openxmlformats.org/officeDocument/2006/relationships/image" Target="media/image27.emf"/><Relationship Id="rId87" Type="http://schemas.openxmlformats.org/officeDocument/2006/relationships/package" Target="embeddings/Microsoft_Visio_Drawing43.vsdx"/><Relationship Id="rId110" Type="http://schemas.openxmlformats.org/officeDocument/2006/relationships/image" Target="media/image42.emf"/><Relationship Id="rId115" Type="http://schemas.openxmlformats.org/officeDocument/2006/relationships/package" Target="embeddings/Microsoft_Visio_Drawing60.vsdx"/><Relationship Id="rId61" Type="http://schemas.openxmlformats.org/officeDocument/2006/relationships/package" Target="embeddings/Microsoft_Visio_Drawing26.vsdx"/><Relationship Id="rId82" Type="http://schemas.openxmlformats.org/officeDocument/2006/relationships/image" Target="media/image33.emf"/><Relationship Id="rId19" Type="http://schemas.openxmlformats.org/officeDocument/2006/relationships/image" Target="media/image6.emf"/><Relationship Id="rId14" Type="http://schemas.openxmlformats.org/officeDocument/2006/relationships/comments" Target="comments.xml"/><Relationship Id="rId30" Type="http://schemas.openxmlformats.org/officeDocument/2006/relationships/package" Target="embeddings/Microsoft_Visio_Drawing9.vsdx"/><Relationship Id="rId35" Type="http://schemas.openxmlformats.org/officeDocument/2006/relationships/image" Target="media/image14.emf"/><Relationship Id="rId56" Type="http://schemas.openxmlformats.org/officeDocument/2006/relationships/image" Target="media/image23.emf"/><Relationship Id="rId77" Type="http://schemas.openxmlformats.org/officeDocument/2006/relationships/package" Target="embeddings/Microsoft_Visio_Drawing37.vsdx"/><Relationship Id="rId100" Type="http://schemas.openxmlformats.org/officeDocument/2006/relationships/package" Target="embeddings/Microsoft_Visio_Drawing53.vsdx"/><Relationship Id="rId105" Type="http://schemas.openxmlformats.org/officeDocument/2006/relationships/image" Target="media/image40.emf"/><Relationship Id="rId8" Type="http://schemas.openxmlformats.org/officeDocument/2006/relationships/image" Target="media/image1.emf"/><Relationship Id="rId51" Type="http://schemas.openxmlformats.org/officeDocument/2006/relationships/package" Target="embeddings/Microsoft_Visio_Drawing21.vsdx"/><Relationship Id="rId72" Type="http://schemas.openxmlformats.org/officeDocument/2006/relationships/package" Target="embeddings/Microsoft_Visio_Drawing33.vsdx"/><Relationship Id="rId93" Type="http://schemas.openxmlformats.org/officeDocument/2006/relationships/package" Target="embeddings/Microsoft_Visio_Drawing49.vsdx"/><Relationship Id="rId98" Type="http://schemas.openxmlformats.org/officeDocument/2006/relationships/package" Target="embeddings/Microsoft_Visio_Drawing52.vsdx"/><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package" Target="embeddings/Microsoft_Visio_Drawing18.vsdx"/><Relationship Id="rId67" Type="http://schemas.openxmlformats.org/officeDocument/2006/relationships/package" Target="embeddings/Microsoft_Visio_Drawing30.vsdx"/><Relationship Id="rId116" Type="http://schemas.openxmlformats.org/officeDocument/2006/relationships/fontTable" Target="fontTable.xml"/><Relationship Id="rId20" Type="http://schemas.openxmlformats.org/officeDocument/2006/relationships/package" Target="embeddings/Microsoft_Visio_Drawing4.vsdx"/><Relationship Id="rId41" Type="http://schemas.openxmlformats.org/officeDocument/2006/relationships/image" Target="media/image17.emf"/><Relationship Id="rId62" Type="http://schemas.openxmlformats.org/officeDocument/2006/relationships/image" Target="media/image26.emf"/><Relationship Id="rId83" Type="http://schemas.openxmlformats.org/officeDocument/2006/relationships/package" Target="embeddings/Microsoft_Visio_Drawing40.vsdx"/><Relationship Id="rId88" Type="http://schemas.openxmlformats.org/officeDocument/2006/relationships/package" Target="embeddings/Microsoft_Visio_Drawing44.vsdx"/><Relationship Id="rId111" Type="http://schemas.openxmlformats.org/officeDocument/2006/relationships/package" Target="embeddings/Microsoft_Visio_Drawing58.vsdx"/><Relationship Id="rId15" Type="http://schemas.microsoft.com/office/2011/relationships/commentsExtended" Target="commentsExtended.xml"/><Relationship Id="rId36" Type="http://schemas.openxmlformats.org/officeDocument/2006/relationships/package" Target="embeddings/Microsoft_Visio_Drawing12.vsdx"/><Relationship Id="rId57" Type="http://schemas.openxmlformats.org/officeDocument/2006/relationships/package" Target="embeddings/Microsoft_Visio_Drawing24.vsdx"/><Relationship Id="rId106" Type="http://schemas.openxmlformats.org/officeDocument/2006/relationships/package" Target="embeddings/Microsoft_Visio_Drawing56.vsdx"/></Relationships>
</file>

<file path=word/_rels/footnotes.xml.rels><?xml version="1.0" encoding="UTF-8" standalone="yes"?>
<Relationships xmlns="http://schemas.openxmlformats.org/package/2006/relationships"><Relationship Id="rId1" Type="http://schemas.openxmlformats.org/officeDocument/2006/relationships/hyperlink" Target="https://www.iana.org/assignments/protocol-numbers/protocol-numbers.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ACB38-E7EF-4375-B2E8-BC6518DC9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35</Pages>
  <Words>5135</Words>
  <Characters>29276</Characters>
  <Application>Microsoft Office Word</Application>
  <DocSecurity>0</DocSecurity>
  <Lines>243</Lines>
  <Paragraphs>68</Paragraphs>
  <ScaleCrop>false</ScaleCrop>
  <Company/>
  <LinksUpToDate>false</LinksUpToDate>
  <CharactersWithSpaces>34343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Yang</dc:creator>
  <cp:keywords/>
  <dc:description/>
  <cp:lastModifiedBy>Li Yang</cp:lastModifiedBy>
  <cp:revision>247</cp:revision>
  <cp:lastPrinted>2022-07-06T02:32:00Z</cp:lastPrinted>
  <dcterms:created xsi:type="dcterms:W3CDTF">2023-03-16T12:10:00Z</dcterms:created>
  <dcterms:modified xsi:type="dcterms:W3CDTF">2023-05-17T08:35:00Z</dcterms:modified>
</cp:coreProperties>
</file>